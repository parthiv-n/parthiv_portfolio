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lang w:val="en-GB"/>
          <w14:ligatures w14:val="standardContextual"/>
        </w:rPr>
        <w:id w:val="1329794627"/>
        <w:docPartObj>
          <w:docPartGallery w:val="Cover Pages"/>
          <w:docPartUnique/>
        </w:docPartObj>
      </w:sdtPr>
      <w:sdtEndPr>
        <w:rPr>
          <w:color w:val="auto"/>
          <w:sz w:val="32"/>
          <w:szCs w:val="32"/>
        </w:rPr>
      </w:sdtEndPr>
      <w:sdtContent>
        <w:customXmlInsRangeStart w:id="0" w:author="Parthiv Naidu" w:date="2025-04-02T19:13:00Z"/>
        <w:sdt>
          <w:sdtPr>
            <w:rPr>
              <w:rFonts w:asciiTheme="majorHAnsi" w:eastAsiaTheme="majorEastAsia" w:hAnsiTheme="majorHAnsi" w:cstheme="majorBidi"/>
              <w:caps/>
              <w:color w:val="000000" w:themeColor="text1"/>
              <w:sz w:val="72"/>
              <w:szCs w:val="72"/>
              <w:lang w:val="en-GB"/>
            </w:rPr>
            <w:alias w:val="Title"/>
            <w:tag w:val=""/>
            <w:id w:val="820390399"/>
            <w:placeholder>
              <w:docPart w:val="11D80424C56E45E8A116DB4491F8EC2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customXmlInsRangeEnd w:id="0"/>
            <w:p w14:paraId="0CF1075C" w14:textId="77777777" w:rsidR="00523D0C" w:rsidRPr="0085777C" w:rsidRDefault="00523D0C" w:rsidP="00523D0C">
              <w:pPr>
                <w:pStyle w:val="NoSpacing"/>
                <w:pBdr>
                  <w:top w:val="single" w:sz="6" w:space="31" w:color="156082" w:themeColor="accent1"/>
                  <w:bottom w:val="single" w:sz="6" w:space="6" w:color="156082" w:themeColor="accent1"/>
                </w:pBdr>
                <w:spacing w:after="240"/>
                <w:jc w:val="center"/>
                <w:rPr>
                  <w:ins w:id="1" w:author="Parthiv Naidu" w:date="2025-04-02T19:13:00Z" w16du:dateUtc="2025-04-02T18:13:00Z"/>
                  <w:rFonts w:asciiTheme="majorHAnsi" w:eastAsiaTheme="majorEastAsia" w:hAnsiTheme="majorHAnsi" w:cstheme="majorBidi"/>
                  <w:caps/>
                  <w:color w:val="000000" w:themeColor="text1"/>
                  <w:sz w:val="80"/>
                  <w:szCs w:val="80"/>
                  <w:lang w:val="en-GB"/>
                </w:rPr>
              </w:pPr>
              <w:r>
                <w:rPr>
                  <w:rFonts w:asciiTheme="majorHAnsi" w:eastAsiaTheme="majorEastAsia" w:hAnsiTheme="majorHAnsi" w:cstheme="majorBidi"/>
                  <w:caps/>
                  <w:color w:val="000000" w:themeColor="text1"/>
                  <w:sz w:val="72"/>
                  <w:szCs w:val="72"/>
                  <w:lang w:val="en-GB"/>
                </w:rPr>
                <w:t>Prostate cancer</w:t>
              </w:r>
              <w:ins w:id="2" w:author="Parthiv Naidu" w:date="2025-04-02T19:13:00Z" w16du:dateUtc="2025-04-02T18:13:00Z">
                <w:r w:rsidRPr="0085777C">
                  <w:rPr>
                    <w:rFonts w:asciiTheme="majorHAnsi" w:eastAsiaTheme="majorEastAsia" w:hAnsiTheme="majorHAnsi" w:cstheme="majorBidi"/>
                    <w:caps/>
                    <w:color w:val="000000" w:themeColor="text1"/>
                    <w:sz w:val="72"/>
                    <w:szCs w:val="72"/>
                    <w:lang w:val="en-GB"/>
                  </w:rPr>
                  <w:t xml:space="preserve"> </w:t>
                </w:r>
              </w:ins>
              <w:r>
                <w:rPr>
                  <w:rFonts w:asciiTheme="majorHAnsi" w:eastAsiaTheme="majorEastAsia" w:hAnsiTheme="majorHAnsi" w:cstheme="majorBidi"/>
                  <w:caps/>
                  <w:color w:val="000000" w:themeColor="text1"/>
                  <w:sz w:val="72"/>
                  <w:szCs w:val="72"/>
                  <w:lang w:val="en-GB"/>
                </w:rPr>
                <w:t>detection</w:t>
              </w:r>
              <w:ins w:id="3" w:author="Parthiv Naidu" w:date="2025-04-02T19:13:00Z" w16du:dateUtc="2025-04-02T18:13:00Z">
                <w:r w:rsidRPr="0085777C">
                  <w:rPr>
                    <w:rFonts w:asciiTheme="majorHAnsi" w:eastAsiaTheme="majorEastAsia" w:hAnsiTheme="majorHAnsi" w:cstheme="majorBidi"/>
                    <w:caps/>
                    <w:color w:val="000000" w:themeColor="text1"/>
                    <w:sz w:val="72"/>
                    <w:szCs w:val="72"/>
                    <w:lang w:val="en-GB"/>
                  </w:rPr>
                  <w:t xml:space="preserve"> </w:t>
                </w:r>
              </w:ins>
              <w:r>
                <w:rPr>
                  <w:rFonts w:asciiTheme="majorHAnsi" w:eastAsiaTheme="majorEastAsia" w:hAnsiTheme="majorHAnsi" w:cstheme="majorBidi"/>
                  <w:caps/>
                  <w:color w:val="000000" w:themeColor="text1"/>
                  <w:sz w:val="72"/>
                  <w:szCs w:val="72"/>
                  <w:lang w:val="en-GB"/>
                </w:rPr>
                <w:t>from mpmri images</w:t>
              </w:r>
            </w:p>
            <w:customXmlInsRangeStart w:id="4" w:author="Parthiv Naidu" w:date="2025-04-02T19:13:00Z"/>
          </w:sdtContent>
        </w:sdt>
        <w:customXmlInsRangeEnd w:id="4"/>
        <w:customXmlInsRangeStart w:id="5" w:author="Parthiv Naidu" w:date="2025-04-02T19:13:00Z"/>
        <w:sdt>
          <w:sdtPr>
            <w:rPr>
              <w:sz w:val="28"/>
              <w:szCs w:val="28"/>
              <w:lang w:val="en-GB"/>
            </w:rPr>
            <w:alias w:val="Subtitle"/>
            <w:tag w:val=""/>
            <w:id w:val="-1958015620"/>
            <w:placeholder>
              <w:docPart w:val="4837FE7661AD4B538BED679673C9D78F"/>
            </w:placeholder>
            <w:dataBinding w:prefixMappings="xmlns:ns0='http://purl.org/dc/elements/1.1/' xmlns:ns1='http://schemas.openxmlformats.org/package/2006/metadata/core-properties' " w:xpath="/ns1:coreProperties[1]/ns0:subject[1]" w:storeItemID="{6C3C8BC8-F283-45AE-878A-BAB7291924A1}"/>
            <w:text/>
          </w:sdtPr>
          <w:sdtContent>
            <w:customXmlInsRangeEnd w:id="5"/>
            <w:p w14:paraId="38D2F59B" w14:textId="77777777" w:rsidR="00523D0C" w:rsidRPr="0085777C" w:rsidRDefault="00523D0C" w:rsidP="00523D0C">
              <w:pPr>
                <w:pStyle w:val="NoSpacing"/>
                <w:jc w:val="center"/>
                <w:rPr>
                  <w:ins w:id="6" w:author="Parthiv Naidu" w:date="2025-04-02T19:13:00Z" w16du:dateUtc="2025-04-02T18:13:00Z"/>
                  <w:sz w:val="28"/>
                  <w:szCs w:val="28"/>
                  <w:lang w:val="en-GB"/>
                </w:rPr>
              </w:pPr>
              <w:r>
                <w:rPr>
                  <w:sz w:val="28"/>
                  <w:szCs w:val="28"/>
                  <w:lang w:val="en-GB"/>
                </w:rPr>
                <w:t>Parthiv Naidu</w:t>
              </w:r>
            </w:p>
            <w:customXmlInsRangeStart w:id="7" w:author="Parthiv Naidu" w:date="2025-04-02T19:13:00Z"/>
          </w:sdtContent>
        </w:sdt>
        <w:customXmlInsRangeEnd w:id="7"/>
        <w:p w14:paraId="7814AE4C" w14:textId="222AB183" w:rsidR="005E0CFE" w:rsidRPr="005E0CFE" w:rsidRDefault="00523D0C" w:rsidP="005E0CFE">
          <w:pPr>
            <w:pStyle w:val="NoSpacing"/>
            <w:spacing w:before="1540" w:after="240"/>
            <w:rPr>
              <w:ins w:id="8" w:author="Parthiv Naidu" w:date="2025-04-02T19:13:00Z" w16du:dateUtc="2025-04-02T18:13:00Z"/>
              <w:color w:val="156082" w:themeColor="accent1"/>
              <w:sz w:val="28"/>
              <w:szCs w:val="28"/>
              <w:lang w:val="en-GB"/>
            </w:rPr>
          </w:pPr>
          <w:r>
            <w:rPr>
              <w:noProof/>
            </w:rPr>
            <w:drawing>
              <wp:anchor distT="0" distB="0" distL="114300" distR="114300" simplePos="0" relativeHeight="251585024" behindDoc="0" locked="0" layoutInCell="1" allowOverlap="1" wp14:anchorId="01012460" wp14:editId="0DB6E845">
                <wp:simplePos x="0" y="0"/>
                <wp:positionH relativeFrom="margin">
                  <wp:align>left</wp:align>
                </wp:positionH>
                <wp:positionV relativeFrom="paragraph">
                  <wp:posOffset>1057910</wp:posOffset>
                </wp:positionV>
                <wp:extent cx="5761931" cy="1676400"/>
                <wp:effectExtent l="0" t="0" r="0" b="0"/>
                <wp:wrapSquare wrapText="bothSides"/>
                <wp:docPr id="1101520143" name="Picture 6"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20143" name="Picture 6" descr="A black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1931" cy="1676400"/>
                        </a:xfrm>
                        <a:prstGeom prst="rect">
                          <a:avLst/>
                        </a:prstGeom>
                        <a:noFill/>
                        <a:ln>
                          <a:noFill/>
                        </a:ln>
                      </pic:spPr>
                    </pic:pic>
                  </a:graphicData>
                </a:graphic>
              </wp:anchor>
            </w:drawing>
          </w:r>
        </w:p>
        <w:p w14:paraId="485CAE58" w14:textId="6C60D12A" w:rsidR="00047CDE" w:rsidRDefault="00047CDE" w:rsidP="005E0CFE">
          <w:pPr>
            <w:pStyle w:val="NoSpacing"/>
            <w:spacing w:before="480"/>
            <w:jc w:val="center"/>
            <w:rPr>
              <w:lang w:val="en-GB"/>
            </w:rPr>
          </w:pPr>
          <w:r>
            <w:rPr>
              <w:lang w:val="en-GB"/>
            </w:rPr>
            <w:t>Supervised by:</w:t>
          </w:r>
        </w:p>
        <w:p w14:paraId="0E430377" w14:textId="32D0BE51" w:rsidR="005E0CFE" w:rsidRDefault="005E0CFE" w:rsidP="005E0CFE">
          <w:pPr>
            <w:pStyle w:val="NoSpacing"/>
            <w:jc w:val="center"/>
            <w:rPr>
              <w:lang w:val="en-GB"/>
            </w:rPr>
          </w:pPr>
          <w:r>
            <w:rPr>
              <w:lang w:val="en-GB"/>
            </w:rPr>
            <w:t>Yipei Wang</w:t>
          </w:r>
        </w:p>
        <w:p w14:paraId="6DCA0F07" w14:textId="1B434B2B" w:rsidR="005E0CFE" w:rsidRPr="0085777C" w:rsidRDefault="005E0CFE" w:rsidP="005E0CFE">
          <w:pPr>
            <w:pStyle w:val="NoSpacing"/>
            <w:jc w:val="center"/>
            <w:rPr>
              <w:lang w:val="en-GB"/>
            </w:rPr>
          </w:pPr>
          <w:r>
            <w:rPr>
              <w:lang w:val="en-GB"/>
            </w:rPr>
            <w:t>Yipeng Hu</w:t>
          </w:r>
        </w:p>
        <w:p w14:paraId="15B3AAF9" w14:textId="59452C65" w:rsidR="00502F7F" w:rsidRPr="00C83AA5" w:rsidRDefault="005E0CFE">
          <w:pPr>
            <w:rPr>
              <w:rFonts w:asciiTheme="majorHAnsi" w:eastAsiaTheme="majorEastAsia" w:hAnsiTheme="majorHAnsi" w:cstheme="majorBidi"/>
              <w:color w:val="0F4761" w:themeColor="accent1" w:themeShade="BF"/>
              <w:sz w:val="32"/>
              <w:szCs w:val="32"/>
            </w:rPr>
          </w:pPr>
          <w:r w:rsidRPr="0085777C">
            <w:rPr>
              <w:noProof/>
            </w:rPr>
            <mc:AlternateContent>
              <mc:Choice Requires="wps">
                <w:drawing>
                  <wp:anchor distT="0" distB="0" distL="114300" distR="114300" simplePos="0" relativeHeight="251579904" behindDoc="0" locked="0" layoutInCell="1" allowOverlap="1" wp14:anchorId="3186804C" wp14:editId="4DC50D83">
                    <wp:simplePos x="0" y="0"/>
                    <wp:positionH relativeFrom="margin">
                      <wp:align>right</wp:align>
                    </wp:positionH>
                    <wp:positionV relativeFrom="page">
                      <wp:posOffset>9202420</wp:posOffset>
                    </wp:positionV>
                    <wp:extent cx="6553200" cy="557784"/>
                    <wp:effectExtent l="0" t="0" r="2540" b="12065"/>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customXmlInsRangeStart w:id="9" w:author="Parthiv Naidu" w:date="2025-04-02T19:13:00Z"/>
                              <w:sdt>
                                <w:sdtPr>
                                  <w:rPr>
                                    <w:caps/>
                                    <w:color w:val="000000" w:themeColor="text1"/>
                                    <w:sz w:val="28"/>
                                    <w:szCs w:val="28"/>
                                    <w:lang w:val="en-GB"/>
                                  </w:rPr>
                                  <w:alias w:val="Date"/>
                                  <w:tag w:val=""/>
                                  <w:id w:val="1358688973"/>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customXmlInsRangeEnd w:id="9"/>
                                  <w:p w14:paraId="5F352302" w14:textId="10DFE333" w:rsidR="00502F7F" w:rsidRPr="00D10F1A" w:rsidRDefault="009D1447">
                                    <w:pPr>
                                      <w:pStyle w:val="NoSpacing"/>
                                      <w:spacing w:after="40"/>
                                      <w:jc w:val="center"/>
                                      <w:rPr>
                                        <w:ins w:id="10" w:author="Parthiv Naidu" w:date="2025-04-02T19:13:00Z" w16du:dateUtc="2025-04-02T18:13:00Z"/>
                                        <w:caps/>
                                        <w:color w:val="000000" w:themeColor="text1"/>
                                        <w:sz w:val="28"/>
                                        <w:szCs w:val="28"/>
                                        <w:lang w:val="en-GB"/>
                                      </w:rPr>
                                    </w:pPr>
                                    <w:r w:rsidRPr="00D10F1A">
                                      <w:rPr>
                                        <w:caps/>
                                        <w:color w:val="000000" w:themeColor="text1"/>
                                        <w:sz w:val="28"/>
                                        <w:szCs w:val="28"/>
                                        <w:lang w:val="en-GB"/>
                                      </w:rPr>
                                      <w:t xml:space="preserve">     </w:t>
                                    </w:r>
                                  </w:p>
                                  <w:customXmlInsRangeStart w:id="11" w:author="Parthiv Naidu" w:date="2025-04-02T19:13:00Z"/>
                                </w:sdtContent>
                              </w:sdt>
                              <w:customXmlInsRangeEnd w:id="11"/>
                              <w:p w14:paraId="4576D7E4" w14:textId="77777777" w:rsidR="00502F7F" w:rsidRPr="00D10F1A" w:rsidRDefault="00000000">
                                <w:pPr>
                                  <w:pStyle w:val="NoSpacing"/>
                                  <w:jc w:val="center"/>
                                  <w:rPr>
                                    <w:ins w:id="12" w:author="Parthiv Naidu" w:date="2025-04-02T19:13:00Z" w16du:dateUtc="2025-04-02T18:13:00Z"/>
                                    <w:color w:val="000000" w:themeColor="text1"/>
                                    <w:lang w:val="en-GB"/>
                                  </w:rPr>
                                </w:pPr>
                                <w:customXmlInsRangeStart w:id="13" w:author="Parthiv Naidu" w:date="2025-04-02T19:13:00Z"/>
                                <w:sdt>
                                  <w:sdtPr>
                                    <w:rPr>
                                      <w:caps/>
                                      <w:color w:val="000000" w:themeColor="text1"/>
                                      <w:lang w:val="en-GB"/>
                                    </w:rPr>
                                    <w:alias w:val="Company"/>
                                    <w:tag w:val=""/>
                                    <w:id w:val="83893530"/>
                                    <w:showingPlcHdr/>
                                    <w:dataBinding w:prefixMappings="xmlns:ns0='http://schemas.openxmlformats.org/officeDocument/2006/extended-properties' " w:xpath="/ns0:Properties[1]/ns0:Company[1]" w:storeItemID="{6668398D-A668-4E3E-A5EB-62B293D839F1}"/>
                                    <w:text/>
                                  </w:sdtPr>
                                  <w:sdtContent>
                                    <w:customXmlInsRangeEnd w:id="13"/>
                                    <w:ins w:id="14" w:author="Parthiv Naidu" w:date="2025-04-02T19:13:00Z" w16du:dateUtc="2025-04-02T18:13:00Z">
                                      <w:r w:rsidR="008A6390" w:rsidRPr="00D10F1A">
                                        <w:rPr>
                                          <w:caps/>
                                          <w:color w:val="000000" w:themeColor="text1"/>
                                          <w:lang w:val="en-GB"/>
                                        </w:rPr>
                                        <w:t xml:space="preserve">     </w:t>
                                      </w:r>
                                    </w:ins>
                                    <w:customXmlInsRangeStart w:id="15" w:author="Parthiv Naidu" w:date="2025-04-02T19:13:00Z"/>
                                  </w:sdtContent>
                                </w:sdt>
                                <w:customXmlInsRangeEnd w:id="15"/>
                              </w:p>
                              <w:p w14:paraId="7F1A2155" w14:textId="77777777" w:rsidR="009D1447" w:rsidRPr="00D10F1A" w:rsidRDefault="00000000">
                                <w:pPr>
                                  <w:pStyle w:val="NoSpacing"/>
                                  <w:spacing w:after="40"/>
                                  <w:jc w:val="center"/>
                                  <w:rPr>
                                    <w:ins w:id="16" w:author="Parthiv Naidu" w:date="2025-04-02T19:13:00Z" w16du:dateUtc="2025-04-02T18:13:00Z"/>
                                    <w:caps/>
                                    <w:color w:val="000000" w:themeColor="text1"/>
                                    <w:sz w:val="28"/>
                                    <w:szCs w:val="28"/>
                                    <w:lang w:val="en-GB"/>
                                  </w:rPr>
                                </w:pPr>
                                <w:customXmlInsRangeStart w:id="17" w:author="Parthiv Naidu" w:date="2025-04-02T19:13:00Z"/>
                                <w:sdt>
                                  <w:sdtPr>
                                    <w:rPr>
                                      <w:color w:val="000000" w:themeColor="text1"/>
                                      <w:lang w:val="en-GB"/>
                                    </w:rPr>
                                    <w:alias w:val="Address"/>
                                    <w:tag w:val=""/>
                                    <w:id w:val="-1056620900"/>
                                    <w:showingPlcHdr/>
                                    <w:dataBinding w:prefixMappings="xmlns:ns0='http://schemas.microsoft.com/office/2006/coverPageProps' " w:xpath="/ns0:CoverPageProperties[1]/ns0:CompanyAddress[1]" w:storeItemID="{55AF091B-3C7A-41E3-B477-F2FDAA23CFDA}"/>
                                    <w:text/>
                                  </w:sdtPr>
                                  <w:sdtContent>
                                    <w:customXmlInsRangeEnd w:id="17"/>
                                    <w:ins w:id="18" w:author="Parthiv Naidu" w:date="2025-04-02T19:13:00Z" w16du:dateUtc="2025-04-02T18:13:00Z">
                                      <w:r w:rsidR="008A6390" w:rsidRPr="00D10F1A">
                                        <w:rPr>
                                          <w:color w:val="000000" w:themeColor="text1"/>
                                          <w:lang w:val="en-GB"/>
                                        </w:rPr>
                                        <w:t xml:space="preserve">     </w:t>
                                      </w:r>
                                    </w:ins>
                                    <w:customXmlInsRangeStart w:id="19" w:author="Parthiv Naidu" w:date="2025-04-02T19:13:00Z"/>
                                  </w:sdtContent>
                                </w:sdt>
                                <w:customXmlInsRangeEnd w:id="19"/>
                              </w:p>
                              <w:customXmlDelRangeStart w:id="20" w:author="Parthiv Naidu" w:date="2025-04-02T19:13:00Z"/>
                              <w:sdt>
                                <w:sdtPr>
                                  <w:rPr>
                                    <w:caps/>
                                    <w:color w:val="000000" w:themeColor="tex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customXmlDelRangeEnd w:id="20"/>
                                  <w:p w14:paraId="70D2ABCA" w14:textId="46DB4D0C" w:rsidR="00502F7F" w:rsidRPr="00D10F1A" w:rsidRDefault="00A301F9">
                                    <w:pPr>
                                      <w:pStyle w:val="NoSpacing"/>
                                      <w:spacing w:after="40"/>
                                      <w:jc w:val="center"/>
                                      <w:rPr>
                                        <w:del w:id="21" w:author="Parthiv Naidu" w:date="2025-04-02T19:13:00Z" w16du:dateUtc="2025-04-02T18:13:00Z"/>
                                        <w:caps/>
                                        <w:color w:val="000000" w:themeColor="text1"/>
                                        <w:sz w:val="28"/>
                                        <w:szCs w:val="28"/>
                                        <w:lang w:val="en-GB"/>
                                      </w:rPr>
                                    </w:pPr>
                                    <w:r w:rsidRPr="00D10F1A">
                                      <w:rPr>
                                        <w:color w:val="000000" w:themeColor="text1"/>
                                        <w:sz w:val="28"/>
                                        <w:szCs w:val="28"/>
                                      </w:rPr>
                                      <w:t>MPHY0012 BSc Final Report</w:t>
                                    </w:r>
                                  </w:p>
                                  <w:customXmlDelRangeStart w:id="22" w:author="Parthiv Naidu" w:date="2025-04-02T19:13:00Z"/>
                                </w:sdtContent>
                              </w:sdt>
                              <w:customXmlDelRangeEnd w:id="22"/>
                              <w:p w14:paraId="5D1564F5" w14:textId="37D61D1A" w:rsidR="00502F7F" w:rsidRPr="00D10F1A" w:rsidRDefault="00000000">
                                <w:pPr>
                                  <w:pStyle w:val="NoSpacing"/>
                                  <w:jc w:val="center"/>
                                  <w:rPr>
                                    <w:del w:id="23" w:author="Parthiv Naidu" w:date="2025-04-02T19:13:00Z" w16du:dateUtc="2025-04-02T18:13:00Z"/>
                                    <w:color w:val="000000" w:themeColor="text1"/>
                                    <w:lang w:val="en-GB"/>
                                  </w:rPr>
                                </w:pPr>
                                <w:customXmlDelRangeStart w:id="24" w:author="Parthiv Naidu" w:date="2025-04-02T19:13:00Z"/>
                                <w:sdt>
                                  <w:sdtPr>
                                    <w:rPr>
                                      <w:caps/>
                                      <w:color w:val="000000" w:themeColor="text1"/>
                                    </w:rPr>
                                    <w:alias w:val="Company"/>
                                    <w:tag w:val=""/>
                                    <w:id w:val="1390145197"/>
                                    <w:showingPlcHdr/>
                                    <w:dataBinding w:prefixMappings="xmlns:ns0='http://schemas.openxmlformats.org/officeDocument/2006/extended-properties' " w:xpath="/ns0:Properties[1]/ns0:Company[1]" w:storeItemID="{6668398D-A668-4E3E-A5EB-62B293D839F1}"/>
                                    <w:text/>
                                  </w:sdtPr>
                                  <w:sdtContent>
                                    <w:customXmlDelRangeEnd w:id="24"/>
                                    <w:r w:rsidR="005E0CFE" w:rsidRPr="00D10F1A">
                                      <w:rPr>
                                        <w:caps/>
                                        <w:color w:val="000000" w:themeColor="text1"/>
                                      </w:rPr>
                                      <w:t xml:space="preserve">     </w:t>
                                    </w:r>
                                    <w:customXmlDelRangeStart w:id="25" w:author="Parthiv Naidu" w:date="2025-04-02T19:13:00Z"/>
                                  </w:sdtContent>
                                </w:sdt>
                                <w:customXmlDelRangeEnd w:id="25"/>
                              </w:p>
                              <w:p w14:paraId="18CEFF85" w14:textId="6E6E75A6" w:rsidR="00502F7F" w:rsidRPr="00D10F1A" w:rsidRDefault="00000000" w:rsidP="005E0CFE">
                                <w:pPr>
                                  <w:pStyle w:val="NoSpacing"/>
                                  <w:spacing w:after="240"/>
                                  <w:jc w:val="center"/>
                                  <w:rPr>
                                    <w:color w:val="000000" w:themeColor="text1"/>
                                    <w:lang w:val="en-GB"/>
                                  </w:rPr>
                                </w:pPr>
                                <w:customXmlDelRangeStart w:id="26" w:author="Parthiv Naidu" w:date="2025-04-02T19:13:00Z"/>
                                <w:sdt>
                                  <w:sdtPr>
                                    <w:rPr>
                                      <w:color w:val="000000" w:themeColor="text1"/>
                                      <w:lang w:val="en-GB"/>
                                    </w:rPr>
                                    <w:alias w:val="Address"/>
                                    <w:tag w:val=""/>
                                    <w:id w:val="-726379553"/>
                                    <w:dataBinding w:prefixMappings="xmlns:ns0='http://schemas.microsoft.com/office/2006/coverPageProps' " w:xpath="/ns0:CoverPageProperties[1]/ns0:CompanyAddress[1]" w:storeItemID="{55AF091B-3C7A-41E3-B477-F2FDAA23CFDA}"/>
                                    <w:text/>
                                  </w:sdtPr>
                                  <w:sdtContent>
                                    <w:customXmlDelRangeEnd w:id="26"/>
                                    <w:r w:rsidR="005E0CFE" w:rsidRPr="00D10F1A">
                                      <w:rPr>
                                        <w:color w:val="000000" w:themeColor="text1"/>
                                        <w:lang w:val="en-GB"/>
                                      </w:rPr>
                                      <w:t>Department of Medical Physics and Biomedical Engineering</w:t>
                                    </w:r>
                                    <w:customXmlDelRangeStart w:id="27" w:author="Parthiv Naidu" w:date="2025-04-02T19:13:00Z"/>
                                  </w:sdtContent>
                                </w:sdt>
                                <w:customXmlDelRangeEnd w:id="27"/>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186804C" id="_x0000_t202" coordsize="21600,21600" o:spt="202" path="m,l,21600r21600,l21600,xe">
                    <v:stroke joinstyle="miter"/>
                    <v:path gradientshapeok="t" o:connecttype="rect"/>
                  </v:shapetype>
                  <v:shape id="Text Box 146" o:spid="_x0000_s1026" type="#_x0000_t202" style="position:absolute;margin-left:464.8pt;margin-top:724.6pt;width:516pt;height:43.9pt;z-index:25157990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" filled="f" stroked="f" strokeweight=".5pt">
                    <v:textbox style="mso-fit-shape-to-text:t" inset="0,0,0,0">
                      <w:txbxContent>
                        <w:customXmlInsRangeStart w:id="28" w:author="Parthiv Naidu" w:date="2025-04-02T19:13:00Z"/>
                        <w:sdt>
                          <w:sdtPr>
                            <w:rPr>
                              <w:caps/>
                              <w:color w:val="000000" w:themeColor="text1"/>
                              <w:sz w:val="28"/>
                              <w:szCs w:val="28"/>
                              <w:lang w:val="en-GB"/>
                            </w:rPr>
                            <w:alias w:val="Date"/>
                            <w:tag w:val=""/>
                            <w:id w:val="1358688973"/>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customXmlInsRangeEnd w:id="28"/>
                            <w:p w14:paraId="5F352302" w14:textId="10DFE333" w:rsidR="00502F7F" w:rsidRPr="00D10F1A" w:rsidRDefault="009D1447">
                              <w:pPr>
                                <w:pStyle w:val="NoSpacing"/>
                                <w:spacing w:after="40"/>
                                <w:jc w:val="center"/>
                                <w:rPr>
                                  <w:ins w:id="29" w:author="Parthiv Naidu" w:date="2025-04-02T19:13:00Z" w16du:dateUtc="2025-04-02T18:13:00Z"/>
                                  <w:caps/>
                                  <w:color w:val="000000" w:themeColor="text1"/>
                                  <w:sz w:val="28"/>
                                  <w:szCs w:val="28"/>
                                  <w:lang w:val="en-GB"/>
                                </w:rPr>
                              </w:pPr>
                              <w:r w:rsidRPr="00D10F1A">
                                <w:rPr>
                                  <w:caps/>
                                  <w:color w:val="000000" w:themeColor="text1"/>
                                  <w:sz w:val="28"/>
                                  <w:szCs w:val="28"/>
                                  <w:lang w:val="en-GB"/>
                                </w:rPr>
                                <w:t xml:space="preserve">     </w:t>
                              </w:r>
                            </w:p>
                            <w:customXmlInsRangeStart w:id="30" w:author="Parthiv Naidu" w:date="2025-04-02T19:13:00Z"/>
                          </w:sdtContent>
                        </w:sdt>
                        <w:customXmlInsRangeEnd w:id="30"/>
                        <w:p w14:paraId="4576D7E4" w14:textId="77777777" w:rsidR="00502F7F" w:rsidRPr="00D10F1A" w:rsidRDefault="00CA35B5">
                          <w:pPr>
                            <w:pStyle w:val="NoSpacing"/>
                            <w:jc w:val="center"/>
                            <w:rPr>
                              <w:ins w:id="31" w:author="Parthiv Naidu" w:date="2025-04-02T19:13:00Z" w16du:dateUtc="2025-04-02T18:13:00Z"/>
                              <w:color w:val="000000" w:themeColor="text1"/>
                              <w:lang w:val="en-GB"/>
                            </w:rPr>
                          </w:pPr>
                          <w:customXmlInsRangeStart w:id="32" w:author="Parthiv Naidu" w:date="2025-04-02T19:13:00Z"/>
                          <w:sdt>
                            <w:sdtPr>
                              <w:rPr>
                                <w:caps/>
                                <w:color w:val="000000" w:themeColor="text1"/>
                                <w:lang w:val="en-GB"/>
                              </w:rPr>
                              <w:alias w:val="Company"/>
                              <w:tag w:val=""/>
                              <w:id w:val="83893530"/>
                              <w:showingPlcHdr/>
                              <w:dataBinding w:prefixMappings="xmlns:ns0='http://schemas.openxmlformats.org/officeDocument/2006/extended-properties' " w:xpath="/ns0:Properties[1]/ns0:Company[1]" w:storeItemID="{6668398D-A668-4E3E-A5EB-62B293D839F1}"/>
                              <w:text/>
                            </w:sdtPr>
                            <w:sdtEndPr/>
                            <w:sdtContent>
                              <w:customXmlInsRangeEnd w:id="32"/>
                              <w:ins w:id="33" w:author="Parthiv Naidu" w:date="2025-04-02T19:13:00Z" w16du:dateUtc="2025-04-02T18:13:00Z">
                                <w:r w:rsidR="008A6390" w:rsidRPr="00D10F1A">
                                  <w:rPr>
                                    <w:caps/>
                                    <w:color w:val="000000" w:themeColor="text1"/>
                                    <w:lang w:val="en-GB"/>
                                  </w:rPr>
                                  <w:t xml:space="preserve">     </w:t>
                                </w:r>
                              </w:ins>
                              <w:customXmlInsRangeStart w:id="34" w:author="Parthiv Naidu" w:date="2025-04-02T19:13:00Z"/>
                            </w:sdtContent>
                          </w:sdt>
                          <w:customXmlInsRangeEnd w:id="34"/>
                        </w:p>
                        <w:p w14:paraId="7F1A2155" w14:textId="77777777" w:rsidR="009D1447" w:rsidRPr="00D10F1A" w:rsidRDefault="00CA35B5">
                          <w:pPr>
                            <w:pStyle w:val="NoSpacing"/>
                            <w:spacing w:after="40"/>
                            <w:jc w:val="center"/>
                            <w:rPr>
                              <w:ins w:id="35" w:author="Parthiv Naidu" w:date="2025-04-02T19:13:00Z" w16du:dateUtc="2025-04-02T18:13:00Z"/>
                              <w:caps/>
                              <w:color w:val="000000" w:themeColor="text1"/>
                              <w:sz w:val="28"/>
                              <w:szCs w:val="28"/>
                              <w:lang w:val="en-GB"/>
                            </w:rPr>
                          </w:pPr>
                          <w:customXmlInsRangeStart w:id="36" w:author="Parthiv Naidu" w:date="2025-04-02T19:13:00Z"/>
                          <w:sdt>
                            <w:sdtPr>
                              <w:rPr>
                                <w:color w:val="000000" w:themeColor="text1"/>
                                <w:lang w:val="en-GB"/>
                              </w:rPr>
                              <w:alias w:val="Address"/>
                              <w:tag w:val=""/>
                              <w:id w:val="-1056620900"/>
                              <w:showingPlcHdr/>
                              <w:dataBinding w:prefixMappings="xmlns:ns0='http://schemas.microsoft.com/office/2006/coverPageProps' " w:xpath="/ns0:CoverPageProperties[1]/ns0:CompanyAddress[1]" w:storeItemID="{55AF091B-3C7A-41E3-B477-F2FDAA23CFDA}"/>
                              <w:text/>
                            </w:sdtPr>
                            <w:sdtEndPr/>
                            <w:sdtContent>
                              <w:customXmlInsRangeEnd w:id="36"/>
                              <w:ins w:id="37" w:author="Parthiv Naidu" w:date="2025-04-02T19:13:00Z" w16du:dateUtc="2025-04-02T18:13:00Z">
                                <w:r w:rsidR="008A6390" w:rsidRPr="00D10F1A">
                                  <w:rPr>
                                    <w:color w:val="000000" w:themeColor="text1"/>
                                    <w:lang w:val="en-GB"/>
                                  </w:rPr>
                                  <w:t xml:space="preserve">     </w:t>
                                </w:r>
                              </w:ins>
                              <w:customXmlInsRangeStart w:id="38" w:author="Parthiv Naidu" w:date="2025-04-02T19:13:00Z"/>
                            </w:sdtContent>
                          </w:sdt>
                          <w:customXmlInsRangeEnd w:id="38"/>
                        </w:p>
                        <w:customXmlDelRangeStart w:id="39" w:author="Parthiv Naidu" w:date="2025-04-02T19:13:00Z"/>
                        <w:sdt>
                          <w:sdtPr>
                            <w:rPr>
                              <w:caps/>
                              <w:color w:val="000000" w:themeColor="tex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customXmlDelRangeEnd w:id="39"/>
                            <w:p w14:paraId="70D2ABCA" w14:textId="46DB4D0C" w:rsidR="00502F7F" w:rsidRPr="00D10F1A" w:rsidRDefault="00A301F9">
                              <w:pPr>
                                <w:pStyle w:val="NoSpacing"/>
                                <w:spacing w:after="40"/>
                                <w:jc w:val="center"/>
                                <w:rPr>
                                  <w:del w:id="40" w:author="Parthiv Naidu" w:date="2025-04-02T19:13:00Z" w16du:dateUtc="2025-04-02T18:13:00Z"/>
                                  <w:caps/>
                                  <w:color w:val="000000" w:themeColor="text1"/>
                                  <w:sz w:val="28"/>
                                  <w:szCs w:val="28"/>
                                  <w:lang w:val="en-GB"/>
                                </w:rPr>
                              </w:pPr>
                              <w:r w:rsidRPr="00D10F1A">
                                <w:rPr>
                                  <w:color w:val="000000" w:themeColor="text1"/>
                                  <w:sz w:val="28"/>
                                  <w:szCs w:val="28"/>
                                </w:rPr>
                                <w:t>MPHY0012 BSc Final Report</w:t>
                              </w:r>
                            </w:p>
                            <w:customXmlDelRangeStart w:id="41" w:author="Parthiv Naidu" w:date="2025-04-02T19:13:00Z"/>
                          </w:sdtContent>
                        </w:sdt>
                        <w:customXmlDelRangeEnd w:id="41"/>
                        <w:p w14:paraId="5D1564F5" w14:textId="37D61D1A" w:rsidR="00502F7F" w:rsidRPr="00D10F1A" w:rsidRDefault="00CA35B5">
                          <w:pPr>
                            <w:pStyle w:val="NoSpacing"/>
                            <w:jc w:val="center"/>
                            <w:rPr>
                              <w:del w:id="42" w:author="Parthiv Naidu" w:date="2025-04-02T19:13:00Z" w16du:dateUtc="2025-04-02T18:13:00Z"/>
                              <w:color w:val="000000" w:themeColor="text1"/>
                              <w:lang w:val="en-GB"/>
                            </w:rPr>
                          </w:pPr>
                          <w:customXmlDelRangeStart w:id="43" w:author="Parthiv Naidu" w:date="2025-04-02T19:13:00Z"/>
                          <w:sdt>
                            <w:sdtPr>
                              <w:rPr>
                                <w:caps/>
                                <w:color w:val="000000" w:themeColor="tex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customXmlDelRangeEnd w:id="43"/>
                              <w:r w:rsidR="005E0CFE" w:rsidRPr="00D10F1A">
                                <w:rPr>
                                  <w:caps/>
                                  <w:color w:val="000000" w:themeColor="text1"/>
                                </w:rPr>
                                <w:t xml:space="preserve">     </w:t>
                              </w:r>
                              <w:customXmlDelRangeStart w:id="44" w:author="Parthiv Naidu" w:date="2025-04-02T19:13:00Z"/>
                            </w:sdtContent>
                          </w:sdt>
                          <w:customXmlDelRangeEnd w:id="44"/>
                        </w:p>
                        <w:p w14:paraId="18CEFF85" w14:textId="6E6E75A6" w:rsidR="00502F7F" w:rsidRPr="00D10F1A" w:rsidRDefault="00CA35B5" w:rsidP="005E0CFE">
                          <w:pPr>
                            <w:pStyle w:val="NoSpacing"/>
                            <w:spacing w:after="240"/>
                            <w:jc w:val="center"/>
                            <w:rPr>
                              <w:color w:val="000000" w:themeColor="text1"/>
                              <w:lang w:val="en-GB"/>
                            </w:rPr>
                          </w:pPr>
                          <w:customXmlDelRangeStart w:id="45" w:author="Parthiv Naidu" w:date="2025-04-02T19:13:00Z"/>
                          <w:sdt>
                            <w:sdtPr>
                              <w:rPr>
                                <w:color w:val="000000" w:themeColor="text1"/>
                                <w:lang w:val="en-GB"/>
                              </w:rPr>
                              <w:alias w:val="Address"/>
                              <w:tag w:val=""/>
                              <w:id w:val="-726379553"/>
                              <w:dataBinding w:prefixMappings="xmlns:ns0='http://schemas.microsoft.com/office/2006/coverPageProps' " w:xpath="/ns0:CoverPageProperties[1]/ns0:CompanyAddress[1]" w:storeItemID="{55AF091B-3C7A-41E3-B477-F2FDAA23CFDA}"/>
                              <w:text/>
                            </w:sdtPr>
                            <w:sdtEndPr/>
                            <w:sdtContent>
                              <w:customXmlDelRangeEnd w:id="45"/>
                              <w:r w:rsidR="005E0CFE" w:rsidRPr="00D10F1A">
                                <w:rPr>
                                  <w:color w:val="000000" w:themeColor="text1"/>
                                  <w:lang w:val="en-GB"/>
                                </w:rPr>
                                <w:t>Department of Medical Physics and Biomedical Engineering</w:t>
                              </w:r>
                              <w:customXmlDelRangeStart w:id="46" w:author="Parthiv Naidu" w:date="2025-04-02T19:13:00Z"/>
                            </w:sdtContent>
                          </w:sdt>
                          <w:customXmlDelRangeEnd w:id="46"/>
                        </w:p>
                      </w:txbxContent>
                    </v:textbox>
                    <w10:wrap anchorx="margin" anchory="page"/>
                  </v:shape>
                </w:pict>
              </mc:Fallback>
            </mc:AlternateContent>
          </w:r>
          <w:r w:rsidR="00502F7F" w:rsidRPr="0085777C">
            <w:rPr>
              <w:sz w:val="32"/>
              <w:szCs w:val="32"/>
            </w:rPr>
            <w:br w:type="page"/>
          </w:r>
        </w:p>
      </w:sdtContent>
    </w:sdt>
    <w:sdt>
      <w:sdtPr>
        <w:rPr>
          <w:rFonts w:asciiTheme="minorHAnsi" w:eastAsiaTheme="minorHAnsi" w:hAnsiTheme="minorHAnsi" w:cstheme="minorBidi"/>
          <w:color w:val="auto"/>
          <w:kern w:val="2"/>
          <w:sz w:val="24"/>
          <w:szCs w:val="24"/>
          <w:lang w:val="en-GB"/>
          <w14:ligatures w14:val="standardContextual"/>
        </w:rPr>
        <w:id w:val="1450041360"/>
        <w:docPartObj>
          <w:docPartGallery w:val="Table of Contents"/>
          <w:docPartUnique/>
        </w:docPartObj>
      </w:sdtPr>
      <w:sdtEndPr>
        <w:rPr>
          <w:b/>
          <w:bCs/>
        </w:rPr>
      </w:sdtEndPr>
      <w:sdtContent>
        <w:p w14:paraId="1B253385" w14:textId="36D8836D" w:rsidR="00AA4660" w:rsidRPr="00104505" w:rsidRDefault="00AA4660">
          <w:pPr>
            <w:pStyle w:val="TOCHeading"/>
            <w:rPr>
              <w:sz w:val="24"/>
              <w:szCs w:val="24"/>
              <w:lang w:val="en-GB"/>
            </w:rPr>
          </w:pPr>
          <w:r w:rsidRPr="00104505">
            <w:rPr>
              <w:sz w:val="24"/>
              <w:szCs w:val="24"/>
              <w:lang w:val="en-GB"/>
            </w:rPr>
            <w:t>Contents</w:t>
          </w:r>
        </w:p>
        <w:p w14:paraId="38C186A5" w14:textId="1F2FD85F" w:rsidR="007730F0" w:rsidRDefault="00AA4660">
          <w:pPr>
            <w:pStyle w:val="TOC1"/>
            <w:tabs>
              <w:tab w:val="right" w:leader="dot" w:pos="9016"/>
            </w:tabs>
            <w:rPr>
              <w:rFonts w:eastAsiaTheme="minorEastAsia"/>
              <w:noProof/>
              <w:sz w:val="24"/>
              <w:szCs w:val="24"/>
              <w:lang w:eastAsia="en-GB"/>
            </w:rPr>
          </w:pPr>
          <w:r w:rsidRPr="00104505">
            <w:rPr>
              <w:sz w:val="24"/>
              <w:szCs w:val="24"/>
            </w:rPr>
            <w:fldChar w:fldCharType="begin"/>
          </w:r>
          <w:r w:rsidRPr="00104505">
            <w:rPr>
              <w:sz w:val="24"/>
              <w:szCs w:val="24"/>
            </w:rPr>
            <w:instrText xml:space="preserve"> TOC \o "1-3" \h \z \u </w:instrText>
          </w:r>
          <w:r w:rsidRPr="00104505">
            <w:rPr>
              <w:sz w:val="24"/>
              <w:szCs w:val="24"/>
            </w:rPr>
            <w:fldChar w:fldCharType="separate"/>
          </w:r>
          <w:hyperlink w:anchor="_Toc194662709" w:history="1">
            <w:r w:rsidR="007730F0" w:rsidRPr="005B7AD2">
              <w:rPr>
                <w:rStyle w:val="Hyperlink"/>
                <w:noProof/>
              </w:rPr>
              <w:t>Abstract</w:t>
            </w:r>
            <w:r w:rsidR="007730F0">
              <w:rPr>
                <w:noProof/>
                <w:webHidden/>
              </w:rPr>
              <w:tab/>
            </w:r>
            <w:r w:rsidR="007730F0">
              <w:rPr>
                <w:noProof/>
                <w:webHidden/>
              </w:rPr>
              <w:fldChar w:fldCharType="begin"/>
            </w:r>
            <w:r w:rsidR="007730F0">
              <w:rPr>
                <w:noProof/>
                <w:webHidden/>
              </w:rPr>
              <w:instrText xml:space="preserve"> PAGEREF _Toc194662709 \h </w:instrText>
            </w:r>
            <w:r w:rsidR="007730F0">
              <w:rPr>
                <w:noProof/>
                <w:webHidden/>
              </w:rPr>
            </w:r>
            <w:r w:rsidR="007730F0">
              <w:rPr>
                <w:noProof/>
                <w:webHidden/>
              </w:rPr>
              <w:fldChar w:fldCharType="separate"/>
            </w:r>
            <w:r w:rsidR="007730F0">
              <w:rPr>
                <w:noProof/>
                <w:webHidden/>
              </w:rPr>
              <w:t>2</w:t>
            </w:r>
            <w:r w:rsidR="007730F0">
              <w:rPr>
                <w:noProof/>
                <w:webHidden/>
              </w:rPr>
              <w:fldChar w:fldCharType="end"/>
            </w:r>
          </w:hyperlink>
        </w:p>
        <w:p w14:paraId="73573052" w14:textId="27CFED86" w:rsidR="007730F0" w:rsidRDefault="007730F0">
          <w:pPr>
            <w:pStyle w:val="TOC1"/>
            <w:tabs>
              <w:tab w:val="right" w:leader="dot" w:pos="9016"/>
            </w:tabs>
            <w:rPr>
              <w:rFonts w:eastAsiaTheme="minorEastAsia"/>
              <w:noProof/>
              <w:sz w:val="24"/>
              <w:szCs w:val="24"/>
              <w:lang w:eastAsia="en-GB"/>
            </w:rPr>
          </w:pPr>
          <w:hyperlink w:anchor="_Toc194662710" w:history="1">
            <w:r w:rsidRPr="005B7AD2">
              <w:rPr>
                <w:rStyle w:val="Hyperlink"/>
                <w:noProof/>
              </w:rPr>
              <w:t>Introduction and Background</w:t>
            </w:r>
            <w:r>
              <w:rPr>
                <w:noProof/>
                <w:webHidden/>
              </w:rPr>
              <w:tab/>
            </w:r>
            <w:r>
              <w:rPr>
                <w:noProof/>
                <w:webHidden/>
              </w:rPr>
              <w:fldChar w:fldCharType="begin"/>
            </w:r>
            <w:r>
              <w:rPr>
                <w:noProof/>
                <w:webHidden/>
              </w:rPr>
              <w:instrText xml:space="preserve"> PAGEREF _Toc194662710 \h </w:instrText>
            </w:r>
            <w:r>
              <w:rPr>
                <w:noProof/>
                <w:webHidden/>
              </w:rPr>
            </w:r>
            <w:r>
              <w:rPr>
                <w:noProof/>
                <w:webHidden/>
              </w:rPr>
              <w:fldChar w:fldCharType="separate"/>
            </w:r>
            <w:r>
              <w:rPr>
                <w:noProof/>
                <w:webHidden/>
              </w:rPr>
              <w:t>3</w:t>
            </w:r>
            <w:r>
              <w:rPr>
                <w:noProof/>
                <w:webHidden/>
              </w:rPr>
              <w:fldChar w:fldCharType="end"/>
            </w:r>
          </w:hyperlink>
        </w:p>
        <w:p w14:paraId="72E5A575" w14:textId="5D13E424" w:rsidR="007730F0" w:rsidRDefault="007730F0">
          <w:pPr>
            <w:pStyle w:val="TOC2"/>
            <w:tabs>
              <w:tab w:val="right" w:leader="dot" w:pos="9016"/>
            </w:tabs>
            <w:rPr>
              <w:rFonts w:eastAsiaTheme="minorEastAsia"/>
              <w:noProof/>
              <w:sz w:val="24"/>
              <w:szCs w:val="24"/>
              <w:lang w:eastAsia="en-GB"/>
            </w:rPr>
          </w:pPr>
          <w:hyperlink w:anchor="_Toc194662711" w:history="1">
            <w:r w:rsidRPr="005B7AD2">
              <w:rPr>
                <w:rStyle w:val="Hyperlink"/>
                <w:noProof/>
              </w:rPr>
              <w:t>Context of the study</w:t>
            </w:r>
            <w:r>
              <w:rPr>
                <w:noProof/>
                <w:webHidden/>
              </w:rPr>
              <w:tab/>
            </w:r>
            <w:r>
              <w:rPr>
                <w:noProof/>
                <w:webHidden/>
              </w:rPr>
              <w:fldChar w:fldCharType="begin"/>
            </w:r>
            <w:r>
              <w:rPr>
                <w:noProof/>
                <w:webHidden/>
              </w:rPr>
              <w:instrText xml:space="preserve"> PAGEREF _Toc194662711 \h </w:instrText>
            </w:r>
            <w:r>
              <w:rPr>
                <w:noProof/>
                <w:webHidden/>
              </w:rPr>
            </w:r>
            <w:r>
              <w:rPr>
                <w:noProof/>
                <w:webHidden/>
              </w:rPr>
              <w:fldChar w:fldCharType="separate"/>
            </w:r>
            <w:r>
              <w:rPr>
                <w:noProof/>
                <w:webHidden/>
              </w:rPr>
              <w:t>3</w:t>
            </w:r>
            <w:r>
              <w:rPr>
                <w:noProof/>
                <w:webHidden/>
              </w:rPr>
              <w:fldChar w:fldCharType="end"/>
            </w:r>
          </w:hyperlink>
        </w:p>
        <w:p w14:paraId="6F097A74" w14:textId="162A3576" w:rsidR="007730F0" w:rsidRDefault="007730F0">
          <w:pPr>
            <w:pStyle w:val="TOC2"/>
            <w:tabs>
              <w:tab w:val="right" w:leader="dot" w:pos="9016"/>
            </w:tabs>
            <w:rPr>
              <w:rFonts w:eastAsiaTheme="minorEastAsia"/>
              <w:noProof/>
              <w:sz w:val="24"/>
              <w:szCs w:val="24"/>
              <w:lang w:eastAsia="en-GB"/>
            </w:rPr>
          </w:pPr>
          <w:hyperlink w:anchor="_Toc194662712" w:history="1">
            <w:r w:rsidRPr="005B7AD2">
              <w:rPr>
                <w:rStyle w:val="Hyperlink"/>
                <w:noProof/>
              </w:rPr>
              <w:t>Multi-Parametric MRI and Imaging Modalities</w:t>
            </w:r>
            <w:r>
              <w:rPr>
                <w:noProof/>
                <w:webHidden/>
              </w:rPr>
              <w:tab/>
            </w:r>
            <w:r>
              <w:rPr>
                <w:noProof/>
                <w:webHidden/>
              </w:rPr>
              <w:fldChar w:fldCharType="begin"/>
            </w:r>
            <w:r>
              <w:rPr>
                <w:noProof/>
                <w:webHidden/>
              </w:rPr>
              <w:instrText xml:space="preserve"> PAGEREF _Toc194662712 \h </w:instrText>
            </w:r>
            <w:r>
              <w:rPr>
                <w:noProof/>
                <w:webHidden/>
              </w:rPr>
            </w:r>
            <w:r>
              <w:rPr>
                <w:noProof/>
                <w:webHidden/>
              </w:rPr>
              <w:fldChar w:fldCharType="separate"/>
            </w:r>
            <w:r>
              <w:rPr>
                <w:noProof/>
                <w:webHidden/>
              </w:rPr>
              <w:t>5</w:t>
            </w:r>
            <w:r>
              <w:rPr>
                <w:noProof/>
                <w:webHidden/>
              </w:rPr>
              <w:fldChar w:fldCharType="end"/>
            </w:r>
          </w:hyperlink>
        </w:p>
        <w:p w14:paraId="59ABA535" w14:textId="7173A34E" w:rsidR="007730F0" w:rsidRDefault="007730F0">
          <w:pPr>
            <w:pStyle w:val="TOC2"/>
            <w:tabs>
              <w:tab w:val="right" w:leader="dot" w:pos="9016"/>
            </w:tabs>
            <w:rPr>
              <w:rFonts w:eastAsiaTheme="minorEastAsia"/>
              <w:noProof/>
              <w:sz w:val="24"/>
              <w:szCs w:val="24"/>
              <w:lang w:eastAsia="en-GB"/>
            </w:rPr>
          </w:pPr>
          <w:hyperlink w:anchor="_Toc194662713" w:history="1">
            <w:r w:rsidRPr="005B7AD2">
              <w:rPr>
                <w:rStyle w:val="Hyperlink"/>
                <w:noProof/>
              </w:rPr>
              <w:t>Importance of AI and Deep Learning in Prostate Cancer Imaging</w:t>
            </w:r>
            <w:r>
              <w:rPr>
                <w:noProof/>
                <w:webHidden/>
              </w:rPr>
              <w:tab/>
            </w:r>
            <w:r>
              <w:rPr>
                <w:noProof/>
                <w:webHidden/>
              </w:rPr>
              <w:fldChar w:fldCharType="begin"/>
            </w:r>
            <w:r>
              <w:rPr>
                <w:noProof/>
                <w:webHidden/>
              </w:rPr>
              <w:instrText xml:space="preserve"> PAGEREF _Toc194662713 \h </w:instrText>
            </w:r>
            <w:r>
              <w:rPr>
                <w:noProof/>
                <w:webHidden/>
              </w:rPr>
            </w:r>
            <w:r>
              <w:rPr>
                <w:noProof/>
                <w:webHidden/>
              </w:rPr>
              <w:fldChar w:fldCharType="separate"/>
            </w:r>
            <w:r>
              <w:rPr>
                <w:noProof/>
                <w:webHidden/>
              </w:rPr>
              <w:t>5</w:t>
            </w:r>
            <w:r>
              <w:rPr>
                <w:noProof/>
                <w:webHidden/>
              </w:rPr>
              <w:fldChar w:fldCharType="end"/>
            </w:r>
          </w:hyperlink>
        </w:p>
        <w:p w14:paraId="28EDBFD7" w14:textId="7272AC23" w:rsidR="007730F0" w:rsidRDefault="007730F0">
          <w:pPr>
            <w:pStyle w:val="TOC2"/>
            <w:tabs>
              <w:tab w:val="right" w:leader="dot" w:pos="9016"/>
            </w:tabs>
            <w:rPr>
              <w:rFonts w:eastAsiaTheme="minorEastAsia"/>
              <w:noProof/>
              <w:sz w:val="24"/>
              <w:szCs w:val="24"/>
              <w:lang w:eastAsia="en-GB"/>
            </w:rPr>
          </w:pPr>
          <w:hyperlink w:anchor="_Toc194662714" w:history="1">
            <w:r w:rsidRPr="005B7AD2">
              <w:rPr>
                <w:rStyle w:val="Hyperlink"/>
                <w:noProof/>
              </w:rPr>
              <w:t>Challenges in Prostate Cancer Detection</w:t>
            </w:r>
            <w:r>
              <w:rPr>
                <w:noProof/>
                <w:webHidden/>
              </w:rPr>
              <w:tab/>
            </w:r>
            <w:r>
              <w:rPr>
                <w:noProof/>
                <w:webHidden/>
              </w:rPr>
              <w:fldChar w:fldCharType="begin"/>
            </w:r>
            <w:r>
              <w:rPr>
                <w:noProof/>
                <w:webHidden/>
              </w:rPr>
              <w:instrText xml:space="preserve"> PAGEREF _Toc194662714 \h </w:instrText>
            </w:r>
            <w:r>
              <w:rPr>
                <w:noProof/>
                <w:webHidden/>
              </w:rPr>
            </w:r>
            <w:r>
              <w:rPr>
                <w:noProof/>
                <w:webHidden/>
              </w:rPr>
              <w:fldChar w:fldCharType="separate"/>
            </w:r>
            <w:r>
              <w:rPr>
                <w:noProof/>
                <w:webHidden/>
              </w:rPr>
              <w:t>8</w:t>
            </w:r>
            <w:r>
              <w:rPr>
                <w:noProof/>
                <w:webHidden/>
              </w:rPr>
              <w:fldChar w:fldCharType="end"/>
            </w:r>
          </w:hyperlink>
        </w:p>
        <w:p w14:paraId="43E56FED" w14:textId="364E3B7D" w:rsidR="007730F0" w:rsidRDefault="007730F0">
          <w:pPr>
            <w:pStyle w:val="TOC2"/>
            <w:tabs>
              <w:tab w:val="right" w:leader="dot" w:pos="9016"/>
            </w:tabs>
            <w:rPr>
              <w:rFonts w:eastAsiaTheme="minorEastAsia"/>
              <w:noProof/>
              <w:sz w:val="24"/>
              <w:szCs w:val="24"/>
              <w:lang w:eastAsia="en-GB"/>
            </w:rPr>
          </w:pPr>
          <w:hyperlink w:anchor="_Toc194662715" w:history="1">
            <w:r w:rsidRPr="005B7AD2">
              <w:rPr>
                <w:rStyle w:val="Hyperlink"/>
                <w:noProof/>
              </w:rPr>
              <w:t>Research Questions and Objectives</w:t>
            </w:r>
            <w:r>
              <w:rPr>
                <w:noProof/>
                <w:webHidden/>
              </w:rPr>
              <w:tab/>
            </w:r>
            <w:r>
              <w:rPr>
                <w:noProof/>
                <w:webHidden/>
              </w:rPr>
              <w:fldChar w:fldCharType="begin"/>
            </w:r>
            <w:r>
              <w:rPr>
                <w:noProof/>
                <w:webHidden/>
              </w:rPr>
              <w:instrText xml:space="preserve"> PAGEREF _Toc194662715 \h </w:instrText>
            </w:r>
            <w:r>
              <w:rPr>
                <w:noProof/>
                <w:webHidden/>
              </w:rPr>
            </w:r>
            <w:r>
              <w:rPr>
                <w:noProof/>
                <w:webHidden/>
              </w:rPr>
              <w:fldChar w:fldCharType="separate"/>
            </w:r>
            <w:r>
              <w:rPr>
                <w:noProof/>
                <w:webHidden/>
              </w:rPr>
              <w:t>9</w:t>
            </w:r>
            <w:r>
              <w:rPr>
                <w:noProof/>
                <w:webHidden/>
              </w:rPr>
              <w:fldChar w:fldCharType="end"/>
            </w:r>
          </w:hyperlink>
        </w:p>
        <w:p w14:paraId="5403A240" w14:textId="387EBCD8" w:rsidR="007730F0" w:rsidRDefault="007730F0">
          <w:pPr>
            <w:pStyle w:val="TOC1"/>
            <w:tabs>
              <w:tab w:val="right" w:leader="dot" w:pos="9016"/>
            </w:tabs>
            <w:rPr>
              <w:rFonts w:eastAsiaTheme="minorEastAsia"/>
              <w:noProof/>
              <w:sz w:val="24"/>
              <w:szCs w:val="24"/>
              <w:lang w:eastAsia="en-GB"/>
            </w:rPr>
          </w:pPr>
          <w:hyperlink w:anchor="_Toc194662716" w:history="1">
            <w:r w:rsidRPr="005B7AD2">
              <w:rPr>
                <w:rStyle w:val="Hyperlink"/>
                <w:noProof/>
              </w:rPr>
              <w:t>Methods and Experiments</w:t>
            </w:r>
            <w:r>
              <w:rPr>
                <w:noProof/>
                <w:webHidden/>
              </w:rPr>
              <w:tab/>
            </w:r>
            <w:r>
              <w:rPr>
                <w:noProof/>
                <w:webHidden/>
              </w:rPr>
              <w:fldChar w:fldCharType="begin"/>
            </w:r>
            <w:r>
              <w:rPr>
                <w:noProof/>
                <w:webHidden/>
              </w:rPr>
              <w:instrText xml:space="preserve"> PAGEREF _Toc194662716 \h </w:instrText>
            </w:r>
            <w:r>
              <w:rPr>
                <w:noProof/>
                <w:webHidden/>
              </w:rPr>
            </w:r>
            <w:r>
              <w:rPr>
                <w:noProof/>
                <w:webHidden/>
              </w:rPr>
              <w:fldChar w:fldCharType="separate"/>
            </w:r>
            <w:r>
              <w:rPr>
                <w:noProof/>
                <w:webHidden/>
              </w:rPr>
              <w:t>10</w:t>
            </w:r>
            <w:r>
              <w:rPr>
                <w:noProof/>
                <w:webHidden/>
              </w:rPr>
              <w:fldChar w:fldCharType="end"/>
            </w:r>
          </w:hyperlink>
        </w:p>
        <w:p w14:paraId="2A745235" w14:textId="3C9B0463" w:rsidR="007730F0" w:rsidRDefault="007730F0">
          <w:pPr>
            <w:pStyle w:val="TOC2"/>
            <w:tabs>
              <w:tab w:val="right" w:leader="dot" w:pos="9016"/>
            </w:tabs>
            <w:rPr>
              <w:rFonts w:eastAsiaTheme="minorEastAsia"/>
              <w:noProof/>
              <w:sz w:val="24"/>
              <w:szCs w:val="24"/>
              <w:lang w:eastAsia="en-GB"/>
            </w:rPr>
          </w:pPr>
          <w:hyperlink w:anchor="_Toc194662717" w:history="1">
            <w:r w:rsidRPr="005B7AD2">
              <w:rPr>
                <w:rStyle w:val="Hyperlink"/>
                <w:noProof/>
              </w:rPr>
              <w:t>Dataset and Preprocessing</w:t>
            </w:r>
            <w:r>
              <w:rPr>
                <w:noProof/>
                <w:webHidden/>
              </w:rPr>
              <w:tab/>
            </w:r>
            <w:r>
              <w:rPr>
                <w:noProof/>
                <w:webHidden/>
              </w:rPr>
              <w:fldChar w:fldCharType="begin"/>
            </w:r>
            <w:r>
              <w:rPr>
                <w:noProof/>
                <w:webHidden/>
              </w:rPr>
              <w:instrText xml:space="preserve"> PAGEREF _Toc194662717 \h </w:instrText>
            </w:r>
            <w:r>
              <w:rPr>
                <w:noProof/>
                <w:webHidden/>
              </w:rPr>
            </w:r>
            <w:r>
              <w:rPr>
                <w:noProof/>
                <w:webHidden/>
              </w:rPr>
              <w:fldChar w:fldCharType="separate"/>
            </w:r>
            <w:r>
              <w:rPr>
                <w:noProof/>
                <w:webHidden/>
              </w:rPr>
              <w:t>10</w:t>
            </w:r>
            <w:r>
              <w:rPr>
                <w:noProof/>
                <w:webHidden/>
              </w:rPr>
              <w:fldChar w:fldCharType="end"/>
            </w:r>
          </w:hyperlink>
        </w:p>
        <w:p w14:paraId="4B8296BE" w14:textId="0FACBE81" w:rsidR="007730F0" w:rsidRDefault="007730F0">
          <w:pPr>
            <w:pStyle w:val="TOC2"/>
            <w:tabs>
              <w:tab w:val="right" w:leader="dot" w:pos="9016"/>
            </w:tabs>
            <w:rPr>
              <w:rFonts w:eastAsiaTheme="minorEastAsia"/>
              <w:noProof/>
              <w:sz w:val="24"/>
              <w:szCs w:val="24"/>
              <w:lang w:eastAsia="en-GB"/>
            </w:rPr>
          </w:pPr>
          <w:hyperlink w:anchor="_Toc194662718" w:history="1">
            <w:r w:rsidRPr="005B7AD2">
              <w:rPr>
                <w:rStyle w:val="Hyperlink"/>
                <w:noProof/>
              </w:rPr>
              <w:t>Model Architecture</w:t>
            </w:r>
            <w:r>
              <w:rPr>
                <w:noProof/>
                <w:webHidden/>
              </w:rPr>
              <w:tab/>
            </w:r>
            <w:r>
              <w:rPr>
                <w:noProof/>
                <w:webHidden/>
              </w:rPr>
              <w:fldChar w:fldCharType="begin"/>
            </w:r>
            <w:r>
              <w:rPr>
                <w:noProof/>
                <w:webHidden/>
              </w:rPr>
              <w:instrText xml:space="preserve"> PAGEREF _Toc194662718 \h </w:instrText>
            </w:r>
            <w:r>
              <w:rPr>
                <w:noProof/>
                <w:webHidden/>
              </w:rPr>
            </w:r>
            <w:r>
              <w:rPr>
                <w:noProof/>
                <w:webHidden/>
              </w:rPr>
              <w:fldChar w:fldCharType="separate"/>
            </w:r>
            <w:r>
              <w:rPr>
                <w:noProof/>
                <w:webHidden/>
              </w:rPr>
              <w:t>12</w:t>
            </w:r>
            <w:r>
              <w:rPr>
                <w:noProof/>
                <w:webHidden/>
              </w:rPr>
              <w:fldChar w:fldCharType="end"/>
            </w:r>
          </w:hyperlink>
        </w:p>
        <w:p w14:paraId="6BDDC88B" w14:textId="05347797" w:rsidR="007730F0" w:rsidRDefault="007730F0">
          <w:pPr>
            <w:pStyle w:val="TOC2"/>
            <w:tabs>
              <w:tab w:val="right" w:leader="dot" w:pos="9016"/>
            </w:tabs>
            <w:rPr>
              <w:rFonts w:eastAsiaTheme="minorEastAsia"/>
              <w:noProof/>
              <w:sz w:val="24"/>
              <w:szCs w:val="24"/>
              <w:lang w:eastAsia="en-GB"/>
            </w:rPr>
          </w:pPr>
          <w:hyperlink w:anchor="_Toc194662719" w:history="1">
            <w:r w:rsidRPr="005B7AD2">
              <w:rPr>
                <w:rStyle w:val="Hyperlink"/>
                <w:noProof/>
              </w:rPr>
              <w:t>Loss Function Evaluation</w:t>
            </w:r>
            <w:r>
              <w:rPr>
                <w:noProof/>
                <w:webHidden/>
              </w:rPr>
              <w:tab/>
            </w:r>
            <w:r>
              <w:rPr>
                <w:noProof/>
                <w:webHidden/>
              </w:rPr>
              <w:fldChar w:fldCharType="begin"/>
            </w:r>
            <w:r>
              <w:rPr>
                <w:noProof/>
                <w:webHidden/>
              </w:rPr>
              <w:instrText xml:space="preserve"> PAGEREF _Toc194662719 \h </w:instrText>
            </w:r>
            <w:r>
              <w:rPr>
                <w:noProof/>
                <w:webHidden/>
              </w:rPr>
            </w:r>
            <w:r>
              <w:rPr>
                <w:noProof/>
                <w:webHidden/>
              </w:rPr>
              <w:fldChar w:fldCharType="separate"/>
            </w:r>
            <w:r>
              <w:rPr>
                <w:noProof/>
                <w:webHidden/>
              </w:rPr>
              <w:t>13</w:t>
            </w:r>
            <w:r>
              <w:rPr>
                <w:noProof/>
                <w:webHidden/>
              </w:rPr>
              <w:fldChar w:fldCharType="end"/>
            </w:r>
          </w:hyperlink>
        </w:p>
        <w:p w14:paraId="36636E50" w14:textId="0829A599" w:rsidR="007730F0" w:rsidRDefault="007730F0">
          <w:pPr>
            <w:pStyle w:val="TOC2"/>
            <w:tabs>
              <w:tab w:val="right" w:leader="dot" w:pos="9016"/>
            </w:tabs>
            <w:rPr>
              <w:rFonts w:eastAsiaTheme="minorEastAsia"/>
              <w:noProof/>
              <w:sz w:val="24"/>
              <w:szCs w:val="24"/>
              <w:lang w:eastAsia="en-GB"/>
            </w:rPr>
          </w:pPr>
          <w:hyperlink w:anchor="_Toc194662720" w:history="1">
            <w:r w:rsidRPr="005B7AD2">
              <w:rPr>
                <w:rStyle w:val="Hyperlink"/>
                <w:noProof/>
              </w:rPr>
              <w:t>Model Training and Evaluation</w:t>
            </w:r>
            <w:r>
              <w:rPr>
                <w:noProof/>
                <w:webHidden/>
              </w:rPr>
              <w:tab/>
            </w:r>
            <w:r>
              <w:rPr>
                <w:noProof/>
                <w:webHidden/>
              </w:rPr>
              <w:fldChar w:fldCharType="begin"/>
            </w:r>
            <w:r>
              <w:rPr>
                <w:noProof/>
                <w:webHidden/>
              </w:rPr>
              <w:instrText xml:space="preserve"> PAGEREF _Toc194662720 \h </w:instrText>
            </w:r>
            <w:r>
              <w:rPr>
                <w:noProof/>
                <w:webHidden/>
              </w:rPr>
            </w:r>
            <w:r>
              <w:rPr>
                <w:noProof/>
                <w:webHidden/>
              </w:rPr>
              <w:fldChar w:fldCharType="separate"/>
            </w:r>
            <w:r>
              <w:rPr>
                <w:noProof/>
                <w:webHidden/>
              </w:rPr>
              <w:t>14</w:t>
            </w:r>
            <w:r>
              <w:rPr>
                <w:noProof/>
                <w:webHidden/>
              </w:rPr>
              <w:fldChar w:fldCharType="end"/>
            </w:r>
          </w:hyperlink>
        </w:p>
        <w:p w14:paraId="1F8BC99B" w14:textId="266BFE87" w:rsidR="007730F0" w:rsidRDefault="007730F0">
          <w:pPr>
            <w:pStyle w:val="TOC1"/>
            <w:tabs>
              <w:tab w:val="right" w:leader="dot" w:pos="9016"/>
            </w:tabs>
            <w:rPr>
              <w:rFonts w:eastAsiaTheme="minorEastAsia"/>
              <w:noProof/>
              <w:sz w:val="24"/>
              <w:szCs w:val="24"/>
              <w:lang w:eastAsia="en-GB"/>
            </w:rPr>
          </w:pPr>
          <w:hyperlink w:anchor="_Toc194662721" w:history="1">
            <w:r w:rsidRPr="005B7AD2">
              <w:rPr>
                <w:rStyle w:val="Hyperlink"/>
                <w:noProof/>
              </w:rPr>
              <w:t>Results</w:t>
            </w:r>
            <w:r>
              <w:rPr>
                <w:noProof/>
                <w:webHidden/>
              </w:rPr>
              <w:tab/>
            </w:r>
            <w:r>
              <w:rPr>
                <w:noProof/>
                <w:webHidden/>
              </w:rPr>
              <w:fldChar w:fldCharType="begin"/>
            </w:r>
            <w:r>
              <w:rPr>
                <w:noProof/>
                <w:webHidden/>
              </w:rPr>
              <w:instrText xml:space="preserve"> PAGEREF _Toc194662721 \h </w:instrText>
            </w:r>
            <w:r>
              <w:rPr>
                <w:noProof/>
                <w:webHidden/>
              </w:rPr>
            </w:r>
            <w:r>
              <w:rPr>
                <w:noProof/>
                <w:webHidden/>
              </w:rPr>
              <w:fldChar w:fldCharType="separate"/>
            </w:r>
            <w:r>
              <w:rPr>
                <w:noProof/>
                <w:webHidden/>
              </w:rPr>
              <w:t>16</w:t>
            </w:r>
            <w:r>
              <w:rPr>
                <w:noProof/>
                <w:webHidden/>
              </w:rPr>
              <w:fldChar w:fldCharType="end"/>
            </w:r>
          </w:hyperlink>
        </w:p>
        <w:p w14:paraId="50C21148" w14:textId="0A3291F1" w:rsidR="007730F0" w:rsidRDefault="007730F0">
          <w:pPr>
            <w:pStyle w:val="TOC2"/>
            <w:tabs>
              <w:tab w:val="right" w:leader="dot" w:pos="9016"/>
            </w:tabs>
            <w:rPr>
              <w:rFonts w:eastAsiaTheme="minorEastAsia"/>
              <w:noProof/>
              <w:sz w:val="24"/>
              <w:szCs w:val="24"/>
              <w:lang w:eastAsia="en-GB"/>
            </w:rPr>
          </w:pPr>
          <w:hyperlink w:anchor="_Toc194662722" w:history="1">
            <w:r w:rsidRPr="005B7AD2">
              <w:rPr>
                <w:rStyle w:val="Hyperlink"/>
                <w:noProof/>
              </w:rPr>
              <w:t>Quantitative and Qualitative Results</w:t>
            </w:r>
            <w:r>
              <w:rPr>
                <w:noProof/>
                <w:webHidden/>
              </w:rPr>
              <w:tab/>
            </w:r>
            <w:r>
              <w:rPr>
                <w:noProof/>
                <w:webHidden/>
              </w:rPr>
              <w:fldChar w:fldCharType="begin"/>
            </w:r>
            <w:r>
              <w:rPr>
                <w:noProof/>
                <w:webHidden/>
              </w:rPr>
              <w:instrText xml:space="preserve"> PAGEREF _Toc194662722 \h </w:instrText>
            </w:r>
            <w:r>
              <w:rPr>
                <w:noProof/>
                <w:webHidden/>
              </w:rPr>
            </w:r>
            <w:r>
              <w:rPr>
                <w:noProof/>
                <w:webHidden/>
              </w:rPr>
              <w:fldChar w:fldCharType="separate"/>
            </w:r>
            <w:r>
              <w:rPr>
                <w:noProof/>
                <w:webHidden/>
              </w:rPr>
              <w:t>16</w:t>
            </w:r>
            <w:r>
              <w:rPr>
                <w:noProof/>
                <w:webHidden/>
              </w:rPr>
              <w:fldChar w:fldCharType="end"/>
            </w:r>
          </w:hyperlink>
        </w:p>
        <w:p w14:paraId="401DC60E" w14:textId="1BD75FC2" w:rsidR="007730F0" w:rsidRDefault="007730F0">
          <w:pPr>
            <w:pStyle w:val="TOC1"/>
            <w:tabs>
              <w:tab w:val="right" w:leader="dot" w:pos="9016"/>
            </w:tabs>
            <w:rPr>
              <w:rFonts w:eastAsiaTheme="minorEastAsia"/>
              <w:noProof/>
              <w:sz w:val="24"/>
              <w:szCs w:val="24"/>
              <w:lang w:eastAsia="en-GB"/>
            </w:rPr>
          </w:pPr>
          <w:hyperlink w:anchor="_Toc194662723" w:history="1">
            <w:r w:rsidRPr="005B7AD2">
              <w:rPr>
                <w:rStyle w:val="Hyperlink"/>
                <w:noProof/>
              </w:rPr>
              <w:t>Discussion</w:t>
            </w:r>
            <w:r>
              <w:rPr>
                <w:noProof/>
                <w:webHidden/>
              </w:rPr>
              <w:tab/>
            </w:r>
            <w:r>
              <w:rPr>
                <w:noProof/>
                <w:webHidden/>
              </w:rPr>
              <w:fldChar w:fldCharType="begin"/>
            </w:r>
            <w:r>
              <w:rPr>
                <w:noProof/>
                <w:webHidden/>
              </w:rPr>
              <w:instrText xml:space="preserve"> PAGEREF _Toc194662723 \h </w:instrText>
            </w:r>
            <w:r>
              <w:rPr>
                <w:noProof/>
                <w:webHidden/>
              </w:rPr>
            </w:r>
            <w:r>
              <w:rPr>
                <w:noProof/>
                <w:webHidden/>
              </w:rPr>
              <w:fldChar w:fldCharType="separate"/>
            </w:r>
            <w:r>
              <w:rPr>
                <w:noProof/>
                <w:webHidden/>
              </w:rPr>
              <w:t>18</w:t>
            </w:r>
            <w:r>
              <w:rPr>
                <w:noProof/>
                <w:webHidden/>
              </w:rPr>
              <w:fldChar w:fldCharType="end"/>
            </w:r>
          </w:hyperlink>
        </w:p>
        <w:p w14:paraId="5143EB30" w14:textId="489DF15F" w:rsidR="007730F0" w:rsidRDefault="007730F0">
          <w:pPr>
            <w:pStyle w:val="TOC2"/>
            <w:tabs>
              <w:tab w:val="right" w:leader="dot" w:pos="9016"/>
            </w:tabs>
            <w:rPr>
              <w:rFonts w:eastAsiaTheme="minorEastAsia"/>
              <w:noProof/>
              <w:sz w:val="24"/>
              <w:szCs w:val="24"/>
              <w:lang w:eastAsia="en-GB"/>
            </w:rPr>
          </w:pPr>
          <w:hyperlink w:anchor="_Toc194662724" w:history="1">
            <w:r w:rsidRPr="005B7AD2">
              <w:rPr>
                <w:rStyle w:val="Hyperlink"/>
                <w:noProof/>
              </w:rPr>
              <w:t>Key Findings</w:t>
            </w:r>
            <w:r>
              <w:rPr>
                <w:noProof/>
                <w:webHidden/>
              </w:rPr>
              <w:tab/>
            </w:r>
            <w:r>
              <w:rPr>
                <w:noProof/>
                <w:webHidden/>
              </w:rPr>
              <w:fldChar w:fldCharType="begin"/>
            </w:r>
            <w:r>
              <w:rPr>
                <w:noProof/>
                <w:webHidden/>
              </w:rPr>
              <w:instrText xml:space="preserve"> PAGEREF _Toc194662724 \h </w:instrText>
            </w:r>
            <w:r>
              <w:rPr>
                <w:noProof/>
                <w:webHidden/>
              </w:rPr>
            </w:r>
            <w:r>
              <w:rPr>
                <w:noProof/>
                <w:webHidden/>
              </w:rPr>
              <w:fldChar w:fldCharType="separate"/>
            </w:r>
            <w:r>
              <w:rPr>
                <w:noProof/>
                <w:webHidden/>
              </w:rPr>
              <w:t>18</w:t>
            </w:r>
            <w:r>
              <w:rPr>
                <w:noProof/>
                <w:webHidden/>
              </w:rPr>
              <w:fldChar w:fldCharType="end"/>
            </w:r>
          </w:hyperlink>
        </w:p>
        <w:p w14:paraId="35A2840E" w14:textId="1C211213" w:rsidR="007730F0" w:rsidRDefault="007730F0">
          <w:pPr>
            <w:pStyle w:val="TOC2"/>
            <w:tabs>
              <w:tab w:val="right" w:leader="dot" w:pos="9016"/>
            </w:tabs>
            <w:rPr>
              <w:rFonts w:eastAsiaTheme="minorEastAsia"/>
              <w:noProof/>
              <w:sz w:val="24"/>
              <w:szCs w:val="24"/>
              <w:lang w:eastAsia="en-GB"/>
            </w:rPr>
          </w:pPr>
          <w:hyperlink w:anchor="_Toc194662725" w:history="1">
            <w:r w:rsidRPr="005B7AD2">
              <w:rPr>
                <w:rStyle w:val="Hyperlink"/>
                <w:noProof/>
              </w:rPr>
              <w:t>Clinical Relevance</w:t>
            </w:r>
            <w:r>
              <w:rPr>
                <w:noProof/>
                <w:webHidden/>
              </w:rPr>
              <w:tab/>
            </w:r>
            <w:r>
              <w:rPr>
                <w:noProof/>
                <w:webHidden/>
              </w:rPr>
              <w:fldChar w:fldCharType="begin"/>
            </w:r>
            <w:r>
              <w:rPr>
                <w:noProof/>
                <w:webHidden/>
              </w:rPr>
              <w:instrText xml:space="preserve"> PAGEREF _Toc194662725 \h </w:instrText>
            </w:r>
            <w:r>
              <w:rPr>
                <w:noProof/>
                <w:webHidden/>
              </w:rPr>
            </w:r>
            <w:r>
              <w:rPr>
                <w:noProof/>
                <w:webHidden/>
              </w:rPr>
              <w:fldChar w:fldCharType="separate"/>
            </w:r>
            <w:r>
              <w:rPr>
                <w:noProof/>
                <w:webHidden/>
              </w:rPr>
              <w:t>21</w:t>
            </w:r>
            <w:r>
              <w:rPr>
                <w:noProof/>
                <w:webHidden/>
              </w:rPr>
              <w:fldChar w:fldCharType="end"/>
            </w:r>
          </w:hyperlink>
        </w:p>
        <w:p w14:paraId="36B0CAFA" w14:textId="3BB41589" w:rsidR="007730F0" w:rsidRDefault="007730F0">
          <w:pPr>
            <w:pStyle w:val="TOC2"/>
            <w:tabs>
              <w:tab w:val="right" w:leader="dot" w:pos="9016"/>
            </w:tabs>
            <w:rPr>
              <w:rFonts w:eastAsiaTheme="minorEastAsia"/>
              <w:noProof/>
              <w:sz w:val="24"/>
              <w:szCs w:val="24"/>
              <w:lang w:eastAsia="en-GB"/>
            </w:rPr>
          </w:pPr>
          <w:hyperlink w:anchor="_Toc194662726" w:history="1">
            <w:r w:rsidRPr="005B7AD2">
              <w:rPr>
                <w:rStyle w:val="Hyperlink"/>
                <w:noProof/>
              </w:rPr>
              <w:t>Limitations and Future Work</w:t>
            </w:r>
            <w:r>
              <w:rPr>
                <w:noProof/>
                <w:webHidden/>
              </w:rPr>
              <w:tab/>
            </w:r>
            <w:r>
              <w:rPr>
                <w:noProof/>
                <w:webHidden/>
              </w:rPr>
              <w:fldChar w:fldCharType="begin"/>
            </w:r>
            <w:r>
              <w:rPr>
                <w:noProof/>
                <w:webHidden/>
              </w:rPr>
              <w:instrText xml:space="preserve"> PAGEREF _Toc194662726 \h </w:instrText>
            </w:r>
            <w:r>
              <w:rPr>
                <w:noProof/>
                <w:webHidden/>
              </w:rPr>
            </w:r>
            <w:r>
              <w:rPr>
                <w:noProof/>
                <w:webHidden/>
              </w:rPr>
              <w:fldChar w:fldCharType="separate"/>
            </w:r>
            <w:r>
              <w:rPr>
                <w:noProof/>
                <w:webHidden/>
              </w:rPr>
              <w:t>21</w:t>
            </w:r>
            <w:r>
              <w:rPr>
                <w:noProof/>
                <w:webHidden/>
              </w:rPr>
              <w:fldChar w:fldCharType="end"/>
            </w:r>
          </w:hyperlink>
        </w:p>
        <w:p w14:paraId="3767B402" w14:textId="733547B9" w:rsidR="007730F0" w:rsidRDefault="007730F0">
          <w:pPr>
            <w:pStyle w:val="TOC1"/>
            <w:tabs>
              <w:tab w:val="right" w:leader="dot" w:pos="9016"/>
            </w:tabs>
            <w:rPr>
              <w:rFonts w:eastAsiaTheme="minorEastAsia"/>
              <w:noProof/>
              <w:sz w:val="24"/>
              <w:szCs w:val="24"/>
              <w:lang w:eastAsia="en-GB"/>
            </w:rPr>
          </w:pPr>
          <w:hyperlink w:anchor="_Toc194662727" w:history="1">
            <w:r w:rsidRPr="005B7AD2">
              <w:rPr>
                <w:rStyle w:val="Hyperlink"/>
                <w:noProof/>
              </w:rPr>
              <w:t>Conclusion</w:t>
            </w:r>
            <w:r>
              <w:rPr>
                <w:noProof/>
                <w:webHidden/>
              </w:rPr>
              <w:tab/>
            </w:r>
            <w:r>
              <w:rPr>
                <w:noProof/>
                <w:webHidden/>
              </w:rPr>
              <w:fldChar w:fldCharType="begin"/>
            </w:r>
            <w:r>
              <w:rPr>
                <w:noProof/>
                <w:webHidden/>
              </w:rPr>
              <w:instrText xml:space="preserve"> PAGEREF _Toc194662727 \h </w:instrText>
            </w:r>
            <w:r>
              <w:rPr>
                <w:noProof/>
                <w:webHidden/>
              </w:rPr>
            </w:r>
            <w:r>
              <w:rPr>
                <w:noProof/>
                <w:webHidden/>
              </w:rPr>
              <w:fldChar w:fldCharType="separate"/>
            </w:r>
            <w:r>
              <w:rPr>
                <w:noProof/>
                <w:webHidden/>
              </w:rPr>
              <w:t>23</w:t>
            </w:r>
            <w:r>
              <w:rPr>
                <w:noProof/>
                <w:webHidden/>
              </w:rPr>
              <w:fldChar w:fldCharType="end"/>
            </w:r>
          </w:hyperlink>
        </w:p>
        <w:p w14:paraId="20718CBE" w14:textId="7E840724" w:rsidR="007730F0" w:rsidRDefault="007730F0">
          <w:pPr>
            <w:pStyle w:val="TOC1"/>
            <w:tabs>
              <w:tab w:val="right" w:leader="dot" w:pos="9016"/>
            </w:tabs>
            <w:rPr>
              <w:rFonts w:eastAsiaTheme="minorEastAsia"/>
              <w:noProof/>
              <w:sz w:val="24"/>
              <w:szCs w:val="24"/>
              <w:lang w:eastAsia="en-GB"/>
            </w:rPr>
          </w:pPr>
          <w:hyperlink w:anchor="_Toc194662728" w:history="1">
            <w:r w:rsidRPr="005B7AD2">
              <w:rPr>
                <w:rStyle w:val="Hyperlink"/>
                <w:noProof/>
              </w:rPr>
              <w:t>Statement of Student Contribution</w:t>
            </w:r>
            <w:r>
              <w:rPr>
                <w:noProof/>
                <w:webHidden/>
              </w:rPr>
              <w:tab/>
            </w:r>
            <w:r>
              <w:rPr>
                <w:noProof/>
                <w:webHidden/>
              </w:rPr>
              <w:fldChar w:fldCharType="begin"/>
            </w:r>
            <w:r>
              <w:rPr>
                <w:noProof/>
                <w:webHidden/>
              </w:rPr>
              <w:instrText xml:space="preserve"> PAGEREF _Toc194662728 \h </w:instrText>
            </w:r>
            <w:r>
              <w:rPr>
                <w:noProof/>
                <w:webHidden/>
              </w:rPr>
            </w:r>
            <w:r>
              <w:rPr>
                <w:noProof/>
                <w:webHidden/>
              </w:rPr>
              <w:fldChar w:fldCharType="separate"/>
            </w:r>
            <w:r>
              <w:rPr>
                <w:noProof/>
                <w:webHidden/>
              </w:rPr>
              <w:t>24</w:t>
            </w:r>
            <w:r>
              <w:rPr>
                <w:noProof/>
                <w:webHidden/>
              </w:rPr>
              <w:fldChar w:fldCharType="end"/>
            </w:r>
          </w:hyperlink>
        </w:p>
        <w:p w14:paraId="3F310A99" w14:textId="39131A5F" w:rsidR="007730F0" w:rsidRDefault="007730F0">
          <w:pPr>
            <w:pStyle w:val="TOC1"/>
            <w:tabs>
              <w:tab w:val="right" w:leader="dot" w:pos="9016"/>
            </w:tabs>
            <w:rPr>
              <w:rFonts w:eastAsiaTheme="minorEastAsia"/>
              <w:noProof/>
              <w:sz w:val="24"/>
              <w:szCs w:val="24"/>
              <w:lang w:eastAsia="en-GB"/>
            </w:rPr>
          </w:pPr>
          <w:hyperlink w:anchor="_Toc194662729" w:history="1">
            <w:r w:rsidRPr="005B7AD2">
              <w:rPr>
                <w:rStyle w:val="Hyperlink"/>
                <w:noProof/>
              </w:rPr>
              <w:t>References</w:t>
            </w:r>
            <w:r>
              <w:rPr>
                <w:noProof/>
                <w:webHidden/>
              </w:rPr>
              <w:tab/>
            </w:r>
            <w:r>
              <w:rPr>
                <w:noProof/>
                <w:webHidden/>
              </w:rPr>
              <w:fldChar w:fldCharType="begin"/>
            </w:r>
            <w:r>
              <w:rPr>
                <w:noProof/>
                <w:webHidden/>
              </w:rPr>
              <w:instrText xml:space="preserve"> PAGEREF _Toc194662729 \h </w:instrText>
            </w:r>
            <w:r>
              <w:rPr>
                <w:noProof/>
                <w:webHidden/>
              </w:rPr>
            </w:r>
            <w:r>
              <w:rPr>
                <w:noProof/>
                <w:webHidden/>
              </w:rPr>
              <w:fldChar w:fldCharType="separate"/>
            </w:r>
            <w:r>
              <w:rPr>
                <w:noProof/>
                <w:webHidden/>
              </w:rPr>
              <w:t>24</w:t>
            </w:r>
            <w:r>
              <w:rPr>
                <w:noProof/>
                <w:webHidden/>
              </w:rPr>
              <w:fldChar w:fldCharType="end"/>
            </w:r>
          </w:hyperlink>
        </w:p>
        <w:p w14:paraId="5770648D" w14:textId="04EB81F8" w:rsidR="007730F0" w:rsidRDefault="007730F0">
          <w:pPr>
            <w:pStyle w:val="TOC1"/>
            <w:tabs>
              <w:tab w:val="right" w:leader="dot" w:pos="9016"/>
            </w:tabs>
            <w:rPr>
              <w:rFonts w:eastAsiaTheme="minorEastAsia"/>
              <w:noProof/>
              <w:sz w:val="24"/>
              <w:szCs w:val="24"/>
              <w:lang w:eastAsia="en-GB"/>
            </w:rPr>
          </w:pPr>
          <w:hyperlink w:anchor="_Toc194662730" w:history="1">
            <w:r w:rsidRPr="005B7AD2">
              <w:rPr>
                <w:rStyle w:val="Hyperlink"/>
                <w:noProof/>
              </w:rPr>
              <w:t>Acknowledgements</w:t>
            </w:r>
            <w:r>
              <w:rPr>
                <w:noProof/>
                <w:webHidden/>
              </w:rPr>
              <w:tab/>
            </w:r>
            <w:r>
              <w:rPr>
                <w:noProof/>
                <w:webHidden/>
              </w:rPr>
              <w:fldChar w:fldCharType="begin"/>
            </w:r>
            <w:r>
              <w:rPr>
                <w:noProof/>
                <w:webHidden/>
              </w:rPr>
              <w:instrText xml:space="preserve"> PAGEREF _Toc194662730 \h </w:instrText>
            </w:r>
            <w:r>
              <w:rPr>
                <w:noProof/>
                <w:webHidden/>
              </w:rPr>
            </w:r>
            <w:r>
              <w:rPr>
                <w:noProof/>
                <w:webHidden/>
              </w:rPr>
              <w:fldChar w:fldCharType="separate"/>
            </w:r>
            <w:r>
              <w:rPr>
                <w:noProof/>
                <w:webHidden/>
              </w:rPr>
              <w:t>31</w:t>
            </w:r>
            <w:r>
              <w:rPr>
                <w:noProof/>
                <w:webHidden/>
              </w:rPr>
              <w:fldChar w:fldCharType="end"/>
            </w:r>
          </w:hyperlink>
        </w:p>
        <w:p w14:paraId="7D36281D" w14:textId="0DCE4E51" w:rsidR="00AA4660" w:rsidRPr="00104505" w:rsidRDefault="00AA4660">
          <w:pPr>
            <w:rPr>
              <w:sz w:val="24"/>
              <w:szCs w:val="24"/>
            </w:rPr>
          </w:pPr>
          <w:r w:rsidRPr="00104505">
            <w:rPr>
              <w:b/>
              <w:bCs/>
              <w:sz w:val="24"/>
              <w:szCs w:val="24"/>
            </w:rPr>
            <w:fldChar w:fldCharType="end"/>
          </w:r>
        </w:p>
      </w:sdtContent>
    </w:sdt>
    <w:p w14:paraId="22FA62B8" w14:textId="77777777" w:rsidR="00AA4660" w:rsidRPr="00104505" w:rsidRDefault="00AA4660" w:rsidP="00AA4660">
      <w:pPr>
        <w:rPr>
          <w:sz w:val="24"/>
          <w:szCs w:val="24"/>
        </w:rPr>
      </w:pPr>
    </w:p>
    <w:p w14:paraId="62ECD180" w14:textId="77777777" w:rsidR="00AA4660" w:rsidRPr="00104505" w:rsidRDefault="00AA4660" w:rsidP="00AA4660">
      <w:pPr>
        <w:rPr>
          <w:sz w:val="24"/>
          <w:szCs w:val="24"/>
        </w:rPr>
      </w:pPr>
    </w:p>
    <w:p w14:paraId="2C4BACB0" w14:textId="77777777" w:rsidR="00AA4660" w:rsidRPr="00104505" w:rsidRDefault="00AA4660" w:rsidP="00AA4660">
      <w:pPr>
        <w:rPr>
          <w:sz w:val="24"/>
          <w:szCs w:val="24"/>
        </w:rPr>
      </w:pPr>
    </w:p>
    <w:p w14:paraId="6C5B7199" w14:textId="77777777" w:rsidR="00C52382" w:rsidRPr="00104505" w:rsidRDefault="00C52382" w:rsidP="00B804C5">
      <w:pPr>
        <w:pStyle w:val="Heading1"/>
        <w:rPr>
          <w:sz w:val="24"/>
          <w:szCs w:val="24"/>
        </w:rPr>
      </w:pPr>
    </w:p>
    <w:p w14:paraId="7CA7ACD5" w14:textId="77777777" w:rsidR="00A23231" w:rsidRDefault="00A23231" w:rsidP="000B6793">
      <w:pPr>
        <w:pStyle w:val="Heading1"/>
      </w:pPr>
      <w:bookmarkStart w:id="28" w:name="_Toc194662709"/>
    </w:p>
    <w:p w14:paraId="39E99231" w14:textId="77777777" w:rsidR="00A23231" w:rsidRPr="00A23231" w:rsidRDefault="00A23231" w:rsidP="00A23231"/>
    <w:p w14:paraId="50A99842" w14:textId="594D1190" w:rsidR="00B804C5" w:rsidRPr="00104505" w:rsidRDefault="00AA6830" w:rsidP="000B6793">
      <w:pPr>
        <w:pStyle w:val="Heading1"/>
      </w:pPr>
      <w:r w:rsidRPr="000B6793">
        <w:lastRenderedPageBreak/>
        <w:t>Abstract</w:t>
      </w:r>
      <w:bookmarkEnd w:id="28"/>
    </w:p>
    <w:p w14:paraId="204BEB25" w14:textId="5D72F1CC" w:rsidR="004A1C3F" w:rsidRPr="007730F0" w:rsidRDefault="004A1C3F" w:rsidP="00A5665F">
      <w:pPr>
        <w:rPr>
          <w:sz w:val="24"/>
          <w:szCs w:val="24"/>
          <w:u w:val="single"/>
        </w:rPr>
      </w:pPr>
      <w:r w:rsidRPr="00104505">
        <w:rPr>
          <w:sz w:val="24"/>
          <w:szCs w:val="24"/>
          <w:u w:val="single"/>
        </w:rPr>
        <w:t>Background:</w:t>
      </w:r>
      <w:r w:rsidR="007730F0">
        <w:rPr>
          <w:sz w:val="24"/>
          <w:szCs w:val="24"/>
          <w:u w:val="single"/>
        </w:rPr>
        <w:t xml:space="preserve"> </w:t>
      </w:r>
      <w:r w:rsidR="004E3314" w:rsidRPr="00104505">
        <w:rPr>
          <w:sz w:val="24"/>
          <w:szCs w:val="24"/>
        </w:rPr>
        <w:t>Prostate cancer is one of the most common cancers i</w:t>
      </w:r>
      <w:r w:rsidR="00141E94" w:rsidRPr="00104505">
        <w:rPr>
          <w:sz w:val="24"/>
          <w:szCs w:val="24"/>
        </w:rPr>
        <w:t>n men worldwide</w:t>
      </w:r>
      <w:r w:rsidR="00566E47" w:rsidRPr="00104505">
        <w:rPr>
          <w:sz w:val="24"/>
          <w:szCs w:val="24"/>
        </w:rPr>
        <w:t xml:space="preserve"> </w:t>
      </w:r>
      <w:sdt>
        <w:sdtPr>
          <w:rPr>
            <w:color w:val="000000"/>
            <w:sz w:val="24"/>
            <w:szCs w:val="24"/>
          </w:rPr>
          <w:tag w:val="MENDELEY_CITATION_v3_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"/>
          <w:id w:val="-1099178466"/>
          <w:placeholder>
            <w:docPart w:val="DefaultPlaceholder_-1854013440"/>
          </w:placeholder>
        </w:sdtPr>
        <w:sdtContent>
          <w:r w:rsidR="00281F0F" w:rsidRPr="00281F0F">
            <w:rPr>
              <w:rFonts w:eastAsia="Times New Roman"/>
              <w:color w:val="000000"/>
              <w:sz w:val="24"/>
            </w:rPr>
            <w:t>(</w:t>
          </w:r>
          <w:r w:rsidR="00281F0F" w:rsidRPr="00281F0F">
            <w:rPr>
              <w:rFonts w:eastAsia="Times New Roman"/>
              <w:i/>
              <w:iCs/>
              <w:color w:val="000000"/>
              <w:sz w:val="24"/>
            </w:rPr>
            <w:t>Cancer in Men: Prostate Cancer Is #1 for 118 Countries Globally</w:t>
          </w:r>
          <w:r w:rsidR="00281F0F" w:rsidRPr="00281F0F">
            <w:rPr>
              <w:rFonts w:eastAsia="Times New Roman"/>
              <w:color w:val="000000"/>
              <w:sz w:val="24"/>
            </w:rPr>
            <w:t>, n.d.)</w:t>
          </w:r>
        </w:sdtContent>
      </w:sdt>
      <w:r w:rsidR="00141E94" w:rsidRPr="00104505">
        <w:rPr>
          <w:sz w:val="24"/>
          <w:szCs w:val="24"/>
        </w:rPr>
        <w:t xml:space="preserve">. </w:t>
      </w:r>
      <w:r w:rsidR="008A61A5" w:rsidRPr="00104505">
        <w:rPr>
          <w:sz w:val="24"/>
          <w:szCs w:val="24"/>
        </w:rPr>
        <w:t>However, t</w:t>
      </w:r>
      <w:r w:rsidR="00342A16" w:rsidRPr="00104505">
        <w:rPr>
          <w:sz w:val="24"/>
          <w:szCs w:val="24"/>
        </w:rPr>
        <w:t>he current screening tools are imperfect</w:t>
      </w:r>
      <w:r w:rsidR="008A61A5" w:rsidRPr="00104505">
        <w:rPr>
          <w:sz w:val="24"/>
          <w:szCs w:val="24"/>
        </w:rPr>
        <w:t>. For example</w:t>
      </w:r>
      <w:r w:rsidR="007A6455" w:rsidRPr="00104505">
        <w:rPr>
          <w:sz w:val="24"/>
          <w:szCs w:val="24"/>
        </w:rPr>
        <w:t>, PSA testing has a false-positive rate of nearly 70%</w:t>
      </w:r>
      <w:r w:rsidR="00696F75" w:rsidRPr="00104505">
        <w:rPr>
          <w:sz w:val="24"/>
          <w:szCs w:val="24"/>
        </w:rPr>
        <w:t xml:space="preserve"> </w:t>
      </w:r>
      <w:sdt>
        <w:sdtPr>
          <w:rPr>
            <w:color w:val="000000"/>
            <w:sz w:val="24"/>
            <w:szCs w:val="24"/>
          </w:rPr>
          <w:tag w:val="MENDELEY_CITATION_v3_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"/>
          <w:id w:val="384151157"/>
          <w:placeholder>
            <w:docPart w:val="DefaultPlaceholder_-1854013440"/>
          </w:placeholder>
        </w:sdtPr>
        <w:sdtContent>
          <w:r w:rsidR="00281F0F" w:rsidRPr="00281F0F">
            <w:rPr>
              <w:rFonts w:eastAsia="Times New Roman"/>
              <w:color w:val="000000"/>
              <w:sz w:val="24"/>
            </w:rPr>
            <w:t>(Group &amp; urgeinteractive, n.d.)</w:t>
          </w:r>
        </w:sdtContent>
      </w:sdt>
      <w:r w:rsidR="007A6455" w:rsidRPr="00104505">
        <w:rPr>
          <w:sz w:val="24"/>
          <w:szCs w:val="24"/>
        </w:rPr>
        <w:t>, leading to unnecessary biopsies</w:t>
      </w:r>
      <w:r w:rsidR="00B140F1" w:rsidRPr="00104505">
        <w:rPr>
          <w:sz w:val="24"/>
          <w:szCs w:val="24"/>
        </w:rPr>
        <w:t xml:space="preserve"> </w:t>
      </w:r>
      <w:sdt>
        <w:sdtPr>
          <w:rPr>
            <w:color w:val="000000"/>
            <w:sz w:val="24"/>
            <w:szCs w:val="24"/>
          </w:rPr>
          <w:tag w:val="MENDELEY_CITATION_v3_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"/>
          <w:id w:val="746452266"/>
          <w:placeholder>
            <w:docPart w:val="DefaultPlaceholder_-1854013440"/>
          </w:placeholder>
        </w:sdtPr>
        <w:sdtContent>
          <w:r w:rsidR="00281F0F" w:rsidRPr="00281F0F">
            <w:rPr>
              <w:color w:val="000000"/>
              <w:sz w:val="24"/>
              <w:szCs w:val="24"/>
            </w:rPr>
            <w:t>(Sun et al., 2023a)</w:t>
          </w:r>
        </w:sdtContent>
      </w:sdt>
      <w:r w:rsidR="007A6455" w:rsidRPr="00104505">
        <w:rPr>
          <w:sz w:val="24"/>
          <w:szCs w:val="24"/>
        </w:rPr>
        <w:t>, increased infection risk and wasted time and money.</w:t>
      </w:r>
      <w:r w:rsidR="0023173B" w:rsidRPr="00104505">
        <w:rPr>
          <w:sz w:val="24"/>
          <w:szCs w:val="24"/>
        </w:rPr>
        <w:t xml:space="preserve"> Multiparametric MRI (mpMRI) has emerged as a </w:t>
      </w:r>
      <w:r w:rsidR="00D00875" w:rsidRPr="00104505">
        <w:rPr>
          <w:sz w:val="24"/>
          <w:szCs w:val="24"/>
        </w:rPr>
        <w:t xml:space="preserve">superior </w:t>
      </w:r>
      <w:r w:rsidR="0023173B" w:rsidRPr="00104505">
        <w:rPr>
          <w:sz w:val="24"/>
          <w:szCs w:val="24"/>
        </w:rPr>
        <w:t xml:space="preserve"> </w:t>
      </w:r>
      <w:r w:rsidR="00D00875" w:rsidRPr="00104505">
        <w:rPr>
          <w:sz w:val="24"/>
          <w:szCs w:val="24"/>
        </w:rPr>
        <w:t xml:space="preserve">method </w:t>
      </w:r>
      <w:r w:rsidR="00B140F1" w:rsidRPr="00104505">
        <w:rPr>
          <w:sz w:val="24"/>
          <w:szCs w:val="24"/>
        </w:rPr>
        <w:t>of</w:t>
      </w:r>
      <w:r w:rsidR="00D00875" w:rsidRPr="00104505">
        <w:rPr>
          <w:sz w:val="24"/>
          <w:szCs w:val="24"/>
        </w:rPr>
        <w:t xml:space="preserve"> imaging over MRI</w:t>
      </w:r>
      <w:r w:rsidR="00757340" w:rsidRPr="00104505">
        <w:rPr>
          <w:sz w:val="24"/>
          <w:szCs w:val="24"/>
        </w:rPr>
        <w:t>, improving detection of clinically significant prostate tumours</w:t>
      </w:r>
      <w:r w:rsidR="002575D4" w:rsidRPr="00104505">
        <w:rPr>
          <w:sz w:val="24"/>
          <w:szCs w:val="24"/>
        </w:rPr>
        <w:t xml:space="preserve">. Yet, mpMRI interpretation is subjective and studies have shown substantial  inter-reader variability in the identification and delineation of </w:t>
      </w:r>
      <w:r w:rsidR="00BC5EC5" w:rsidRPr="00104505">
        <w:rPr>
          <w:sz w:val="24"/>
          <w:szCs w:val="24"/>
        </w:rPr>
        <w:t xml:space="preserve">prostate lesions; this variability limits </w:t>
      </w:r>
      <w:r w:rsidR="007A5137" w:rsidRPr="00104505">
        <w:rPr>
          <w:sz w:val="24"/>
          <w:szCs w:val="24"/>
        </w:rPr>
        <w:t>the</w:t>
      </w:r>
      <w:r w:rsidR="00BC5EC5" w:rsidRPr="00104505">
        <w:rPr>
          <w:sz w:val="24"/>
          <w:szCs w:val="24"/>
        </w:rPr>
        <w:t xml:space="preserve"> </w:t>
      </w:r>
      <w:r w:rsidR="007A5137" w:rsidRPr="00104505">
        <w:rPr>
          <w:sz w:val="24"/>
          <w:szCs w:val="24"/>
        </w:rPr>
        <w:t xml:space="preserve">full </w:t>
      </w:r>
      <w:r w:rsidR="00BC5EC5" w:rsidRPr="00104505">
        <w:rPr>
          <w:sz w:val="24"/>
          <w:szCs w:val="24"/>
        </w:rPr>
        <w:t>potential</w:t>
      </w:r>
      <w:r w:rsidR="007A5137" w:rsidRPr="00104505">
        <w:rPr>
          <w:sz w:val="24"/>
          <w:szCs w:val="24"/>
        </w:rPr>
        <w:t xml:space="preserve"> of mpMRI. </w:t>
      </w:r>
      <w:r w:rsidR="0058549A">
        <w:rPr>
          <w:sz w:val="24"/>
          <w:szCs w:val="24"/>
        </w:rPr>
        <w:t>T</w:t>
      </w:r>
      <w:r w:rsidR="0058549A" w:rsidRPr="0058549A">
        <w:rPr>
          <w:sz w:val="24"/>
          <w:szCs w:val="24"/>
        </w:rPr>
        <w:t>his research explores whether an automated approach to delineating prostate lesions from mpMRI images is feasible. Specifically, we investigate if a U-Net convolutional neural network model could serve as an effective tool to enhance clinical prostate cancer imaging.</w:t>
      </w:r>
    </w:p>
    <w:p w14:paraId="233E3C8C" w14:textId="55025840" w:rsidR="00C15F25" w:rsidRPr="007730F0" w:rsidRDefault="004A1C3F" w:rsidP="00A5665F">
      <w:pPr>
        <w:rPr>
          <w:sz w:val="24"/>
          <w:szCs w:val="24"/>
          <w:u w:val="single"/>
        </w:rPr>
      </w:pPr>
      <w:r w:rsidRPr="00104505">
        <w:rPr>
          <w:sz w:val="24"/>
          <w:szCs w:val="24"/>
          <w:u w:val="single"/>
        </w:rPr>
        <w:t>Methods and Results:</w:t>
      </w:r>
      <w:r w:rsidR="007730F0">
        <w:rPr>
          <w:sz w:val="24"/>
          <w:szCs w:val="24"/>
          <w:u w:val="single"/>
        </w:rPr>
        <w:t xml:space="preserve"> </w:t>
      </w:r>
      <w:r w:rsidR="007D24F8" w:rsidRPr="00104505">
        <w:rPr>
          <w:sz w:val="24"/>
          <w:szCs w:val="24"/>
        </w:rPr>
        <w:t>A</w:t>
      </w:r>
      <w:r w:rsidR="00E57316" w:rsidRPr="00104505">
        <w:rPr>
          <w:sz w:val="24"/>
          <w:szCs w:val="24"/>
        </w:rPr>
        <w:t xml:space="preserve"> </w:t>
      </w:r>
      <w:r w:rsidR="007D24F8" w:rsidRPr="00104505">
        <w:rPr>
          <w:sz w:val="24"/>
          <w:szCs w:val="24"/>
        </w:rPr>
        <w:t>3D</w:t>
      </w:r>
      <w:r w:rsidR="00E57316" w:rsidRPr="00104505">
        <w:rPr>
          <w:sz w:val="24"/>
          <w:szCs w:val="24"/>
        </w:rPr>
        <w:t xml:space="preserve"> U-Net (CNN) model </w:t>
      </w:r>
      <w:r w:rsidR="007D24F8" w:rsidRPr="00104505">
        <w:rPr>
          <w:sz w:val="24"/>
          <w:szCs w:val="24"/>
        </w:rPr>
        <w:t xml:space="preserve">was trained </w:t>
      </w:r>
      <w:r w:rsidR="00E57316" w:rsidRPr="00104505">
        <w:rPr>
          <w:sz w:val="24"/>
          <w:szCs w:val="24"/>
        </w:rPr>
        <w:t>to annotated mpMRI scans (T2-weighted, ADC, and high b-value DWI sequences) of prostate cancer patients. Model performance was evaluated with the Dice Similarity Coefficient (DSC) primarily. Segmentation performance of the U-Net showed a bimodal trend</w:t>
      </w:r>
      <w:r w:rsidR="007F0B8E" w:rsidRPr="00104505">
        <w:rPr>
          <w:sz w:val="24"/>
          <w:szCs w:val="24"/>
        </w:rPr>
        <w:t xml:space="preserve">. </w:t>
      </w:r>
      <w:r w:rsidR="00F62F3D" w:rsidRPr="00104505">
        <w:rPr>
          <w:sz w:val="24"/>
          <w:szCs w:val="24"/>
        </w:rPr>
        <w:t xml:space="preserve">Large, well-defined </w:t>
      </w:r>
      <w:r w:rsidR="008402F2" w:rsidRPr="00104505">
        <w:rPr>
          <w:sz w:val="24"/>
          <w:szCs w:val="24"/>
        </w:rPr>
        <w:t>tumours</w:t>
      </w:r>
      <w:r w:rsidR="00F62F3D" w:rsidRPr="00104505">
        <w:rPr>
          <w:sz w:val="24"/>
          <w:szCs w:val="24"/>
        </w:rPr>
        <w:t xml:space="preserve"> in the peripheral zone were often identified with moderate success (DSC around 0.5), whereas smaller, subtle, or transition-zone lesions were frequently missed (DSC ≈0.2 or even 0 for very faint foci). </w:t>
      </w:r>
      <w:r w:rsidR="002A7ECE" w:rsidRPr="00104505">
        <w:rPr>
          <w:sz w:val="24"/>
          <w:szCs w:val="24"/>
        </w:rPr>
        <w:t>On average for all test samples, mean DSC was 0.3145, but increased to approximately 0.50 after excluding  failure cases (cases when the lesion was not at all detected). This performance is comparable with the agreement range reported between multiple radiologists marking prostate lesions</w:t>
      </w:r>
      <w:r w:rsidR="00694EF1" w:rsidRPr="00104505">
        <w:rPr>
          <w:sz w:val="24"/>
          <w:szCs w:val="24"/>
        </w:rPr>
        <w:t xml:space="preserve"> </w:t>
      </w:r>
      <w:sdt>
        <w:sdtPr>
          <w:rPr>
            <w:color w:val="000000"/>
            <w:sz w:val="24"/>
            <w:szCs w:val="24"/>
          </w:rPr>
          <w:tag w:val="MENDELEY_CITATION_v3_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"/>
          <w:id w:val="-94089667"/>
          <w:placeholder>
            <w:docPart w:val="DefaultPlaceholder_-1854013440"/>
          </w:placeholder>
        </w:sdtPr>
        <w:sdtContent>
          <w:r w:rsidR="00281F0F" w:rsidRPr="00281F0F">
            <w:rPr>
              <w:color w:val="000000"/>
              <w:sz w:val="24"/>
              <w:szCs w:val="24"/>
            </w:rPr>
            <w:t>(Penzkofer, 2024)</w:t>
          </w:r>
        </w:sdtContent>
      </w:sdt>
      <w:r w:rsidR="007730F0">
        <w:rPr>
          <w:sz w:val="24"/>
          <w:szCs w:val="24"/>
        </w:rPr>
        <w:t>.</w:t>
      </w:r>
    </w:p>
    <w:p w14:paraId="0A93A246" w14:textId="046E93C8" w:rsidR="002A7ECE" w:rsidRPr="007730F0" w:rsidRDefault="00E57316" w:rsidP="00A5665F">
      <w:pPr>
        <w:rPr>
          <w:sz w:val="24"/>
          <w:szCs w:val="24"/>
          <w:u w:val="single"/>
        </w:rPr>
      </w:pPr>
      <w:r w:rsidRPr="00104505">
        <w:rPr>
          <w:sz w:val="24"/>
          <w:szCs w:val="24"/>
          <w:u w:val="single"/>
        </w:rPr>
        <w:t xml:space="preserve">Conclusions: </w:t>
      </w:r>
      <w:r w:rsidRPr="00104505">
        <w:rPr>
          <w:sz w:val="24"/>
          <w:szCs w:val="24"/>
        </w:rPr>
        <w:t>The experiment demonstrates that a basic U-Net can in fact segment prostate cancer lesions on mpMRI at a level of performance equivalent to a human reader. Clinically, this kind of AI tool would be a valuable "second reader" or triage system – automatically flagging suspicious lesions for review by a radiologist</w:t>
      </w:r>
      <w:r w:rsidRPr="00104505">
        <w:rPr>
          <w:rFonts w:ascii="Arial" w:hAnsi="Arial" w:cs="Arial"/>
          <w:sz w:val="24"/>
          <w:szCs w:val="24"/>
        </w:rPr>
        <w:t>​</w:t>
      </w:r>
      <w:r w:rsidR="008402F2" w:rsidRPr="00104505">
        <w:rPr>
          <w:sz w:val="24"/>
          <w:szCs w:val="24"/>
        </w:rPr>
        <w:t xml:space="preserve"> </w:t>
      </w:r>
      <w:sdt>
        <w:sdtPr>
          <w:rPr>
            <w:color w:val="000000"/>
            <w:sz w:val="24"/>
            <w:szCs w:val="24"/>
          </w:rPr>
          <w:tag w:val="MENDELEY_CITATION_v3_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"/>
          <w:id w:val="1338348162"/>
          <w:placeholder>
            <w:docPart w:val="DefaultPlaceholder_-1854013440"/>
          </w:placeholder>
        </w:sdtPr>
        <w:sdtContent>
          <w:r w:rsidR="00281F0F" w:rsidRPr="00281F0F">
            <w:rPr>
              <w:color w:val="000000"/>
              <w:sz w:val="24"/>
              <w:szCs w:val="24"/>
            </w:rPr>
            <w:t>(Sun et al., 2023)</w:t>
          </w:r>
        </w:sdtContent>
      </w:sdt>
      <w:r w:rsidR="007A3648" w:rsidRPr="00104505">
        <w:rPr>
          <w:sz w:val="24"/>
          <w:szCs w:val="24"/>
        </w:rPr>
        <w:t>. This could help reduce missed tumours, decrease inter-observer variation, and streamline radiology workflows. Importantly, the U-Net is not a replacement for expert judgment but rather a means to augment it by providing a consistent baseline suggestion. We acknowledge the model’s limitations, particularly in detecting small or multifocal tumours, but these findings establish a promising baseline.</w:t>
      </w:r>
    </w:p>
    <w:p w14:paraId="64616079" w14:textId="47771C3C" w:rsidR="004A1C3F" w:rsidRPr="007730F0" w:rsidRDefault="00E57316" w:rsidP="00A5665F">
      <w:pPr>
        <w:rPr>
          <w:sz w:val="24"/>
          <w:szCs w:val="24"/>
          <w:u w:val="single"/>
        </w:rPr>
      </w:pPr>
      <w:r w:rsidRPr="00104505">
        <w:rPr>
          <w:sz w:val="24"/>
          <w:szCs w:val="24"/>
          <w:u w:val="single"/>
        </w:rPr>
        <w:t>Future Work: </w:t>
      </w:r>
      <w:r w:rsidR="007730F0">
        <w:rPr>
          <w:sz w:val="24"/>
          <w:szCs w:val="24"/>
          <w:u w:val="single"/>
        </w:rPr>
        <w:t xml:space="preserve"> </w:t>
      </w:r>
      <w:r w:rsidRPr="00104505">
        <w:rPr>
          <w:sz w:val="24"/>
          <w:szCs w:val="24"/>
        </w:rPr>
        <w:t>Additional work will explore more advanced architectures (e.g. using attention mechanisms or transformer networks with the capability of global context capture</w:t>
      </w:r>
      <w:r w:rsidR="00214FAF" w:rsidRPr="00104505">
        <w:rPr>
          <w:sz w:val="24"/>
          <w:szCs w:val="24"/>
        </w:rPr>
        <w:t xml:space="preserve"> </w:t>
      </w:r>
      <w:r w:rsidRPr="00104505">
        <w:rPr>
          <w:rFonts w:ascii="Arial" w:hAnsi="Arial" w:cs="Arial"/>
          <w:sz w:val="24"/>
          <w:szCs w:val="24"/>
        </w:rPr>
        <w:t>​</w:t>
      </w:r>
      <w:sdt>
        <w:sdtPr>
          <w:rPr>
            <w:color w:val="000000"/>
            <w:sz w:val="24"/>
            <w:szCs w:val="24"/>
          </w:rPr>
          <w:tag w:val="MENDELEY_CITATION_v3_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"/>
          <w:id w:val="-1237788892"/>
          <w:placeholder>
            <w:docPart w:val="DefaultPlaceholder_-1854013440"/>
          </w:placeholder>
        </w:sdtPr>
        <w:sdtContent>
          <w:r w:rsidR="00281F0F" w:rsidRPr="00281F0F">
            <w:rPr>
              <w:color w:val="000000"/>
              <w:sz w:val="24"/>
              <w:szCs w:val="24"/>
            </w:rPr>
            <w:t>(Kayalibay et al., 2017)</w:t>
          </w:r>
        </w:sdtContent>
      </w:sdt>
      <w:r w:rsidRPr="00104505">
        <w:rPr>
          <w:sz w:val="24"/>
          <w:szCs w:val="24"/>
        </w:rPr>
        <w:t>), and alternative loss functions to improve training convergence and lesion boundary accuracy</w:t>
      </w:r>
      <w:r w:rsidRPr="00104505">
        <w:rPr>
          <w:rFonts w:ascii="Arial" w:hAnsi="Arial" w:cs="Arial"/>
          <w:sz w:val="24"/>
          <w:szCs w:val="24"/>
        </w:rPr>
        <w:t>​</w:t>
      </w:r>
      <w:r w:rsidR="00CD18DC" w:rsidRPr="00104505">
        <w:rPr>
          <w:sz w:val="24"/>
          <w:szCs w:val="24"/>
        </w:rPr>
        <w:t xml:space="preserve"> </w:t>
      </w:r>
      <w:sdt>
        <w:sdtPr>
          <w:rPr>
            <w:color w:val="000000"/>
            <w:sz w:val="24"/>
            <w:szCs w:val="24"/>
          </w:rPr>
          <w:tag w:val="MENDELEY_CITATION_v3_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"/>
          <w:id w:val="427391187"/>
          <w:placeholder>
            <w:docPart w:val="DefaultPlaceholder_-1854013440"/>
          </w:placeholder>
        </w:sdtPr>
        <w:sdtContent>
          <w:r w:rsidR="00281F0F" w:rsidRPr="00281F0F">
            <w:rPr>
              <w:color w:val="000000"/>
              <w:sz w:val="24"/>
              <w:szCs w:val="24"/>
            </w:rPr>
            <w:t>(Montazerolghaem et al., 2023)</w:t>
          </w:r>
        </w:sdtContent>
      </w:sdt>
      <w:r w:rsidRPr="00104505">
        <w:rPr>
          <w:sz w:val="24"/>
          <w:szCs w:val="24"/>
        </w:rPr>
        <w:t>. We also aim to include healthy patient scans within the training data to better depict normal anatomy and reduce false positives, ultimately increasing the model robustness for useful clinical application.</w:t>
      </w:r>
    </w:p>
    <w:p w14:paraId="71A87C54" w14:textId="46475693" w:rsidR="008E0BC2" w:rsidRPr="00104505" w:rsidRDefault="00E471B5" w:rsidP="000B6793">
      <w:pPr>
        <w:pStyle w:val="Heading1"/>
      </w:pPr>
      <w:bookmarkStart w:id="29" w:name="_Toc194662710"/>
      <w:r w:rsidRPr="00104505">
        <w:lastRenderedPageBreak/>
        <w:t>Introduction</w:t>
      </w:r>
      <w:r w:rsidR="009D010F" w:rsidRPr="00104505">
        <w:t xml:space="preserve"> and </w:t>
      </w:r>
      <w:r w:rsidR="009D010F" w:rsidRPr="000B6793">
        <w:t>Background</w:t>
      </w:r>
      <w:bookmarkEnd w:id="29"/>
    </w:p>
    <w:p w14:paraId="377DDF40" w14:textId="458E303D" w:rsidR="009D010F" w:rsidRPr="00104505" w:rsidRDefault="006F306C" w:rsidP="000B6793">
      <w:pPr>
        <w:pStyle w:val="Heading2"/>
      </w:pPr>
      <w:bookmarkStart w:id="30" w:name="_Toc194662711"/>
      <w:r w:rsidRPr="00104505">
        <w:t xml:space="preserve">Context of the </w:t>
      </w:r>
      <w:r w:rsidRPr="000B6793">
        <w:t>study</w:t>
      </w:r>
      <w:bookmarkEnd w:id="30"/>
    </w:p>
    <w:p w14:paraId="7E384472" w14:textId="3D8AB92D" w:rsidR="00987E5B" w:rsidRPr="00104505" w:rsidRDefault="00C63870" w:rsidP="00613835">
      <w:pPr>
        <w:rPr>
          <w:sz w:val="24"/>
          <w:szCs w:val="24"/>
        </w:rPr>
      </w:pPr>
      <w:r w:rsidRPr="00104505">
        <w:rPr>
          <w:sz w:val="24"/>
          <w:szCs w:val="24"/>
        </w:rPr>
        <w:t>Prostate cancer</w:t>
      </w:r>
      <w:r w:rsidR="0061703C" w:rsidRPr="00104505">
        <w:rPr>
          <w:sz w:val="24"/>
          <w:szCs w:val="24"/>
        </w:rPr>
        <w:t xml:space="preserve"> is a major global health concern and one of the most prevalent malignancies among men</w:t>
      </w:r>
      <w:r w:rsidR="00EC5592" w:rsidRPr="00104505">
        <w:rPr>
          <w:sz w:val="24"/>
          <w:szCs w:val="24"/>
        </w:rPr>
        <w:t>. It is the most commonly diagnosed cancer in males</w:t>
      </w:r>
      <w:r w:rsidR="00BC42BD" w:rsidRPr="00104505">
        <w:rPr>
          <w:sz w:val="24"/>
          <w:szCs w:val="24"/>
        </w:rPr>
        <w:t>, with around 1 in 8 men diagnosed with it over their lifetime.</w:t>
      </w:r>
      <w:r w:rsidR="00C047E1" w:rsidRPr="00104505">
        <w:rPr>
          <w:sz w:val="24"/>
          <w:szCs w:val="24"/>
        </w:rPr>
        <w:t xml:space="preserve"> In the United Kingdom, prostate cancer accounts for 28% of all new cancer cases in men</w:t>
      </w:r>
      <w:r w:rsidR="00420F0F" w:rsidRPr="00104505">
        <w:rPr>
          <w:sz w:val="24"/>
          <w:szCs w:val="24"/>
        </w:rPr>
        <w:t>, resulting in 55,000 cases each year</w:t>
      </w:r>
      <w:r w:rsidR="0031697B" w:rsidRPr="00104505">
        <w:rPr>
          <w:sz w:val="24"/>
          <w:szCs w:val="24"/>
        </w:rPr>
        <w:t xml:space="preserve"> </w:t>
      </w:r>
      <w:sdt>
        <w:sdtPr>
          <w:rPr>
            <w:color w:val="000000"/>
            <w:sz w:val="24"/>
            <w:szCs w:val="24"/>
          </w:rPr>
          <w:tag w:val="MENDELEY_CITATION_v3_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"/>
          <w:id w:val="-1083372623"/>
          <w:placeholder>
            <w:docPart w:val="DefaultPlaceholder_-1854013440"/>
          </w:placeholder>
        </w:sdtPr>
        <w:sdtContent>
          <w:r w:rsidR="00281F0F" w:rsidRPr="00281F0F">
            <w:rPr>
              <w:rFonts w:eastAsia="Times New Roman"/>
              <w:color w:val="000000"/>
              <w:sz w:val="24"/>
            </w:rPr>
            <w:t>(</w:t>
          </w:r>
          <w:r w:rsidR="00281F0F" w:rsidRPr="00281F0F">
            <w:rPr>
              <w:rFonts w:eastAsia="Times New Roman"/>
              <w:i/>
              <w:iCs/>
              <w:color w:val="000000"/>
              <w:sz w:val="24"/>
            </w:rPr>
            <w:t>Key Statistics for Prostate Cancer | Prostate Cancer Facts</w:t>
          </w:r>
          <w:r w:rsidR="00281F0F" w:rsidRPr="00281F0F">
            <w:rPr>
              <w:rFonts w:eastAsia="Times New Roman"/>
              <w:color w:val="000000"/>
              <w:sz w:val="24"/>
            </w:rPr>
            <w:t>, n.d.)</w:t>
          </w:r>
        </w:sdtContent>
      </w:sdt>
      <w:r w:rsidR="00420F0F" w:rsidRPr="00104505">
        <w:rPr>
          <w:sz w:val="24"/>
          <w:szCs w:val="24"/>
        </w:rPr>
        <w:t>. The incidence rates are similar across the globe, making it the 2</w:t>
      </w:r>
      <w:r w:rsidR="00420F0F" w:rsidRPr="00104505">
        <w:rPr>
          <w:sz w:val="24"/>
          <w:szCs w:val="24"/>
          <w:vertAlign w:val="superscript"/>
        </w:rPr>
        <w:t>nd</w:t>
      </w:r>
      <w:r w:rsidR="00420F0F" w:rsidRPr="00104505">
        <w:rPr>
          <w:sz w:val="24"/>
          <w:szCs w:val="24"/>
        </w:rPr>
        <w:t xml:space="preserve"> most common cancer in men </w:t>
      </w:r>
      <w:r w:rsidR="000456FD" w:rsidRPr="00104505">
        <w:rPr>
          <w:sz w:val="24"/>
          <w:szCs w:val="24"/>
        </w:rPr>
        <w:t>worldwide, with over 1.4 million new cases in 2022</w:t>
      </w:r>
      <w:sdt>
        <w:sdtPr>
          <w:rPr>
            <w:color w:val="000000"/>
            <w:sz w:val="24"/>
            <w:szCs w:val="24"/>
          </w:rPr>
          <w:tag w:val="MENDELEY_CITATION_v3_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"/>
          <w:id w:val="-735311694"/>
          <w:placeholder>
            <w:docPart w:val="DefaultPlaceholder_-1854013440"/>
          </w:placeholder>
        </w:sdtPr>
        <w:sdtContent>
          <w:r w:rsidR="00281F0F" w:rsidRPr="00281F0F">
            <w:rPr>
              <w:color w:val="000000"/>
              <w:sz w:val="24"/>
              <w:szCs w:val="24"/>
            </w:rPr>
            <w:t>(Bergengren et al., 2023)</w:t>
          </w:r>
        </w:sdtContent>
      </w:sdt>
      <w:r w:rsidR="0019411D" w:rsidRPr="00104505">
        <w:rPr>
          <w:color w:val="000000"/>
          <w:sz w:val="24"/>
          <w:szCs w:val="24"/>
        </w:rPr>
        <w:t xml:space="preserve">, and over 375,000 deaths </w:t>
      </w:r>
      <w:r w:rsidR="00125B5E" w:rsidRPr="00104505">
        <w:rPr>
          <w:color w:val="000000"/>
          <w:sz w:val="24"/>
          <w:szCs w:val="24"/>
        </w:rPr>
        <w:t>worldwide in 2020</w:t>
      </w:r>
      <w:sdt>
        <w:sdtPr>
          <w:rPr>
            <w:color w:val="000000"/>
            <w:sz w:val="24"/>
            <w:szCs w:val="24"/>
          </w:rPr>
          <w:tag w:val="MENDELEY_CITATION_v3_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"/>
          <w:id w:val="1568917150"/>
          <w:placeholder>
            <w:docPart w:val="DefaultPlaceholder_-1854013440"/>
          </w:placeholder>
        </w:sdtPr>
        <w:sdtContent>
          <w:r w:rsidR="00281F0F" w:rsidRPr="00281F0F">
            <w:rPr>
              <w:color w:val="000000"/>
              <w:sz w:val="24"/>
              <w:szCs w:val="24"/>
            </w:rPr>
            <w:t>(Lin et al., 2023)</w:t>
          </w:r>
        </w:sdtContent>
      </w:sdt>
      <w:r w:rsidR="000456FD" w:rsidRPr="00104505">
        <w:rPr>
          <w:sz w:val="24"/>
          <w:szCs w:val="24"/>
        </w:rPr>
        <w:t xml:space="preserve">. </w:t>
      </w:r>
      <w:r w:rsidR="009E4808" w:rsidRPr="00104505">
        <w:rPr>
          <w:sz w:val="24"/>
          <w:szCs w:val="24"/>
        </w:rPr>
        <w:t xml:space="preserve">These figures </w:t>
      </w:r>
      <w:r w:rsidR="00813479">
        <w:rPr>
          <w:sz w:val="24"/>
          <w:szCs w:val="24"/>
        </w:rPr>
        <w:t>motivate</w:t>
      </w:r>
      <w:r w:rsidR="009E4808" w:rsidRPr="00104505">
        <w:rPr>
          <w:sz w:val="24"/>
          <w:szCs w:val="24"/>
        </w:rPr>
        <w:t xml:space="preserve"> this </w:t>
      </w:r>
      <w:r w:rsidR="00987E5B" w:rsidRPr="00104505">
        <w:rPr>
          <w:sz w:val="24"/>
          <w:szCs w:val="24"/>
        </w:rPr>
        <w:t xml:space="preserve">research project. </w:t>
      </w:r>
      <w:r w:rsidR="006D0439" w:rsidRPr="00104505">
        <w:rPr>
          <w:sz w:val="24"/>
          <w:szCs w:val="24"/>
        </w:rPr>
        <w:t>T</w:t>
      </w:r>
      <w:r w:rsidR="00E4649A" w:rsidRPr="00104505">
        <w:rPr>
          <w:sz w:val="24"/>
          <w:szCs w:val="24"/>
        </w:rPr>
        <w:t xml:space="preserve">he </w:t>
      </w:r>
      <w:r w:rsidR="006D0439" w:rsidRPr="00104505">
        <w:rPr>
          <w:sz w:val="24"/>
          <w:szCs w:val="24"/>
        </w:rPr>
        <w:t xml:space="preserve">sheer </w:t>
      </w:r>
      <w:r w:rsidR="00E4649A" w:rsidRPr="00104505">
        <w:rPr>
          <w:sz w:val="24"/>
          <w:szCs w:val="24"/>
        </w:rPr>
        <w:t xml:space="preserve">magnitude of the disease </w:t>
      </w:r>
      <w:r w:rsidR="00973DED" w:rsidRPr="00104505">
        <w:rPr>
          <w:sz w:val="24"/>
          <w:szCs w:val="24"/>
        </w:rPr>
        <w:t>highlights the need for effective diagnostic strategies</w:t>
      </w:r>
      <w:r w:rsidR="00D94BFE" w:rsidRPr="00104505">
        <w:rPr>
          <w:sz w:val="24"/>
          <w:szCs w:val="24"/>
        </w:rPr>
        <w:t xml:space="preserve"> to successfully detect the </w:t>
      </w:r>
      <w:r w:rsidR="00034D97" w:rsidRPr="00104505">
        <w:rPr>
          <w:sz w:val="24"/>
          <w:szCs w:val="24"/>
        </w:rPr>
        <w:t>cancer and eliminate uncertainty.</w:t>
      </w:r>
    </w:p>
    <w:p w14:paraId="39E1E242" w14:textId="51FDCB63" w:rsidR="005544D2" w:rsidRPr="00104505" w:rsidRDefault="005544D2" w:rsidP="00613835">
      <w:pPr>
        <w:rPr>
          <w:sz w:val="24"/>
          <w:szCs w:val="24"/>
        </w:rPr>
      </w:pPr>
      <w:r w:rsidRPr="00104505">
        <w:rPr>
          <w:sz w:val="24"/>
          <w:szCs w:val="24"/>
        </w:rPr>
        <w:t xml:space="preserve">Diagnosing prostate cancer presents notable challenges. </w:t>
      </w:r>
      <w:r w:rsidR="00647332" w:rsidRPr="00104505">
        <w:rPr>
          <w:sz w:val="24"/>
          <w:szCs w:val="24"/>
        </w:rPr>
        <w:t>Early prostate cancer often has no</w:t>
      </w:r>
      <w:r w:rsidR="00C27513" w:rsidRPr="00104505">
        <w:rPr>
          <w:sz w:val="24"/>
          <w:szCs w:val="24"/>
        </w:rPr>
        <w:t xml:space="preserve"> symptoms</w:t>
      </w:r>
      <w:r w:rsidR="0049278E" w:rsidRPr="00104505">
        <w:rPr>
          <w:sz w:val="24"/>
          <w:szCs w:val="24"/>
        </w:rPr>
        <w:t xml:space="preserve"> and due to the silent and on-going nature of the disease, the cancer is typically detected </w:t>
      </w:r>
      <w:r w:rsidR="009D2074" w:rsidRPr="00104505">
        <w:rPr>
          <w:sz w:val="24"/>
          <w:szCs w:val="24"/>
        </w:rPr>
        <w:t xml:space="preserve">after the onset of symptoms – such as difficulty urinating, </w:t>
      </w:r>
      <w:r w:rsidR="00FD0871" w:rsidRPr="00104505">
        <w:rPr>
          <w:sz w:val="24"/>
          <w:szCs w:val="24"/>
        </w:rPr>
        <w:t>fr</w:t>
      </w:r>
      <w:r w:rsidR="00056B5C" w:rsidRPr="00104505">
        <w:rPr>
          <w:sz w:val="24"/>
          <w:szCs w:val="24"/>
        </w:rPr>
        <w:t xml:space="preserve">equent urination and blood in urine or semen. </w:t>
      </w:r>
      <w:r w:rsidR="00D656F7" w:rsidRPr="00104505">
        <w:rPr>
          <w:sz w:val="24"/>
          <w:szCs w:val="24"/>
        </w:rPr>
        <w:t xml:space="preserve">The pathway after a patient describes these symptoms </w:t>
      </w:r>
      <w:r w:rsidR="003B48FD" w:rsidRPr="00104505">
        <w:rPr>
          <w:sz w:val="24"/>
          <w:szCs w:val="24"/>
        </w:rPr>
        <w:t xml:space="preserve">begins with screening tests for prostate-specific antigen (PSA) levels and the digital rectal exam (DRE). </w:t>
      </w:r>
      <w:r w:rsidR="008414B7" w:rsidRPr="00104505">
        <w:rPr>
          <w:sz w:val="24"/>
          <w:szCs w:val="24"/>
        </w:rPr>
        <w:t>PSA testing has improved early detection, however the method lacks the specificity for cancer</w:t>
      </w:r>
      <w:r w:rsidR="006A2F66" w:rsidRPr="00104505">
        <w:rPr>
          <w:sz w:val="24"/>
          <w:szCs w:val="24"/>
        </w:rPr>
        <w:t xml:space="preserve">, as men with </w:t>
      </w:r>
      <w:r w:rsidR="00385704" w:rsidRPr="00104505">
        <w:rPr>
          <w:sz w:val="24"/>
          <w:szCs w:val="24"/>
        </w:rPr>
        <w:t xml:space="preserve">elevated PSA </w:t>
      </w:r>
      <w:r w:rsidR="00522A49" w:rsidRPr="00104505">
        <w:rPr>
          <w:sz w:val="24"/>
          <w:szCs w:val="24"/>
        </w:rPr>
        <w:t xml:space="preserve">do not always </w:t>
      </w:r>
      <w:r w:rsidR="003E5098" w:rsidRPr="00104505">
        <w:rPr>
          <w:sz w:val="24"/>
          <w:szCs w:val="24"/>
        </w:rPr>
        <w:t>have cancer – they also indicate conditions such as prostate enlargement or inflammation</w:t>
      </w:r>
      <w:r w:rsidR="00335822" w:rsidRPr="00104505">
        <w:rPr>
          <w:sz w:val="24"/>
          <w:szCs w:val="24"/>
        </w:rPr>
        <w:t xml:space="preserve">. Therefore the </w:t>
      </w:r>
      <w:r w:rsidR="007E04AB" w:rsidRPr="00104505">
        <w:rPr>
          <w:sz w:val="24"/>
          <w:szCs w:val="24"/>
        </w:rPr>
        <w:t>high false positive rate</w:t>
      </w:r>
      <w:r w:rsidR="00335822" w:rsidRPr="00104505">
        <w:rPr>
          <w:sz w:val="24"/>
          <w:szCs w:val="24"/>
        </w:rPr>
        <w:t xml:space="preserve"> of this test leads to unnecessary biopsies </w:t>
      </w:r>
      <w:sdt>
        <w:sdtPr>
          <w:rPr>
            <w:color w:val="000000"/>
            <w:sz w:val="24"/>
            <w:szCs w:val="24"/>
          </w:rPr>
          <w:tag w:val="MENDELEY_CITATION_v3_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"/>
          <w:id w:val="-1261290536"/>
          <w:placeholder>
            <w:docPart w:val="DefaultPlaceholder_-1854013440"/>
          </w:placeholder>
        </w:sdtPr>
        <w:sdtContent>
          <w:r w:rsidR="00281F0F" w:rsidRPr="00281F0F">
            <w:rPr>
              <w:rFonts w:eastAsia="Times New Roman"/>
              <w:color w:val="000000"/>
              <w:sz w:val="24"/>
            </w:rPr>
            <w:t>(David MK &amp; Leslie SW, 2024)</w:t>
          </w:r>
        </w:sdtContent>
      </w:sdt>
      <w:r w:rsidR="00335822" w:rsidRPr="00104505">
        <w:rPr>
          <w:sz w:val="24"/>
          <w:szCs w:val="24"/>
        </w:rPr>
        <w:t xml:space="preserve">and </w:t>
      </w:r>
      <w:r w:rsidR="001A55EE" w:rsidRPr="00104505">
        <w:rPr>
          <w:sz w:val="24"/>
          <w:szCs w:val="24"/>
        </w:rPr>
        <w:t xml:space="preserve">anxiety. </w:t>
      </w:r>
      <w:r w:rsidR="006D6F4B" w:rsidRPr="00104505">
        <w:rPr>
          <w:sz w:val="24"/>
          <w:szCs w:val="24"/>
        </w:rPr>
        <w:t xml:space="preserve">DRE testing involves a </w:t>
      </w:r>
      <w:r w:rsidR="00FF30DB" w:rsidRPr="00104505">
        <w:rPr>
          <w:sz w:val="24"/>
          <w:szCs w:val="24"/>
        </w:rPr>
        <w:t xml:space="preserve">physician inserting a gloved finger into the rectum to feel the prostate; the </w:t>
      </w:r>
      <w:r w:rsidR="00013669" w:rsidRPr="00104505">
        <w:rPr>
          <w:sz w:val="24"/>
          <w:szCs w:val="24"/>
        </w:rPr>
        <w:t xml:space="preserve">physician is alerted to prostate cancer via a hard, lumpy or irregular prostate. </w:t>
      </w:r>
      <w:r w:rsidR="001A55EE" w:rsidRPr="00104505">
        <w:rPr>
          <w:sz w:val="24"/>
          <w:szCs w:val="24"/>
        </w:rPr>
        <w:t xml:space="preserve">DRE </w:t>
      </w:r>
      <w:r w:rsidR="00604E84" w:rsidRPr="00104505">
        <w:rPr>
          <w:sz w:val="24"/>
          <w:szCs w:val="24"/>
        </w:rPr>
        <w:t>misses many cases of cancer</w:t>
      </w:r>
      <w:r w:rsidR="00013669" w:rsidRPr="00104505">
        <w:rPr>
          <w:sz w:val="24"/>
          <w:szCs w:val="24"/>
        </w:rPr>
        <w:t>, and w</w:t>
      </w:r>
      <w:r w:rsidR="00604E84" w:rsidRPr="00104505">
        <w:rPr>
          <w:sz w:val="24"/>
          <w:szCs w:val="24"/>
        </w:rPr>
        <w:t>hilst DRE palpates tumours sometimes</w:t>
      </w:r>
      <w:r w:rsidR="00CF7D3D" w:rsidRPr="00104505">
        <w:rPr>
          <w:sz w:val="24"/>
          <w:szCs w:val="24"/>
        </w:rPr>
        <w:t>, it can also miss them completely, especially when the tumour is small or located anteriorly (</w:t>
      </w:r>
      <w:r w:rsidR="006D6F4B" w:rsidRPr="00104505">
        <w:rPr>
          <w:sz w:val="24"/>
          <w:szCs w:val="24"/>
        </w:rPr>
        <w:t xml:space="preserve">on the </w:t>
      </w:r>
      <w:r w:rsidR="00B00A70" w:rsidRPr="00104505">
        <w:rPr>
          <w:sz w:val="24"/>
          <w:szCs w:val="24"/>
        </w:rPr>
        <w:t>opposite side of the prostate to the physicians finger), making it a</w:t>
      </w:r>
      <w:r w:rsidR="005E53FC" w:rsidRPr="00104505">
        <w:rPr>
          <w:sz w:val="24"/>
          <w:szCs w:val="24"/>
        </w:rPr>
        <w:t>n inconsistent standalone test</w:t>
      </w:r>
      <w:sdt>
        <w:sdtPr>
          <w:rPr>
            <w:color w:val="000000"/>
            <w:sz w:val="24"/>
            <w:szCs w:val="24"/>
          </w:rPr>
          <w:tag w:val="MENDELEY_CITATION_v3_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"/>
          <w:id w:val="1601911179"/>
          <w:placeholder>
            <w:docPart w:val="DefaultPlaceholder_-1854013440"/>
          </w:placeholder>
        </w:sdtPr>
        <w:sdtContent>
          <w:r w:rsidR="00281F0F" w:rsidRPr="00281F0F">
            <w:rPr>
              <w:color w:val="000000"/>
              <w:sz w:val="24"/>
              <w:szCs w:val="24"/>
            </w:rPr>
            <w:t>(Lin et al., 2023)</w:t>
          </w:r>
        </w:sdtContent>
      </w:sdt>
      <w:r w:rsidR="005E53FC" w:rsidRPr="00104505">
        <w:rPr>
          <w:sz w:val="24"/>
          <w:szCs w:val="24"/>
        </w:rPr>
        <w:t xml:space="preserve">. Consequently, men with abnormal </w:t>
      </w:r>
      <w:r w:rsidR="003E6CD7" w:rsidRPr="00104505">
        <w:rPr>
          <w:sz w:val="24"/>
          <w:szCs w:val="24"/>
        </w:rPr>
        <w:t xml:space="preserve">PSA or DRE </w:t>
      </w:r>
      <w:r w:rsidR="00F54A93" w:rsidRPr="00104505">
        <w:rPr>
          <w:sz w:val="24"/>
          <w:szCs w:val="24"/>
        </w:rPr>
        <w:t>and</w:t>
      </w:r>
      <w:r w:rsidR="003E6CD7" w:rsidRPr="00104505">
        <w:rPr>
          <w:sz w:val="24"/>
          <w:szCs w:val="24"/>
        </w:rPr>
        <w:t xml:space="preserve"> commonly referred to a transrectal ultrasound-guided (TRUS) biopsy, which is the standard </w:t>
      </w:r>
      <w:r w:rsidR="00F54A93" w:rsidRPr="00104505">
        <w:rPr>
          <w:sz w:val="24"/>
          <w:szCs w:val="24"/>
        </w:rPr>
        <w:t xml:space="preserve">for obtaining a definitive tissue diagnosis. TRUS </w:t>
      </w:r>
      <w:r w:rsidR="00C03B84" w:rsidRPr="00104505">
        <w:rPr>
          <w:sz w:val="24"/>
          <w:szCs w:val="24"/>
        </w:rPr>
        <w:t>biopsy involves sampling the prostate with needle</w:t>
      </w:r>
      <w:r w:rsidR="005A2B96" w:rsidRPr="00104505">
        <w:rPr>
          <w:sz w:val="24"/>
          <w:szCs w:val="24"/>
        </w:rPr>
        <w:t>s – they are invasive and carry risks such as bleeding, pain and infection</w:t>
      </w:r>
      <w:r w:rsidR="00595DA0" w:rsidRPr="00104505">
        <w:rPr>
          <w:sz w:val="24"/>
          <w:szCs w:val="24"/>
        </w:rPr>
        <w:t xml:space="preserve">. Therefore </w:t>
      </w:r>
      <w:r w:rsidR="00C82FF7" w:rsidRPr="00104505">
        <w:rPr>
          <w:sz w:val="24"/>
          <w:szCs w:val="24"/>
        </w:rPr>
        <w:t xml:space="preserve">a TRUS biopsy informed only </w:t>
      </w:r>
      <w:r w:rsidR="00AD1B7A" w:rsidRPr="00104505">
        <w:rPr>
          <w:sz w:val="24"/>
          <w:szCs w:val="24"/>
        </w:rPr>
        <w:t>from</w:t>
      </w:r>
      <w:r w:rsidR="00595DA0" w:rsidRPr="00104505">
        <w:rPr>
          <w:sz w:val="24"/>
          <w:szCs w:val="24"/>
        </w:rPr>
        <w:t xml:space="preserve"> PSA </w:t>
      </w:r>
      <w:r w:rsidR="00C82FF7" w:rsidRPr="00104505">
        <w:rPr>
          <w:sz w:val="24"/>
          <w:szCs w:val="24"/>
        </w:rPr>
        <w:t>and DRE testing</w:t>
      </w:r>
      <w:r w:rsidR="00AD1B7A" w:rsidRPr="00104505">
        <w:rPr>
          <w:sz w:val="24"/>
          <w:szCs w:val="24"/>
        </w:rPr>
        <w:t xml:space="preserve"> is not ideal, leading to many negative or unnecessary biopsy procedures</w:t>
      </w:r>
      <w:sdt>
        <w:sdtPr>
          <w:rPr>
            <w:color w:val="000000"/>
            <w:sz w:val="24"/>
            <w:szCs w:val="24"/>
          </w:rPr>
          <w:tag w:val="MENDELEY_CITATION_v3_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"/>
          <w:id w:val="-29504716"/>
          <w:placeholder>
            <w:docPart w:val="DefaultPlaceholder_-1854013440"/>
          </w:placeholder>
        </w:sdtPr>
        <w:sdtContent>
          <w:r w:rsidR="00281F0F" w:rsidRPr="00281F0F">
            <w:rPr>
              <w:color w:val="000000"/>
              <w:sz w:val="24"/>
              <w:szCs w:val="24"/>
            </w:rPr>
            <w:t>(Ahmed et al., 2017)</w:t>
          </w:r>
        </w:sdtContent>
      </w:sdt>
      <w:r w:rsidR="00AD1B7A" w:rsidRPr="00104505">
        <w:rPr>
          <w:sz w:val="24"/>
          <w:szCs w:val="24"/>
        </w:rPr>
        <w:t>, whilst also having the possibility of failure of detecting some significant cancers.</w:t>
      </w:r>
    </w:p>
    <w:p w14:paraId="11EE0637" w14:textId="1998FFE2" w:rsidR="006840A7" w:rsidRPr="00104505" w:rsidRDefault="00AD1B7A" w:rsidP="00613835">
      <w:pPr>
        <w:rPr>
          <w:sz w:val="24"/>
          <w:szCs w:val="24"/>
        </w:rPr>
      </w:pPr>
      <w:r w:rsidRPr="00104505">
        <w:rPr>
          <w:sz w:val="24"/>
          <w:szCs w:val="24"/>
        </w:rPr>
        <w:t xml:space="preserve">In recent years, multiparametric MRI (mpMRI) of the prostate has emerged as a </w:t>
      </w:r>
      <w:r w:rsidR="006840A7" w:rsidRPr="00104505">
        <w:rPr>
          <w:sz w:val="24"/>
          <w:szCs w:val="24"/>
        </w:rPr>
        <w:t>better diagnostic tool which address the shortcomings of PSA and DRE testing</w:t>
      </w:r>
      <w:r w:rsidR="000E4A84" w:rsidRPr="00104505">
        <w:rPr>
          <w:sz w:val="24"/>
          <w:szCs w:val="24"/>
        </w:rPr>
        <w:t xml:space="preserve">. mpMRI combines anatomical imaging </w:t>
      </w:r>
      <w:r w:rsidR="00620168" w:rsidRPr="00104505">
        <w:rPr>
          <w:sz w:val="24"/>
          <w:szCs w:val="24"/>
        </w:rPr>
        <w:t xml:space="preserve">(T2-weighted MRI) with functional imaging techniques </w:t>
      </w:r>
      <w:r w:rsidR="00491957" w:rsidRPr="00104505">
        <w:rPr>
          <w:sz w:val="24"/>
          <w:szCs w:val="24"/>
        </w:rPr>
        <w:t>such as</w:t>
      </w:r>
      <w:r w:rsidR="00620168" w:rsidRPr="00104505">
        <w:rPr>
          <w:sz w:val="24"/>
          <w:szCs w:val="24"/>
        </w:rPr>
        <w:t xml:space="preserve"> diffusion weighted MRI (DWI)</w:t>
      </w:r>
      <w:r w:rsidR="00CC0465" w:rsidRPr="00104505">
        <w:rPr>
          <w:sz w:val="24"/>
          <w:szCs w:val="24"/>
        </w:rPr>
        <w:t xml:space="preserve"> to better visualise prostate tumours, which </w:t>
      </w:r>
      <w:r w:rsidR="0094524F" w:rsidRPr="00104505">
        <w:rPr>
          <w:sz w:val="24"/>
          <w:szCs w:val="24"/>
        </w:rPr>
        <w:t>are all different imaging techniques that provides more information about the prostate</w:t>
      </w:r>
      <w:sdt>
        <w:sdtPr>
          <w:rPr>
            <w:color w:val="000000"/>
            <w:sz w:val="24"/>
            <w:szCs w:val="24"/>
          </w:rPr>
          <w:tag w:val="MENDELEY_CITATION_v3_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"/>
          <w:id w:val="441812203"/>
          <w:placeholder>
            <w:docPart w:val="DefaultPlaceholder_-1854013440"/>
          </w:placeholder>
        </w:sdtPr>
        <w:sdtContent>
          <w:r w:rsidR="00281F0F" w:rsidRPr="00281F0F">
            <w:rPr>
              <w:color w:val="000000"/>
              <w:sz w:val="24"/>
              <w:szCs w:val="24"/>
            </w:rPr>
            <w:t>(Yan et al., 2023)</w:t>
          </w:r>
        </w:sdtContent>
      </w:sdt>
      <w:r w:rsidR="00CC0465" w:rsidRPr="00104505">
        <w:rPr>
          <w:sz w:val="24"/>
          <w:szCs w:val="24"/>
        </w:rPr>
        <w:t xml:space="preserve">. </w:t>
      </w:r>
      <w:r w:rsidR="00276A64" w:rsidRPr="00104505">
        <w:rPr>
          <w:sz w:val="24"/>
          <w:szCs w:val="24"/>
        </w:rPr>
        <w:t xml:space="preserve">mpMRI is </w:t>
      </w:r>
      <w:r w:rsidR="001167B8" w:rsidRPr="00104505">
        <w:rPr>
          <w:sz w:val="24"/>
          <w:szCs w:val="24"/>
        </w:rPr>
        <w:t>advantageous</w:t>
      </w:r>
      <w:r w:rsidR="00276A64" w:rsidRPr="00104505">
        <w:rPr>
          <w:sz w:val="24"/>
          <w:szCs w:val="24"/>
        </w:rPr>
        <w:t xml:space="preserve"> over </w:t>
      </w:r>
      <w:r w:rsidR="001167B8" w:rsidRPr="00104505">
        <w:rPr>
          <w:sz w:val="24"/>
          <w:szCs w:val="24"/>
        </w:rPr>
        <w:t>normal MRI due to its ability to highlight suspicious lesions that</w:t>
      </w:r>
      <w:r w:rsidR="00B91DA3" w:rsidRPr="00104505">
        <w:rPr>
          <w:sz w:val="24"/>
          <w:szCs w:val="24"/>
        </w:rPr>
        <w:t xml:space="preserve"> may harbour clinically significant cancer, thus allowing for more </w:t>
      </w:r>
      <w:r w:rsidR="00B91DA3" w:rsidRPr="00104505">
        <w:rPr>
          <w:sz w:val="24"/>
          <w:szCs w:val="24"/>
        </w:rPr>
        <w:lastRenderedPageBreak/>
        <w:t xml:space="preserve">targeted </w:t>
      </w:r>
      <w:r w:rsidR="00F5613E" w:rsidRPr="00104505">
        <w:rPr>
          <w:sz w:val="24"/>
          <w:szCs w:val="24"/>
        </w:rPr>
        <w:t>biopsies</w:t>
      </w:r>
      <w:r w:rsidR="00000407" w:rsidRPr="00104505">
        <w:rPr>
          <w:sz w:val="24"/>
          <w:szCs w:val="24"/>
        </w:rPr>
        <w:t xml:space="preserve">. Additionally, if the scan is reassuring enough to radiologists and doctors, </w:t>
      </w:r>
      <w:r w:rsidR="00762E0E" w:rsidRPr="00104505">
        <w:rPr>
          <w:sz w:val="24"/>
          <w:szCs w:val="24"/>
        </w:rPr>
        <w:t>a biopsy can even be avoided. Evidence from</w:t>
      </w:r>
      <w:r w:rsidR="002E6240" w:rsidRPr="00104505">
        <w:rPr>
          <w:sz w:val="24"/>
          <w:szCs w:val="24"/>
        </w:rPr>
        <w:t xml:space="preserve"> the PROMIS study (Prostate MR Imaging Study), a</w:t>
      </w:r>
      <w:r w:rsidR="00762E0E" w:rsidRPr="00104505">
        <w:rPr>
          <w:sz w:val="24"/>
          <w:szCs w:val="24"/>
        </w:rPr>
        <w:t xml:space="preserve"> large clinical trial</w:t>
      </w:r>
      <w:r w:rsidR="002E6240" w:rsidRPr="00104505">
        <w:rPr>
          <w:sz w:val="24"/>
          <w:szCs w:val="24"/>
        </w:rPr>
        <w:t>,</w:t>
      </w:r>
      <w:r w:rsidR="00762E0E" w:rsidRPr="00104505">
        <w:rPr>
          <w:sz w:val="24"/>
          <w:szCs w:val="24"/>
        </w:rPr>
        <w:t xml:space="preserve"> has </w:t>
      </w:r>
      <w:r w:rsidR="00170AAE" w:rsidRPr="00104505">
        <w:rPr>
          <w:sz w:val="24"/>
          <w:szCs w:val="24"/>
        </w:rPr>
        <w:t>proven the value of mpMRI</w:t>
      </w:r>
      <w:r w:rsidR="002E6240" w:rsidRPr="00104505">
        <w:rPr>
          <w:sz w:val="24"/>
          <w:szCs w:val="24"/>
        </w:rPr>
        <w:t xml:space="preserve">. </w:t>
      </w:r>
      <w:r w:rsidR="00C55C48" w:rsidRPr="00104505">
        <w:rPr>
          <w:sz w:val="24"/>
          <w:szCs w:val="24"/>
        </w:rPr>
        <w:t>A standard TRUS biopsy showed a sensitivity of ~48%</w:t>
      </w:r>
      <w:sdt>
        <w:sdtPr>
          <w:rPr>
            <w:color w:val="000000"/>
            <w:sz w:val="24"/>
            <w:szCs w:val="24"/>
          </w:rPr>
          <w:tag w:val="MENDELEY_CITATION_v3_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"/>
          <w:id w:val="1034854101"/>
          <w:placeholder>
            <w:docPart w:val="DefaultPlaceholder_-1854013440"/>
          </w:placeholder>
        </w:sdtPr>
        <w:sdtContent>
          <w:r w:rsidR="00281F0F" w:rsidRPr="00281F0F">
            <w:rPr>
              <w:color w:val="000000"/>
              <w:sz w:val="24"/>
              <w:szCs w:val="24"/>
            </w:rPr>
            <w:t>(Ahmed et al., 2017)</w:t>
          </w:r>
        </w:sdtContent>
      </w:sdt>
      <w:r w:rsidR="00C55C48" w:rsidRPr="00104505">
        <w:rPr>
          <w:sz w:val="24"/>
          <w:szCs w:val="24"/>
        </w:rPr>
        <w:t xml:space="preserve">, whilst mpMRI showed a sensitivity of 93% for clinical significant cancers. </w:t>
      </w:r>
      <w:r w:rsidR="00473442" w:rsidRPr="00104505">
        <w:rPr>
          <w:sz w:val="24"/>
          <w:szCs w:val="24"/>
        </w:rPr>
        <w:t xml:space="preserve">In practical terms, an initial mpMRI can rule out </w:t>
      </w:r>
      <w:r w:rsidR="00231A7C" w:rsidRPr="00104505">
        <w:rPr>
          <w:sz w:val="24"/>
          <w:szCs w:val="24"/>
        </w:rPr>
        <w:t xml:space="preserve">high-grade disease in many patients, so that those with a negative scan might safely avoid an immediate biopsy. </w:t>
      </w:r>
      <w:r w:rsidR="005D4E82" w:rsidRPr="00104505">
        <w:rPr>
          <w:sz w:val="24"/>
          <w:szCs w:val="24"/>
        </w:rPr>
        <w:t>According to this trial, implementing mpMRI first could allow about 27% of men to avoid unnecessary biopsies, and reduce detection of harmless low-grade tumours by about 5%, while improving detection of significant cancer by 18% when MRI findings guide the biopsy</w:t>
      </w:r>
      <w:sdt>
        <w:sdtPr>
          <w:rPr>
            <w:color w:val="000000"/>
            <w:sz w:val="24"/>
            <w:szCs w:val="24"/>
          </w:rPr>
          <w:tag w:val="MENDELEY_CITATION_v3_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"/>
          <w:id w:val="1105691577"/>
          <w:placeholder>
            <w:docPart w:val="DefaultPlaceholder_-1854013440"/>
          </w:placeholder>
        </w:sdtPr>
        <w:sdtContent>
          <w:r w:rsidR="00281F0F" w:rsidRPr="00281F0F">
            <w:rPr>
              <w:color w:val="000000"/>
              <w:sz w:val="24"/>
              <w:szCs w:val="24"/>
            </w:rPr>
            <w:t>(Ahmed et al., 2017)</w:t>
          </w:r>
        </w:sdtContent>
      </w:sdt>
      <w:r w:rsidR="005D4E82" w:rsidRPr="00104505">
        <w:rPr>
          <w:rFonts w:ascii="Arial" w:hAnsi="Arial" w:cs="Arial"/>
          <w:sz w:val="24"/>
          <w:szCs w:val="24"/>
        </w:rPr>
        <w:t>​</w:t>
      </w:r>
      <w:r w:rsidR="005D4E82" w:rsidRPr="00104505">
        <w:rPr>
          <w:sz w:val="24"/>
          <w:szCs w:val="24"/>
        </w:rPr>
        <w:t>.</w:t>
      </w:r>
      <w:r w:rsidR="002E2B0C" w:rsidRPr="00104505">
        <w:rPr>
          <w:sz w:val="24"/>
          <w:szCs w:val="24"/>
        </w:rPr>
        <w:t xml:space="preserve"> These findings have led to changes in clinic</w:t>
      </w:r>
      <w:r w:rsidR="008D31A1" w:rsidRPr="00104505">
        <w:rPr>
          <w:sz w:val="24"/>
          <w:szCs w:val="24"/>
        </w:rPr>
        <w:t>al practice, with mpMRI being recommended before the first prostate biopsy</w:t>
      </w:r>
      <w:r w:rsidR="006062D1" w:rsidRPr="00104505">
        <w:rPr>
          <w:sz w:val="24"/>
          <w:szCs w:val="24"/>
        </w:rPr>
        <w:t xml:space="preserve"> for men with elevated PSA</w:t>
      </w:r>
      <w:r w:rsidR="002A0D7A" w:rsidRPr="00104505">
        <w:rPr>
          <w:sz w:val="24"/>
          <w:szCs w:val="24"/>
        </w:rPr>
        <w:t xml:space="preserve">, in many guidelines. mpMRI </w:t>
      </w:r>
      <w:r w:rsidR="00522847" w:rsidRPr="00104505">
        <w:rPr>
          <w:sz w:val="24"/>
          <w:szCs w:val="24"/>
        </w:rPr>
        <w:t xml:space="preserve">is useful in </w:t>
      </w:r>
      <w:r w:rsidR="00570EA9" w:rsidRPr="00104505">
        <w:rPr>
          <w:sz w:val="24"/>
          <w:szCs w:val="24"/>
        </w:rPr>
        <w:t xml:space="preserve">directing targeted biopsies to suspicious areas, increasing the yield of significant </w:t>
      </w:r>
      <w:r w:rsidR="00D8480E" w:rsidRPr="00104505">
        <w:rPr>
          <w:sz w:val="24"/>
          <w:szCs w:val="24"/>
        </w:rPr>
        <w:t>cancer</w:t>
      </w:r>
      <w:r w:rsidR="00570EA9" w:rsidRPr="00104505">
        <w:rPr>
          <w:sz w:val="24"/>
          <w:szCs w:val="24"/>
        </w:rPr>
        <w:t xml:space="preserve"> and reducing the number of random sampling errors. mpMRI </w:t>
      </w:r>
      <w:r w:rsidR="00062F22" w:rsidRPr="00104505">
        <w:rPr>
          <w:sz w:val="24"/>
          <w:szCs w:val="24"/>
        </w:rPr>
        <w:t xml:space="preserve">also tends to preferentially detect higher grade tumours and can miss low-grade lesions, </w:t>
      </w:r>
      <w:r w:rsidR="00FF11E9" w:rsidRPr="00104505">
        <w:rPr>
          <w:sz w:val="24"/>
          <w:szCs w:val="24"/>
        </w:rPr>
        <w:t>functionally acting as a filter for clinically important disease</w:t>
      </w:r>
      <w:r w:rsidR="00EA2597" w:rsidRPr="00104505">
        <w:rPr>
          <w:sz w:val="24"/>
          <w:szCs w:val="24"/>
        </w:rPr>
        <w:t xml:space="preserve">. </w:t>
      </w:r>
    </w:p>
    <w:p w14:paraId="7B237C4E" w14:textId="3C816712" w:rsidR="00EA2597" w:rsidRPr="00104505" w:rsidRDefault="00D8480E" w:rsidP="00613835">
      <w:pPr>
        <w:rPr>
          <w:rFonts w:cs="Arial"/>
          <w:sz w:val="24"/>
          <w:szCs w:val="24"/>
        </w:rPr>
      </w:pPr>
      <w:r w:rsidRPr="00104505">
        <w:rPr>
          <w:rFonts w:cs="Arial"/>
          <w:sz w:val="24"/>
          <w:szCs w:val="24"/>
        </w:rPr>
        <w:t xml:space="preserve">The mechanism radiologists use for MRI interpretation is called </w:t>
      </w:r>
      <w:r w:rsidR="00482CE8" w:rsidRPr="00104505">
        <w:rPr>
          <w:rFonts w:cs="Arial"/>
          <w:sz w:val="24"/>
          <w:szCs w:val="24"/>
        </w:rPr>
        <w:t xml:space="preserve">the </w:t>
      </w:r>
      <w:r w:rsidR="00EF7194" w:rsidRPr="00104505">
        <w:rPr>
          <w:rFonts w:cs="Arial"/>
          <w:sz w:val="24"/>
          <w:szCs w:val="24"/>
        </w:rPr>
        <w:t>Prostate</w:t>
      </w:r>
      <w:r w:rsidR="00482CE8" w:rsidRPr="00104505">
        <w:rPr>
          <w:rFonts w:cs="Arial"/>
          <w:sz w:val="24"/>
          <w:szCs w:val="24"/>
        </w:rPr>
        <w:t xml:space="preserve"> </w:t>
      </w:r>
      <w:r w:rsidR="00EF7194" w:rsidRPr="00104505">
        <w:rPr>
          <w:rFonts w:cs="Arial"/>
          <w:sz w:val="24"/>
          <w:szCs w:val="24"/>
        </w:rPr>
        <w:t>Imaging</w:t>
      </w:r>
      <w:r w:rsidR="00482CE8" w:rsidRPr="00104505">
        <w:rPr>
          <w:rFonts w:cs="Arial"/>
          <w:sz w:val="24"/>
          <w:szCs w:val="24"/>
        </w:rPr>
        <w:t xml:space="preserve"> – Reporting and Data System (PI-RADS), which provides scoring criteria for</w:t>
      </w:r>
      <w:r w:rsidR="00EF7194" w:rsidRPr="00104505">
        <w:rPr>
          <w:rFonts w:cs="Arial"/>
          <w:sz w:val="24"/>
          <w:szCs w:val="24"/>
        </w:rPr>
        <w:t xml:space="preserve"> the tumours found from mpMRI scans. It defines how to evaluate and combine the </w:t>
      </w:r>
      <w:r w:rsidR="00CF5DE1" w:rsidRPr="00104505">
        <w:rPr>
          <w:rFonts w:cs="Arial"/>
          <w:sz w:val="24"/>
          <w:szCs w:val="24"/>
        </w:rPr>
        <w:t xml:space="preserve">different MRI sequences to </w:t>
      </w:r>
      <w:r w:rsidR="00294D30" w:rsidRPr="00104505">
        <w:rPr>
          <w:rFonts w:cs="Arial"/>
          <w:sz w:val="24"/>
          <w:szCs w:val="24"/>
        </w:rPr>
        <w:t>estimate</w:t>
      </w:r>
      <w:r w:rsidR="00CF5DE1" w:rsidRPr="00104505">
        <w:rPr>
          <w:rFonts w:cs="Arial"/>
          <w:sz w:val="24"/>
          <w:szCs w:val="24"/>
        </w:rPr>
        <w:t xml:space="preserve"> the likelihood of clinically significant cancer. Overall, mpMRI offers a more accurate, image guided </w:t>
      </w:r>
      <w:r w:rsidR="00294D30" w:rsidRPr="00104505">
        <w:rPr>
          <w:rFonts w:cs="Arial"/>
          <w:sz w:val="24"/>
          <w:szCs w:val="24"/>
        </w:rPr>
        <w:t>approach, that can reduce overdiagnosis and improve the detection rates of aggressive cancers, addressing the limitations of PSA, DRE and TRUS biopsy.</w:t>
      </w:r>
    </w:p>
    <w:p w14:paraId="5F8E9E59" w14:textId="02A02BF6" w:rsidR="0063120F" w:rsidRPr="00104505" w:rsidRDefault="0063120F" w:rsidP="00401244">
      <w:pPr>
        <w:rPr>
          <w:rFonts w:cs="Arial"/>
          <w:sz w:val="24"/>
          <w:szCs w:val="24"/>
        </w:rPr>
      </w:pPr>
      <w:r w:rsidRPr="00104505">
        <w:rPr>
          <w:rFonts w:cs="Arial"/>
          <w:sz w:val="24"/>
          <w:szCs w:val="24"/>
        </w:rPr>
        <w:t xml:space="preserve">mpMRI </w:t>
      </w:r>
      <w:r w:rsidR="00405214" w:rsidRPr="00104505">
        <w:rPr>
          <w:rFonts w:cs="Arial"/>
          <w:sz w:val="24"/>
          <w:szCs w:val="24"/>
        </w:rPr>
        <w:t xml:space="preserve">comes with downsides that this project aims to address also. Interpreting mpMRI is a complex task that require substantial experience </w:t>
      </w:r>
      <w:r w:rsidR="00361D1C" w:rsidRPr="00104505">
        <w:rPr>
          <w:rFonts w:cs="Arial"/>
          <w:sz w:val="24"/>
          <w:szCs w:val="24"/>
        </w:rPr>
        <w:t xml:space="preserve">as one radiologist assesses multiple imaging sequences </w:t>
      </w:r>
      <w:r w:rsidR="0028652B" w:rsidRPr="00104505">
        <w:rPr>
          <w:rFonts w:cs="Arial"/>
          <w:sz w:val="24"/>
          <w:szCs w:val="24"/>
        </w:rPr>
        <w:t xml:space="preserve">and must use this </w:t>
      </w:r>
      <w:r w:rsidR="00171BD1" w:rsidRPr="00104505">
        <w:rPr>
          <w:rFonts w:cs="Arial"/>
          <w:sz w:val="24"/>
          <w:szCs w:val="24"/>
        </w:rPr>
        <w:t>information to create an overall assessment. The process comes with reader variability, and different radiologist will disagree o</w:t>
      </w:r>
      <w:r w:rsidR="00AB0F9C" w:rsidRPr="00104505">
        <w:rPr>
          <w:rFonts w:cs="Arial"/>
          <w:sz w:val="24"/>
          <w:szCs w:val="24"/>
        </w:rPr>
        <w:t>n different PI-RADS scores for the same lesion.</w:t>
      </w:r>
      <w:r w:rsidR="00401244" w:rsidRPr="00104505">
        <w:rPr>
          <w:rFonts w:cs="Arial"/>
          <w:sz w:val="24"/>
          <w:szCs w:val="24"/>
        </w:rPr>
        <w:t xml:space="preserve"> For example, when using PI-RADS v2, readers achieved a Cohen’s kappa of around 0.55 for identifying clinically significant lesions (PI-RADS≥4), indicating moderate reproducibility</w:t>
      </w:r>
      <w:r w:rsidR="00A54FCF" w:rsidRPr="00104505">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"/>
          <w:id w:val="194357230"/>
          <w:placeholder>
            <w:docPart w:val="DefaultPlaceholder_-1854013440"/>
          </w:placeholder>
        </w:sdtPr>
        <w:sdtContent>
          <w:r w:rsidR="00281F0F" w:rsidRPr="00281F0F">
            <w:rPr>
              <w:rFonts w:ascii="Arial" w:hAnsi="Arial" w:cs="Arial"/>
              <w:color w:val="000000"/>
              <w:sz w:val="24"/>
              <w:szCs w:val="24"/>
            </w:rPr>
            <w:t>(Rosenkrantz, Ginocchio, et al., 2016)</w:t>
          </w:r>
        </w:sdtContent>
      </w:sdt>
      <w:r w:rsidR="00401244" w:rsidRPr="00401244">
        <w:rPr>
          <w:rFonts w:cs="Arial"/>
          <w:sz w:val="24"/>
          <w:szCs w:val="24"/>
        </w:rPr>
        <w:t>. Agreement is particularly lower for lesions in certain regions of the prostate – one study found interobserver κ values in the transition zone lesions were only ~0.39–0.51, compared to ~0.53–0.59 in the peripheral zone</w:t>
      </w:r>
      <w:r w:rsidR="00401244" w:rsidRPr="00401244">
        <w:rPr>
          <w:rFonts w:ascii="Arial" w:hAnsi="Arial" w:cs="Arial"/>
          <w:sz w:val="24"/>
          <w:szCs w:val="24"/>
        </w:rPr>
        <w:t>​</w:t>
      </w:r>
      <w:r w:rsidR="006B4F3C" w:rsidRPr="00104505">
        <w:rPr>
          <w:rFonts w:cs="Arial"/>
          <w:sz w:val="24"/>
          <w:szCs w:val="24"/>
        </w:rPr>
        <w:t xml:space="preserve"> </w:t>
      </w:r>
      <w:sdt>
        <w:sdtPr>
          <w:rPr>
            <w:rFonts w:cs="Arial"/>
            <w:color w:val="000000"/>
            <w:sz w:val="24"/>
            <w:szCs w:val="24"/>
          </w:rPr>
          <w:tag w:val="MENDELEY_CITATION_v3_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"/>
          <w:id w:val="-1543515664"/>
          <w:placeholder>
            <w:docPart w:val="DefaultPlaceholder_-1854013440"/>
          </w:placeholder>
        </w:sdtPr>
        <w:sdtContent>
          <w:r w:rsidR="00281F0F" w:rsidRPr="00281F0F">
            <w:rPr>
              <w:rFonts w:cs="Arial"/>
              <w:color w:val="000000"/>
              <w:sz w:val="24"/>
              <w:szCs w:val="24"/>
            </w:rPr>
            <w:t>(Rosenkrantz, Ginocchio, et al., 2016)</w:t>
          </w:r>
        </w:sdtContent>
      </w:sdt>
      <w:r w:rsidR="006B4F3C" w:rsidRPr="00104505">
        <w:rPr>
          <w:rFonts w:cs="Arial"/>
          <w:sz w:val="24"/>
          <w:szCs w:val="24"/>
        </w:rPr>
        <w:t xml:space="preserve"> </w:t>
      </w:r>
      <w:r w:rsidR="00401244" w:rsidRPr="00104505">
        <w:rPr>
          <w:rFonts w:cs="Arial"/>
          <w:sz w:val="24"/>
          <w:szCs w:val="24"/>
        </w:rPr>
        <w:t>.</w:t>
      </w:r>
      <w:r w:rsidR="00AB0F9C" w:rsidRPr="00104505">
        <w:rPr>
          <w:rFonts w:cs="Arial"/>
          <w:sz w:val="24"/>
          <w:szCs w:val="24"/>
        </w:rPr>
        <w:t xml:space="preserve"> </w:t>
      </w:r>
      <w:r w:rsidR="008416FE" w:rsidRPr="00104505">
        <w:rPr>
          <w:rFonts w:cs="Arial"/>
          <w:sz w:val="24"/>
          <w:szCs w:val="24"/>
        </w:rPr>
        <w:t xml:space="preserve">Additional things that </w:t>
      </w:r>
      <w:r w:rsidR="0050030C" w:rsidRPr="00104505">
        <w:rPr>
          <w:rFonts w:cs="Arial"/>
          <w:sz w:val="24"/>
          <w:szCs w:val="24"/>
        </w:rPr>
        <w:t>mislead</w:t>
      </w:r>
      <w:r w:rsidR="008416FE" w:rsidRPr="00104505">
        <w:rPr>
          <w:rFonts w:cs="Arial"/>
          <w:sz w:val="24"/>
          <w:szCs w:val="24"/>
        </w:rPr>
        <w:t xml:space="preserve"> the interpretation of mpMRI</w:t>
      </w:r>
      <w:r w:rsidR="00453CF2" w:rsidRPr="00104505">
        <w:rPr>
          <w:rFonts w:cs="Arial"/>
          <w:sz w:val="24"/>
          <w:szCs w:val="24"/>
        </w:rPr>
        <w:t xml:space="preserve"> include </w:t>
      </w:r>
      <w:r w:rsidR="006A543D" w:rsidRPr="00104505">
        <w:rPr>
          <w:rFonts w:cs="Arial"/>
          <w:sz w:val="24"/>
          <w:szCs w:val="24"/>
        </w:rPr>
        <w:t xml:space="preserve">post biopsy bleeding </w:t>
      </w:r>
      <w:r w:rsidR="0050030C" w:rsidRPr="00104505">
        <w:rPr>
          <w:rFonts w:cs="Arial"/>
          <w:sz w:val="24"/>
          <w:szCs w:val="24"/>
        </w:rPr>
        <w:t>mimicking cancer, image artefacts or anatomical variation</w:t>
      </w:r>
      <w:r w:rsidR="00024AC9" w:rsidRPr="00104505">
        <w:rPr>
          <w:rFonts w:cs="Arial"/>
          <w:sz w:val="24"/>
          <w:szCs w:val="24"/>
        </w:rPr>
        <w:t>. These challenges mean that mpMRI, while powerful, has a sub</w:t>
      </w:r>
      <w:r w:rsidR="00453CF7" w:rsidRPr="00104505">
        <w:rPr>
          <w:rFonts w:cs="Arial"/>
          <w:sz w:val="24"/>
          <w:szCs w:val="24"/>
        </w:rPr>
        <w:t xml:space="preserve">jective component and learning curve. A and the integration of deep learning techniques </w:t>
      </w:r>
      <w:r w:rsidR="001C7489" w:rsidRPr="00104505">
        <w:rPr>
          <w:rFonts w:cs="Arial"/>
          <w:sz w:val="24"/>
          <w:szCs w:val="24"/>
        </w:rPr>
        <w:t xml:space="preserve">becomes highly pertinent in this scenario, as </w:t>
      </w:r>
      <w:r w:rsidR="002E392E" w:rsidRPr="00104505">
        <w:rPr>
          <w:rFonts w:cs="Arial"/>
          <w:sz w:val="24"/>
          <w:szCs w:val="24"/>
        </w:rPr>
        <w:t>it</w:t>
      </w:r>
      <w:r w:rsidR="001C7489" w:rsidRPr="00104505">
        <w:rPr>
          <w:rFonts w:cs="Arial"/>
          <w:sz w:val="24"/>
          <w:szCs w:val="24"/>
        </w:rPr>
        <w:t xml:space="preserve"> fuels the motivation </w:t>
      </w:r>
      <w:r w:rsidR="00BA1E0A" w:rsidRPr="00104505">
        <w:rPr>
          <w:rFonts w:cs="Arial"/>
          <w:sz w:val="24"/>
          <w:szCs w:val="24"/>
        </w:rPr>
        <w:t xml:space="preserve">to </w:t>
      </w:r>
      <w:r w:rsidR="002E392E" w:rsidRPr="00104505">
        <w:rPr>
          <w:rFonts w:cs="Arial"/>
          <w:sz w:val="24"/>
          <w:szCs w:val="24"/>
        </w:rPr>
        <w:t>explore methods of assisting radiologists and ensuring the full potential of mpMRI is reached in clinicals settings.</w:t>
      </w:r>
    </w:p>
    <w:p w14:paraId="01883315" w14:textId="0F0B962E" w:rsidR="00245C32" w:rsidRPr="00104505" w:rsidRDefault="00360BFE" w:rsidP="000B6793">
      <w:pPr>
        <w:pStyle w:val="Heading2"/>
      </w:pPr>
      <w:bookmarkStart w:id="31" w:name="_Toc194662712"/>
      <w:r w:rsidRPr="00104505">
        <w:lastRenderedPageBreak/>
        <w:t>Multi</w:t>
      </w:r>
      <w:r w:rsidR="009F4EA4" w:rsidRPr="00104505">
        <w:t xml:space="preserve">-Parametric MRI </w:t>
      </w:r>
      <w:r w:rsidR="00245C32" w:rsidRPr="00104505">
        <w:t xml:space="preserve">and Imaging </w:t>
      </w:r>
      <w:r w:rsidR="00245C32" w:rsidRPr="000B6793">
        <w:t>Modalities</w:t>
      </w:r>
      <w:bookmarkEnd w:id="31"/>
    </w:p>
    <w:p w14:paraId="3DD9F9CF" w14:textId="11E92BC9" w:rsidR="00245C32" w:rsidRPr="00104505" w:rsidRDefault="00940125" w:rsidP="00401244">
      <w:pPr>
        <w:rPr>
          <w:sz w:val="24"/>
          <w:szCs w:val="24"/>
        </w:rPr>
      </w:pPr>
      <w:r w:rsidRPr="00104505">
        <w:rPr>
          <w:sz w:val="24"/>
          <w:szCs w:val="24"/>
        </w:rPr>
        <w:t>Compared to single-sequence or "standard" MRI, which usually relies on T2W images alone, mpMRI combines structural and functional data, identifying subtle changes in tissue microstructure and vascular properties (Yan et al., 2023). The multiparametric technique markedly enhances sensitivity, identifying smaller or less obvious lesions</w:t>
      </w:r>
      <w:r w:rsidR="002B4472" w:rsidRPr="00104505">
        <w:rPr>
          <w:sz w:val="24"/>
          <w:szCs w:val="24"/>
        </w:rPr>
        <w:t xml:space="preserve">, </w:t>
      </w:r>
      <w:r w:rsidRPr="00104505">
        <w:rPr>
          <w:sz w:val="24"/>
          <w:szCs w:val="24"/>
        </w:rPr>
        <w:t>and specificity (e.g., separating benign from malignant features), and therefore maximizes the precise localization and delineation of prostate tumours (Ahmed et al., 2017). By simultaneous evaluation of morphologic, diffusion, and contrast-enhancement characteristics, mpMRI provides an integrated assessment that is not possible with routine MRI—ultimately reducing unnecessary biopsies and allowing for better clinical decision-making. (</w:t>
      </w:r>
      <w:sdt>
        <w:sdtPr>
          <w:rPr>
            <w:color w:val="000000"/>
            <w:sz w:val="24"/>
            <w:szCs w:val="24"/>
          </w:rPr>
          <w:tag w:val="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"/>
          <w:id w:val="-993254093"/>
          <w:placeholder>
            <w:docPart w:val="DefaultPlaceholder_-1854013440"/>
          </w:placeholder>
        </w:sdtPr>
        <w:sdtContent>
          <w:r w:rsidR="00281F0F" w:rsidRPr="00281F0F">
            <w:rPr>
              <w:color w:val="000000"/>
              <w:sz w:val="24"/>
              <w:szCs w:val="24"/>
            </w:rPr>
            <w:t>(Kasivisvanathan et al., 2018</w:t>
          </w:r>
        </w:sdtContent>
      </w:sdt>
      <w:r w:rsidRPr="00104505">
        <w:rPr>
          <w:sz w:val="24"/>
          <w:szCs w:val="24"/>
        </w:rPr>
        <w:t>; National Institute for Health and Care Excellence, 2019).</w:t>
      </w:r>
    </w:p>
    <w:p w14:paraId="55CF0B37" w14:textId="36C59FFD" w:rsidR="002B4472" w:rsidRPr="00104505" w:rsidRDefault="00B922F2" w:rsidP="00401244">
      <w:pPr>
        <w:rPr>
          <w:rFonts w:cs="Arial"/>
          <w:sz w:val="24"/>
          <w:szCs w:val="24"/>
        </w:rPr>
      </w:pPr>
      <w:r w:rsidRPr="00104505">
        <w:rPr>
          <w:rFonts w:cs="Arial"/>
          <w:sz w:val="24"/>
          <w:szCs w:val="24"/>
        </w:rPr>
        <w:t xml:space="preserve">Multiparametric MRI (mpMRI) of the prostate integrates three significant sequences—T2-weighted (T2W), diffusion-weighted imaging (DWI) with an apparent diffusion coefficient (ADC) map, and dynamic contrast-enhanced (DCE) imaging—to provide both anatomical and functional data </w:t>
      </w:r>
      <w:sdt>
        <w:sdtPr>
          <w:rPr>
            <w:rFonts w:cs="Arial"/>
            <w:color w:val="000000"/>
            <w:sz w:val="24"/>
            <w:szCs w:val="24"/>
          </w:rPr>
          <w:tag w:val="MENDELEY_CITATION_v3_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"/>
          <w:id w:val="679935006"/>
          <w:placeholder>
            <w:docPart w:val="DefaultPlaceholder_-1854013440"/>
          </w:placeholder>
        </w:sdtPr>
        <w:sdtContent>
          <w:r w:rsidR="00281F0F" w:rsidRPr="00281F0F">
            <w:rPr>
              <w:rFonts w:cs="Arial"/>
              <w:color w:val="000000"/>
              <w:sz w:val="24"/>
              <w:szCs w:val="24"/>
            </w:rPr>
            <w:t>(Weinreb et al., 2016)</w:t>
          </w:r>
        </w:sdtContent>
      </w:sdt>
      <w:r w:rsidRPr="00104505">
        <w:rPr>
          <w:rFonts w:cs="Arial"/>
          <w:sz w:val="24"/>
          <w:szCs w:val="24"/>
        </w:rPr>
        <w:t>. T2W imaging gives a high-resolution structural image, where normal peripheral zone tissue is bright and tumours typically are darker (hypointense) regions (Turkbey et al., 2019). DWI/ADC quantifies the motion of water protons, highlighting malignant masses that restrict diffusion—these appear hyperintense on DWI with reduced ADC values (Chen et al., 2021). DCE imaging, on the other hand, involves the utilization of a contrast agent and monitoring vascular patterns of enhancement; areas of enhanced vascularity and early enhancement are more likely to represent clinically relevant malignancies</w:t>
      </w:r>
      <w:r w:rsidR="007D0AE8" w:rsidRPr="00104505">
        <w:rPr>
          <w:rFonts w:cs="Arial"/>
          <w:sz w:val="24"/>
          <w:szCs w:val="24"/>
        </w:rPr>
        <w:t xml:space="preserve"> </w:t>
      </w:r>
      <w:sdt>
        <w:sdtPr>
          <w:rPr>
            <w:rFonts w:cs="Arial"/>
            <w:color w:val="000000"/>
            <w:sz w:val="24"/>
            <w:szCs w:val="24"/>
          </w:rPr>
          <w:tag w:val="MENDELEY_CITATION_v3_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"/>
          <w:id w:val="822314277"/>
          <w:placeholder>
            <w:docPart w:val="DefaultPlaceholder_-1854013440"/>
          </w:placeholder>
        </w:sdtPr>
        <w:sdtContent>
          <w:r w:rsidR="00281F0F" w:rsidRPr="00281F0F">
            <w:rPr>
              <w:rFonts w:cs="Arial"/>
              <w:color w:val="000000"/>
              <w:sz w:val="24"/>
              <w:szCs w:val="24"/>
            </w:rPr>
            <w:t>(H. Dickinson et al., 2013a)</w:t>
          </w:r>
        </w:sdtContent>
      </w:sdt>
      <w:r w:rsidRPr="00104505">
        <w:rPr>
          <w:rFonts w:cs="Arial"/>
          <w:sz w:val="24"/>
          <w:szCs w:val="24"/>
        </w:rPr>
        <w:t>. Each modality addresses a distinct feature of tumour pathology—T2W (anatomical architecture), DWI/ADC (cellularity), and DCE (vascularity)—and thus collectively improves lesion detection and characterization (Weinreb et al., 2016).</w:t>
      </w:r>
    </w:p>
    <w:p w14:paraId="77688BD4" w14:textId="77777777" w:rsidR="008673D2" w:rsidRPr="00104505" w:rsidRDefault="00445233" w:rsidP="008673D2">
      <w:pPr>
        <w:keepNext/>
        <w:rPr>
          <w:sz w:val="24"/>
          <w:szCs w:val="24"/>
        </w:rPr>
      </w:pPr>
      <w:r w:rsidRPr="00104505">
        <w:rPr>
          <w:noProof/>
          <w:sz w:val="24"/>
          <w:szCs w:val="24"/>
        </w:rPr>
        <w:drawing>
          <wp:inline distT="0" distB="0" distL="0" distR="0" wp14:anchorId="6A0B8B80" wp14:editId="491230B0">
            <wp:extent cx="5731510" cy="1597025"/>
            <wp:effectExtent l="0" t="0" r="2540" b="3175"/>
            <wp:docPr id="342490032" name="Picture 8" descr="Prostate MRI - RAD-ASS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rostate MRI - RAD-ASSI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597025"/>
                    </a:xfrm>
                    <a:prstGeom prst="rect">
                      <a:avLst/>
                    </a:prstGeom>
                    <a:noFill/>
                    <a:ln>
                      <a:noFill/>
                    </a:ln>
                  </pic:spPr>
                </pic:pic>
              </a:graphicData>
            </a:graphic>
          </wp:inline>
        </w:drawing>
      </w:r>
    </w:p>
    <w:p w14:paraId="6536B45B" w14:textId="7E291143" w:rsidR="00445233" w:rsidRPr="00104505" w:rsidRDefault="008673D2" w:rsidP="008673D2">
      <w:pPr>
        <w:pStyle w:val="Caption"/>
        <w:rPr>
          <w:rFonts w:cs="Arial"/>
          <w:sz w:val="24"/>
          <w:szCs w:val="24"/>
        </w:rPr>
      </w:pPr>
      <w:r w:rsidRPr="00104505">
        <w:rPr>
          <w:sz w:val="24"/>
          <w:szCs w:val="24"/>
        </w:rPr>
        <w:t xml:space="preserve">Figure </w:t>
      </w:r>
      <w:r w:rsidRPr="00104505">
        <w:rPr>
          <w:sz w:val="24"/>
          <w:szCs w:val="24"/>
        </w:rPr>
        <w:fldChar w:fldCharType="begin"/>
      </w:r>
      <w:r w:rsidRPr="00104505">
        <w:rPr>
          <w:sz w:val="24"/>
          <w:szCs w:val="24"/>
        </w:rPr>
        <w:instrText xml:space="preserve"> SEQ Figure \* ARABIC </w:instrText>
      </w:r>
      <w:r w:rsidRPr="00104505">
        <w:rPr>
          <w:sz w:val="24"/>
          <w:szCs w:val="24"/>
        </w:rPr>
        <w:fldChar w:fldCharType="separate"/>
      </w:r>
      <w:r w:rsidR="005D2E52">
        <w:rPr>
          <w:noProof/>
          <w:sz w:val="24"/>
          <w:szCs w:val="24"/>
        </w:rPr>
        <w:t>1</w:t>
      </w:r>
      <w:r w:rsidRPr="00104505">
        <w:rPr>
          <w:sz w:val="24"/>
          <w:szCs w:val="24"/>
        </w:rPr>
        <w:fldChar w:fldCharType="end"/>
      </w:r>
      <w:r w:rsidRPr="00104505">
        <w:rPr>
          <w:sz w:val="24"/>
          <w:szCs w:val="24"/>
        </w:rPr>
        <w:t xml:space="preserve"> - Diagram showing the peripheral, transition and central zones of the prostate </w:t>
      </w:r>
      <w:sdt>
        <w:sdtPr>
          <w:rPr>
            <w:color w:val="000000"/>
            <w:sz w:val="24"/>
            <w:szCs w:val="24"/>
          </w:rPr>
          <w:tag w:val="MENDELEY_CITATION_v3_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"/>
          <w:id w:val="1104144793"/>
          <w:placeholder>
            <w:docPart w:val="DefaultPlaceholder_-1854013440"/>
          </w:placeholder>
        </w:sdtPr>
        <w:sdtContent>
          <w:r w:rsidR="00281F0F" w:rsidRPr="00281F0F">
            <w:rPr>
              <w:rFonts w:eastAsia="Times New Roman"/>
              <w:color w:val="000000"/>
              <w:sz w:val="24"/>
            </w:rPr>
            <w:t>(</w:t>
          </w:r>
          <w:r w:rsidR="00281F0F" w:rsidRPr="00281F0F">
            <w:rPr>
              <w:rFonts w:eastAsia="Times New Roman"/>
              <w:i w:val="0"/>
              <w:iCs w:val="0"/>
              <w:color w:val="000000"/>
              <w:sz w:val="24"/>
            </w:rPr>
            <w:t>Prostate MRI - RAD-ASSIST</w:t>
          </w:r>
          <w:r w:rsidR="00281F0F" w:rsidRPr="00281F0F">
            <w:rPr>
              <w:rFonts w:eastAsia="Times New Roman"/>
              <w:color w:val="000000"/>
              <w:sz w:val="24"/>
            </w:rPr>
            <w:t>, n.d.)</w:t>
          </w:r>
        </w:sdtContent>
      </w:sdt>
    </w:p>
    <w:p w14:paraId="7DD5DCC7" w14:textId="36D90FF8" w:rsidR="00623E8F" w:rsidRPr="00104505" w:rsidRDefault="00D43D7C" w:rsidP="000B6793">
      <w:pPr>
        <w:pStyle w:val="Heading2"/>
      </w:pPr>
      <w:bookmarkStart w:id="32" w:name="_Toc194662713"/>
      <w:r w:rsidRPr="00104505">
        <w:t>Importance of AI</w:t>
      </w:r>
      <w:r w:rsidR="00FD4A12" w:rsidRPr="00104505">
        <w:t xml:space="preserve"> and Deep Learning </w:t>
      </w:r>
      <w:r w:rsidR="001D6A81" w:rsidRPr="00104505">
        <w:t xml:space="preserve">in </w:t>
      </w:r>
      <w:r w:rsidR="001D6A81" w:rsidRPr="000B6793">
        <w:t>Prostate</w:t>
      </w:r>
      <w:r w:rsidR="001D6A81" w:rsidRPr="00104505">
        <w:t xml:space="preserve"> Cancer Imaging</w:t>
      </w:r>
      <w:bookmarkEnd w:id="32"/>
      <w:r w:rsidR="00623E8F" w:rsidRPr="00104505">
        <w:t xml:space="preserve"> </w:t>
      </w:r>
    </w:p>
    <w:p w14:paraId="77E579F7" w14:textId="0F2712C8" w:rsidR="000A7CCF" w:rsidRPr="00104505" w:rsidRDefault="000A7CCF" w:rsidP="00354BC2">
      <w:pPr>
        <w:rPr>
          <w:sz w:val="24"/>
          <w:szCs w:val="24"/>
        </w:rPr>
      </w:pPr>
      <w:r w:rsidRPr="00104505">
        <w:rPr>
          <w:sz w:val="24"/>
          <w:szCs w:val="24"/>
        </w:rPr>
        <w:t xml:space="preserve">Artificial intelligence and deep learning techniques have developed rapidly in medical image analysis and offer promising solutions to reduce the variability and inefficiencies of prostate cancer diagnosis. An AI system can be used as a second pair of eyes that can interpret images consistently in the same way, depending on a learned pattern of </w:t>
      </w:r>
      <w:r w:rsidRPr="00104505">
        <w:rPr>
          <w:sz w:val="24"/>
          <w:szCs w:val="24"/>
        </w:rPr>
        <w:lastRenderedPageBreak/>
        <w:t>prostate cancer. The power of this technology is its ability to reduce human error and decrease inter-observer variation. A learned framework will add standardisation, providing the same prediction for identical output. As there are such a high number of prostate MRIs being undertaken, AI is able to augment diagnostic efficiency through flagging regions of suspicion to radiologist reporting by streamlining the interpretation.</w:t>
      </w:r>
      <w:r w:rsidR="00C93AB2" w:rsidRPr="00104505">
        <w:rPr>
          <w:sz w:val="24"/>
          <w:szCs w:val="24"/>
        </w:rPr>
        <w:t xml:space="preserve"> This cuts down on the time that radiologists spend per case and help focus attention on cases that have a higher clinical significance </w:t>
      </w:r>
      <w:r w:rsidR="003851F2" w:rsidRPr="00104505">
        <w:rPr>
          <w:sz w:val="24"/>
          <w:szCs w:val="24"/>
        </w:rPr>
        <w:t xml:space="preserve">of cancer. Research indicates that the </w:t>
      </w:r>
      <w:r w:rsidR="00C65268" w:rsidRPr="00104505">
        <w:rPr>
          <w:sz w:val="24"/>
          <w:szCs w:val="24"/>
        </w:rPr>
        <w:t>automation</w:t>
      </w:r>
      <w:r w:rsidR="003851F2" w:rsidRPr="00104505">
        <w:rPr>
          <w:sz w:val="24"/>
          <w:szCs w:val="24"/>
        </w:rPr>
        <w:t xml:space="preserve"> of imaging analysis </w:t>
      </w:r>
      <w:r w:rsidR="00C65268" w:rsidRPr="00104505">
        <w:rPr>
          <w:sz w:val="24"/>
          <w:szCs w:val="24"/>
        </w:rPr>
        <w:t>can improve both accuracy and efficiency</w:t>
      </w:r>
      <w:r w:rsidR="00E20DF7" w:rsidRPr="00104505">
        <w:rPr>
          <w:sz w:val="24"/>
          <w:szCs w:val="24"/>
        </w:rPr>
        <w:t xml:space="preserve"> of the diagnostic process</w:t>
      </w:r>
      <w:r w:rsidR="00D55A8F" w:rsidRPr="00104505">
        <w:rPr>
          <w:sz w:val="24"/>
          <w:szCs w:val="24"/>
        </w:rPr>
        <w:t xml:space="preserve"> – it can enhance the consistency </w:t>
      </w:r>
      <w:r w:rsidR="00351FA2" w:rsidRPr="00104505">
        <w:rPr>
          <w:sz w:val="24"/>
          <w:szCs w:val="24"/>
        </w:rPr>
        <w:t>of tumour contours and the speed of</w:t>
      </w:r>
      <w:r w:rsidR="00D47082" w:rsidRPr="00104505">
        <w:rPr>
          <w:sz w:val="24"/>
          <w:szCs w:val="24"/>
        </w:rPr>
        <w:t xml:space="preserve"> planning radiotherapy treatments</w:t>
      </w:r>
      <w:r w:rsidR="00445BAC" w:rsidRPr="00104505">
        <w:rPr>
          <w:sz w:val="24"/>
          <w:szCs w:val="24"/>
        </w:rPr>
        <w:t xml:space="preserve"> </w:t>
      </w:r>
      <w:sdt>
        <w:sdtPr>
          <w:rPr>
            <w:color w:val="000000"/>
            <w:sz w:val="24"/>
            <w:szCs w:val="24"/>
          </w:rPr>
          <w:tag w:val="MENDELEY_CITATION_v3_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"/>
          <w:id w:val="1756938410"/>
          <w:placeholder>
            <w:docPart w:val="DefaultPlaceholder_-1854013440"/>
          </w:placeholder>
        </w:sdtPr>
        <w:sdtContent>
          <w:r w:rsidR="00281F0F" w:rsidRPr="00281F0F">
            <w:rPr>
              <w:color w:val="000000"/>
              <w:sz w:val="24"/>
              <w:szCs w:val="24"/>
            </w:rPr>
            <w:t>(Lucido et al., 2023)</w:t>
          </w:r>
        </w:sdtContent>
      </w:sdt>
      <w:r w:rsidR="00D47082" w:rsidRPr="00104505">
        <w:rPr>
          <w:sz w:val="24"/>
          <w:szCs w:val="24"/>
        </w:rPr>
        <w:t xml:space="preserve">. </w:t>
      </w:r>
      <w:r w:rsidR="00C66E21" w:rsidRPr="00104505">
        <w:rPr>
          <w:sz w:val="24"/>
          <w:szCs w:val="24"/>
        </w:rPr>
        <w:t>Additionally, AI that marks cancerous regions ensures that small but important lesions aren’t overlooked, streamlining the radiology workflow.</w:t>
      </w:r>
      <w:r w:rsidR="008A5D73" w:rsidRPr="00104505">
        <w:rPr>
          <w:sz w:val="24"/>
          <w:szCs w:val="24"/>
        </w:rPr>
        <w:t xml:space="preserve"> Early research indicates that such automation can indeed improve diagnostic workflow: one study noted that an AI-based second-reader system for prostate MRI outperformed over 70% of general radiologists in detecting prostate cancer on MRI</w:t>
      </w:r>
      <w:r w:rsidR="008A5D73" w:rsidRPr="00104505">
        <w:rPr>
          <w:rFonts w:ascii="Arial" w:hAnsi="Arial" w:cs="Arial"/>
          <w:sz w:val="24"/>
          <w:szCs w:val="24"/>
        </w:rPr>
        <w:t>​</w:t>
      </w:r>
      <w:r w:rsidR="00777166" w:rsidRPr="00104505">
        <w:rPr>
          <w:sz w:val="24"/>
          <w:szCs w:val="24"/>
        </w:rPr>
        <w:t xml:space="preserve"> </w:t>
      </w:r>
      <w:sdt>
        <w:sdtPr>
          <w:rPr>
            <w:color w:val="000000"/>
            <w:sz w:val="24"/>
            <w:szCs w:val="24"/>
          </w:rPr>
          <w:tag w:val="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"/>
          <w:id w:val="166518987"/>
          <w:placeholder>
            <w:docPart w:val="DefaultPlaceholder_-1854013440"/>
          </w:placeholder>
        </w:sdtPr>
        <w:sdtContent>
          <w:r w:rsidR="00281F0F" w:rsidRPr="00281F0F">
            <w:rPr>
              <w:color w:val="000000"/>
              <w:sz w:val="24"/>
              <w:szCs w:val="24"/>
            </w:rPr>
            <w:t>(Alqahtani, 2024; Cao et al., 2021)</w:t>
          </w:r>
        </w:sdtContent>
      </w:sdt>
      <w:r w:rsidR="008A5D73" w:rsidRPr="00104505">
        <w:rPr>
          <w:sz w:val="24"/>
          <w:szCs w:val="24"/>
        </w:rPr>
        <w:t>.</w:t>
      </w:r>
      <w:r w:rsidR="00B311DF" w:rsidRPr="00104505">
        <w:rPr>
          <w:sz w:val="24"/>
          <w:szCs w:val="24"/>
        </w:rPr>
        <w:t xml:space="preserve"> Another investigation showed an AI could achieve a high sensitivity (around 85–87%) for detecting clinically significant cancers (e.g., PI-RADS 4–5 lesions or Gleason ≥7 </w:t>
      </w:r>
      <w:r w:rsidR="00720FD3" w:rsidRPr="00104505">
        <w:rPr>
          <w:sz w:val="24"/>
          <w:szCs w:val="24"/>
        </w:rPr>
        <w:t>tumours</w:t>
      </w:r>
      <w:r w:rsidR="00B311DF" w:rsidRPr="00104505">
        <w:rPr>
          <w:sz w:val="24"/>
          <w:szCs w:val="24"/>
        </w:rPr>
        <w:t>), comparable to experienced human readers</w:t>
      </w:r>
      <w:r w:rsidR="00B311DF" w:rsidRPr="00104505">
        <w:rPr>
          <w:rFonts w:ascii="Arial" w:hAnsi="Arial" w:cs="Arial"/>
          <w:sz w:val="24"/>
          <w:szCs w:val="24"/>
        </w:rPr>
        <w:t>​</w:t>
      </w:r>
      <w:r w:rsidR="00B311DF" w:rsidRPr="00104505">
        <w:rPr>
          <w:sz w:val="24"/>
          <w:szCs w:val="24"/>
        </w:rPr>
        <w:t xml:space="preserve"> </w:t>
      </w:r>
      <w:sdt>
        <w:sdtPr>
          <w:rPr>
            <w:color w:val="000000"/>
            <w:sz w:val="24"/>
            <w:szCs w:val="24"/>
          </w:rPr>
          <w:tag w:val="MENDELEY_CITATION_v3_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"/>
          <w:id w:val="-1934584533"/>
          <w:placeholder>
            <w:docPart w:val="DefaultPlaceholder_-1854013440"/>
          </w:placeholder>
        </w:sdtPr>
        <w:sdtContent>
          <w:r w:rsidR="00281F0F" w:rsidRPr="00281F0F">
            <w:rPr>
              <w:color w:val="000000"/>
              <w:sz w:val="24"/>
              <w:szCs w:val="24"/>
            </w:rPr>
            <w:t>(Alqahtani, 2024)</w:t>
          </w:r>
        </w:sdtContent>
      </w:sdt>
      <w:r w:rsidR="00B311DF" w:rsidRPr="00104505">
        <w:rPr>
          <w:sz w:val="24"/>
          <w:szCs w:val="24"/>
        </w:rPr>
        <w:t>.</w:t>
      </w:r>
      <w:r w:rsidR="00354BC2" w:rsidRPr="00104505">
        <w:rPr>
          <w:sz w:val="24"/>
          <w:szCs w:val="24"/>
        </w:rPr>
        <w:t xml:space="preserve"> Indeed, the automation of imaging analysis has been shown to improve both accuracy and efficiency – for instance, deep learning models have demonstrated segmentation performance on prostate MRI that is on par with expert radiologists for delineating the prostate gland</w:t>
      </w:r>
      <w:r w:rsidR="00354BC2" w:rsidRPr="00104505">
        <w:rPr>
          <w:rFonts w:ascii="Arial" w:hAnsi="Arial" w:cs="Arial"/>
          <w:sz w:val="24"/>
          <w:szCs w:val="24"/>
        </w:rPr>
        <w:t>​</w:t>
      </w:r>
      <w:r w:rsidR="00354BC2" w:rsidRPr="00104505">
        <w:rPr>
          <w:sz w:val="24"/>
          <w:szCs w:val="24"/>
        </w:rPr>
        <w:t xml:space="preserve"> </w:t>
      </w:r>
      <w:sdt>
        <w:sdtPr>
          <w:rPr>
            <w:color w:val="000000"/>
            <w:sz w:val="24"/>
            <w:szCs w:val="24"/>
          </w:rPr>
          <w:tag w:val="MENDELEY_CITATION_v3_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"/>
          <w:id w:val="-504668555"/>
          <w:placeholder>
            <w:docPart w:val="DefaultPlaceholder_-1854013440"/>
          </w:placeholder>
        </w:sdtPr>
        <w:sdtContent>
          <w:r w:rsidR="00281F0F" w:rsidRPr="00281F0F">
            <w:rPr>
              <w:color w:val="000000"/>
              <w:sz w:val="24"/>
              <w:szCs w:val="24"/>
            </w:rPr>
            <w:t>(Fassia et al., 2024)</w:t>
          </w:r>
        </w:sdtContent>
      </w:sdt>
      <w:r w:rsidR="00354BC2" w:rsidRPr="00104505">
        <w:rPr>
          <w:sz w:val="24"/>
          <w:szCs w:val="24"/>
        </w:rPr>
        <w:t>.</w:t>
      </w:r>
    </w:p>
    <w:p w14:paraId="5C3E1A4B" w14:textId="414E4C63" w:rsidR="00F80ED7" w:rsidRPr="00104505" w:rsidRDefault="00F80ED7" w:rsidP="00F80ED7">
      <w:pPr>
        <w:rPr>
          <w:sz w:val="24"/>
          <w:szCs w:val="24"/>
        </w:rPr>
      </w:pPr>
      <w:r w:rsidRPr="00104505">
        <w:rPr>
          <w:sz w:val="24"/>
          <w:szCs w:val="24"/>
        </w:rPr>
        <w:t xml:space="preserve">The current </w:t>
      </w:r>
      <w:r w:rsidR="003C0F5C" w:rsidRPr="00104505">
        <w:rPr>
          <w:sz w:val="24"/>
          <w:szCs w:val="24"/>
        </w:rPr>
        <w:t>applications</w:t>
      </w:r>
      <w:r w:rsidRPr="00104505">
        <w:rPr>
          <w:sz w:val="24"/>
          <w:szCs w:val="24"/>
        </w:rPr>
        <w:t xml:space="preserve"> of deep learning </w:t>
      </w:r>
      <w:r w:rsidR="003C0F5C" w:rsidRPr="00104505">
        <w:rPr>
          <w:sz w:val="24"/>
          <w:szCs w:val="24"/>
        </w:rPr>
        <w:t xml:space="preserve">in prostate MRI involve segmenting lesions or detecting lesions. </w:t>
      </w:r>
      <w:r w:rsidR="00572CD5" w:rsidRPr="00104505">
        <w:rPr>
          <w:sz w:val="24"/>
          <w:szCs w:val="24"/>
        </w:rPr>
        <w:t>For</w:t>
      </w:r>
      <w:r w:rsidR="003C0F5C" w:rsidRPr="00104505">
        <w:rPr>
          <w:sz w:val="24"/>
          <w:szCs w:val="24"/>
        </w:rPr>
        <w:t xml:space="preserve"> segmentation based approaches, </w:t>
      </w:r>
      <w:r w:rsidR="00572CD5" w:rsidRPr="00104505">
        <w:rPr>
          <w:sz w:val="24"/>
          <w:szCs w:val="24"/>
        </w:rPr>
        <w:t xml:space="preserve">models work by producing a voxel level mask </w:t>
      </w:r>
      <w:r w:rsidR="006A4475" w:rsidRPr="00104505">
        <w:rPr>
          <w:sz w:val="24"/>
          <w:szCs w:val="24"/>
        </w:rPr>
        <w:t xml:space="preserve">that outline the regions of the image likely to contain cancer. </w:t>
      </w:r>
      <w:r w:rsidR="00105F40" w:rsidRPr="00104505">
        <w:rPr>
          <w:sz w:val="24"/>
          <w:szCs w:val="24"/>
        </w:rPr>
        <w:t xml:space="preserve">In detection-based models, the model typically </w:t>
      </w:r>
      <w:r w:rsidR="00AE7D64" w:rsidRPr="00104505">
        <w:rPr>
          <w:sz w:val="24"/>
          <w:szCs w:val="24"/>
        </w:rPr>
        <w:t>identifies</w:t>
      </w:r>
      <w:r w:rsidR="00105F40" w:rsidRPr="00104505">
        <w:rPr>
          <w:sz w:val="24"/>
          <w:szCs w:val="24"/>
        </w:rPr>
        <w:t xml:space="preserve"> suspect regions through bounding boxes or classifying </w:t>
      </w:r>
      <w:r w:rsidR="00A575FD" w:rsidRPr="00104505">
        <w:rPr>
          <w:sz w:val="24"/>
          <w:szCs w:val="24"/>
        </w:rPr>
        <w:t xml:space="preserve">outputs </w:t>
      </w:r>
      <w:sdt>
        <w:sdtPr>
          <w:rPr>
            <w:color w:val="000000"/>
            <w:sz w:val="24"/>
            <w:szCs w:val="24"/>
          </w:rPr>
          <w:tag w:val="MENDELEY_CITATION_v3_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"/>
          <w:id w:val="1707441865"/>
          <w:placeholder>
            <w:docPart w:val="DefaultPlaceholder_-1854013440"/>
          </w:placeholder>
        </w:sdtPr>
        <w:sdtContent>
          <w:r w:rsidR="00281F0F" w:rsidRPr="00281F0F">
            <w:rPr>
              <w:color w:val="000000"/>
              <w:sz w:val="24"/>
              <w:szCs w:val="24"/>
            </w:rPr>
            <w:t>(Litjens et al., 2017)</w:t>
          </w:r>
        </w:sdtContent>
      </w:sdt>
      <w:r w:rsidR="00105F40" w:rsidRPr="00104505">
        <w:rPr>
          <w:sz w:val="24"/>
          <w:szCs w:val="24"/>
        </w:rPr>
        <w:t xml:space="preserve"> representing zones with the probability of hosting malignancies. Both methods are valuable towards identifying prostate cancer but segment-based techniques prevail in providing closer delineation of lesion edges vital in guiding biopsies as well as in planning treatments</w:t>
      </w:r>
      <w:r w:rsidR="00E20701" w:rsidRPr="00104505">
        <w:rPr>
          <w:sz w:val="24"/>
          <w:szCs w:val="24"/>
        </w:rPr>
        <w:t xml:space="preserve"> </w:t>
      </w:r>
      <w:sdt>
        <w:sdtPr>
          <w:rPr>
            <w:color w:val="000000"/>
            <w:sz w:val="24"/>
            <w:szCs w:val="24"/>
          </w:rPr>
          <w:tag w:val="MENDELEY_CITATION_v3_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"/>
          <w:id w:val="-2085521753"/>
          <w:placeholder>
            <w:docPart w:val="DefaultPlaceholder_-1854013440"/>
          </w:placeholder>
        </w:sdtPr>
        <w:sdtContent>
          <w:r w:rsidR="00281F0F" w:rsidRPr="00281F0F">
            <w:rPr>
              <w:color w:val="000000"/>
              <w:sz w:val="24"/>
              <w:szCs w:val="24"/>
            </w:rPr>
            <w:t>(L. Chen et al., 2021)</w:t>
          </w:r>
        </w:sdtContent>
      </w:sdt>
      <w:r w:rsidR="00105F40" w:rsidRPr="00104505">
        <w:rPr>
          <w:sz w:val="24"/>
          <w:szCs w:val="24"/>
        </w:rPr>
        <w:t>. Of all available architectures, transformer-based networks (e.g., TransUNet) have the capability of accepting long-distance dependencies but typically use more large-sized datasets as well as larger computation resources</w:t>
      </w:r>
      <w:r w:rsidR="00E20701" w:rsidRPr="00104505">
        <w:rPr>
          <w:sz w:val="24"/>
          <w:szCs w:val="24"/>
        </w:rPr>
        <w:t xml:space="preserve"> </w:t>
      </w:r>
      <w:sdt>
        <w:sdtPr>
          <w:rPr>
            <w:color w:val="000000"/>
            <w:sz w:val="24"/>
            <w:szCs w:val="24"/>
          </w:rPr>
          <w:tag w:val="MENDELEY_CITATION_v3_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"/>
          <w:id w:val="1945957609"/>
          <w:placeholder>
            <w:docPart w:val="DefaultPlaceholder_-1854013440"/>
          </w:placeholder>
        </w:sdtPr>
        <w:sdtContent>
          <w:r w:rsidR="00281F0F" w:rsidRPr="00281F0F">
            <w:rPr>
              <w:color w:val="000000"/>
              <w:sz w:val="24"/>
              <w:szCs w:val="24"/>
            </w:rPr>
            <w:t>(L. Chen et al., 2021)</w:t>
          </w:r>
        </w:sdtContent>
      </w:sdt>
      <w:r w:rsidR="00105F40" w:rsidRPr="00104505">
        <w:rPr>
          <w:sz w:val="24"/>
          <w:szCs w:val="24"/>
        </w:rPr>
        <w:t>. As opposed to this, the more basic convolutional structure U-Net has demonstrated reliably good performance even on quite small medical image data sets because of its encoder-decoder structure and skip connections. Therefore, this project employed the U-Net rather than a vision transformer because it has worked well in practice for biomedical segmentation, is eminently suited for few-data scenarios, and has relatively less complexity. Therefore, a more pragmatic, reliable choice to employ for segmenting prostate MRI is U-Net</w:t>
      </w:r>
      <w:r w:rsidR="00BB7028" w:rsidRPr="00104505">
        <w:rPr>
          <w:sz w:val="24"/>
          <w:szCs w:val="24"/>
        </w:rPr>
        <w:t xml:space="preserve"> </w:t>
      </w:r>
      <w:sdt>
        <w:sdtPr>
          <w:rPr>
            <w:color w:val="000000"/>
            <w:sz w:val="24"/>
            <w:szCs w:val="24"/>
          </w:rPr>
          <w:tag w:val="MENDELEY_CITATION_v3_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"/>
          <w:id w:val="-501195923"/>
          <w:placeholder>
            <w:docPart w:val="DefaultPlaceholder_-1854013440"/>
          </w:placeholder>
        </w:sdtPr>
        <w:sdtContent>
          <w:r w:rsidR="00281F0F" w:rsidRPr="00281F0F">
            <w:rPr>
              <w:color w:val="000000"/>
              <w:sz w:val="24"/>
              <w:szCs w:val="24"/>
            </w:rPr>
            <w:t>(Isensee et al., 2021)</w:t>
          </w:r>
        </w:sdtContent>
      </w:sdt>
      <w:r w:rsidR="00105F40" w:rsidRPr="00104505">
        <w:rPr>
          <w:sz w:val="24"/>
          <w:szCs w:val="24"/>
        </w:rPr>
        <w:t>.</w:t>
      </w:r>
    </w:p>
    <w:p w14:paraId="5EC52B25" w14:textId="292F1BE9" w:rsidR="00574932" w:rsidRPr="00104505" w:rsidRDefault="00125816" w:rsidP="000A7CCF">
      <w:pPr>
        <w:rPr>
          <w:color w:val="FF0000"/>
          <w:sz w:val="24"/>
          <w:szCs w:val="24"/>
        </w:rPr>
      </w:pPr>
      <w:r w:rsidRPr="00104505">
        <w:rPr>
          <w:sz w:val="24"/>
          <w:szCs w:val="24"/>
        </w:rPr>
        <w:t>Convolutional neural networks (CNN) have been the backbone of deep learning models</w:t>
      </w:r>
      <w:r w:rsidR="00BB4B2C" w:rsidRPr="00104505">
        <w:rPr>
          <w:sz w:val="24"/>
          <w:szCs w:val="24"/>
        </w:rPr>
        <w:t xml:space="preserve">. The most common CNN architecture for </w:t>
      </w:r>
      <w:r w:rsidR="0017338D" w:rsidRPr="00104505">
        <w:rPr>
          <w:sz w:val="24"/>
          <w:szCs w:val="24"/>
        </w:rPr>
        <w:t xml:space="preserve">biomedical image segmentation tasks </w:t>
      </w:r>
      <w:r w:rsidR="00A745F6" w:rsidRPr="00104505">
        <w:rPr>
          <w:sz w:val="24"/>
          <w:szCs w:val="24"/>
        </w:rPr>
        <w:t xml:space="preserve">is known as U-Net. Introduced in </w:t>
      </w:r>
      <w:sdt>
        <w:sdtPr>
          <w:rPr>
            <w:color w:val="000000"/>
            <w:sz w:val="24"/>
            <w:szCs w:val="24"/>
          </w:rPr>
          <w:tag w:val="MENDELEY_CITATION_v3_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"/>
          <w:id w:val="1772823247"/>
          <w:placeholder>
            <w:docPart w:val="DefaultPlaceholder_-1854013440"/>
          </w:placeholder>
        </w:sdtPr>
        <w:sdtContent>
          <w:r w:rsidR="00281F0F" w:rsidRPr="00281F0F">
            <w:rPr>
              <w:color w:val="000000"/>
              <w:sz w:val="24"/>
              <w:szCs w:val="24"/>
            </w:rPr>
            <w:t>(Ronneberger et al., 2021)</w:t>
          </w:r>
        </w:sdtContent>
      </w:sdt>
      <w:r w:rsidR="00A745F6" w:rsidRPr="00104505">
        <w:rPr>
          <w:sz w:val="24"/>
          <w:szCs w:val="24"/>
        </w:rPr>
        <w:t>, U-NET</w:t>
      </w:r>
      <w:r w:rsidR="00852FB5" w:rsidRPr="00104505">
        <w:rPr>
          <w:sz w:val="24"/>
          <w:szCs w:val="24"/>
        </w:rPr>
        <w:t xml:space="preserve"> feature an encoder-decoder structure with skip connections that enable precise localisation by combining </w:t>
      </w:r>
      <w:r w:rsidR="00852FB5" w:rsidRPr="00104505">
        <w:rPr>
          <w:sz w:val="24"/>
          <w:szCs w:val="24"/>
        </w:rPr>
        <w:lastRenderedPageBreak/>
        <w:t xml:space="preserve">coarse semantic information with fine spatial details. The architecture has achieved start of the art performance </w:t>
      </w:r>
      <w:r w:rsidR="00AB05D9" w:rsidRPr="00104505">
        <w:rPr>
          <w:sz w:val="24"/>
          <w:szCs w:val="24"/>
        </w:rPr>
        <w:t>in medical image segmentation in other f</w:t>
      </w:r>
      <w:r w:rsidR="000C390B" w:rsidRPr="00104505">
        <w:rPr>
          <w:sz w:val="24"/>
          <w:szCs w:val="24"/>
        </w:rPr>
        <w:t xml:space="preserve">ields. For instance, U-Net variants have been used to segment </w:t>
      </w:r>
      <w:r w:rsidR="001C2E0D" w:rsidRPr="00104505">
        <w:rPr>
          <w:sz w:val="24"/>
          <w:szCs w:val="24"/>
        </w:rPr>
        <w:t>brain tumours</w:t>
      </w:r>
      <w:r w:rsidR="000C390B" w:rsidRPr="00104505">
        <w:rPr>
          <w:sz w:val="24"/>
          <w:szCs w:val="24"/>
        </w:rPr>
        <w:t xml:space="preserve"> on MRI with high accuracy</w:t>
      </w:r>
      <w:r w:rsidR="001C2E0D" w:rsidRPr="00104505">
        <w:rPr>
          <w:sz w:val="24"/>
          <w:szCs w:val="24"/>
        </w:rPr>
        <w:t xml:space="preserve"> </w:t>
      </w:r>
      <w:sdt>
        <w:sdtPr>
          <w:rPr>
            <w:color w:val="000000"/>
            <w:sz w:val="24"/>
            <w:szCs w:val="24"/>
          </w:rPr>
          <w:tag w:val="MENDELEY_CITATION_v3_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"/>
          <w:id w:val="-72739622"/>
          <w:placeholder>
            <w:docPart w:val="DefaultPlaceholder_-1854013440"/>
          </w:placeholder>
        </w:sdtPr>
        <w:sdtContent>
          <w:r w:rsidR="00281F0F" w:rsidRPr="00281F0F">
            <w:rPr>
              <w:color w:val="000000"/>
              <w:sz w:val="24"/>
              <w:szCs w:val="24"/>
            </w:rPr>
            <w:t>(Yousef et al., 2023)</w:t>
          </w:r>
        </w:sdtContent>
      </w:sdt>
      <w:r w:rsidR="008E74C6" w:rsidRPr="00104505">
        <w:rPr>
          <w:sz w:val="24"/>
          <w:szCs w:val="24"/>
        </w:rPr>
        <w:t>. Reserachers have explored various improvements such as optimised loss functions to further enhance performance</w:t>
      </w:r>
      <w:r w:rsidR="009A5362" w:rsidRPr="00104505">
        <w:rPr>
          <w:sz w:val="24"/>
          <w:szCs w:val="24"/>
        </w:rPr>
        <w:t xml:space="preserve">. The appeal of U-Net for this segmentation task </w:t>
      </w:r>
      <w:r w:rsidR="006A33D3" w:rsidRPr="00104505">
        <w:rPr>
          <w:sz w:val="24"/>
          <w:szCs w:val="24"/>
        </w:rPr>
        <w:t>is</w:t>
      </w:r>
      <w:r w:rsidR="009A5362" w:rsidRPr="00104505">
        <w:rPr>
          <w:sz w:val="24"/>
          <w:szCs w:val="24"/>
        </w:rPr>
        <w:t xml:space="preserve"> its ability to learn from relatively modest sized datasets and produce </w:t>
      </w:r>
      <w:r w:rsidR="000B2D7D" w:rsidRPr="00104505">
        <w:rPr>
          <w:sz w:val="24"/>
          <w:szCs w:val="24"/>
        </w:rPr>
        <w:t>pixel wise predictions that align well with radiologist annotations.</w:t>
      </w:r>
      <w:r w:rsidR="00271EB0" w:rsidRPr="00104505">
        <w:rPr>
          <w:sz w:val="24"/>
          <w:szCs w:val="24"/>
        </w:rPr>
        <w:t xml:space="preserve"> </w:t>
      </w:r>
    </w:p>
    <w:p w14:paraId="42FD1922" w14:textId="3F6EFA44" w:rsidR="00271EB0" w:rsidRPr="00104505" w:rsidRDefault="00B621A6" w:rsidP="00B621A6">
      <w:pPr>
        <w:rPr>
          <w:sz w:val="24"/>
          <w:szCs w:val="24"/>
        </w:rPr>
      </w:pPr>
      <w:r w:rsidRPr="00104505">
        <w:rPr>
          <w:sz w:val="24"/>
          <w:szCs w:val="24"/>
        </w:rPr>
        <w:t xml:space="preserve">The second important aspect of using AI for mpMRI is the </w:t>
      </w:r>
      <w:r w:rsidR="007D6F08" w:rsidRPr="00104505">
        <w:rPr>
          <w:sz w:val="24"/>
          <w:szCs w:val="24"/>
        </w:rPr>
        <w:t>combination</w:t>
      </w:r>
      <w:r w:rsidRPr="00104505">
        <w:rPr>
          <w:sz w:val="24"/>
          <w:szCs w:val="24"/>
        </w:rPr>
        <w:t xml:space="preserve"> of the multi-parametric data. Radiologists would traditionally view T2-weighted, DWI (traditionally depicted by the ADC map), and mentally combine this information based on the PI-RADS scoring rules to form a global opinion</w:t>
      </w:r>
      <w:r w:rsidR="00FF73FC" w:rsidRPr="00104505">
        <w:rPr>
          <w:sz w:val="24"/>
          <w:szCs w:val="24"/>
        </w:rPr>
        <w:t xml:space="preserve"> </w:t>
      </w:r>
      <w:sdt>
        <w:sdtPr>
          <w:rPr>
            <w:color w:val="000000"/>
            <w:sz w:val="24"/>
            <w:szCs w:val="24"/>
          </w:rPr>
          <w:tag w:val="MENDELEY_CITATION_v3_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"/>
          <w:id w:val="-1999022756"/>
          <w:placeholder>
            <w:docPart w:val="DefaultPlaceholder_-1854013440"/>
          </w:placeholder>
        </w:sdtPr>
        <w:sdtContent>
          <w:r w:rsidR="00281F0F" w:rsidRPr="00281F0F">
            <w:rPr>
              <w:color w:val="000000"/>
              <w:sz w:val="24"/>
              <w:szCs w:val="24"/>
            </w:rPr>
            <w:t>(Turkbey et al., 2019)</w:t>
          </w:r>
        </w:sdtContent>
      </w:sdt>
      <w:r w:rsidRPr="00104505">
        <w:rPr>
          <w:sz w:val="24"/>
          <w:szCs w:val="24"/>
        </w:rPr>
        <w:t xml:space="preserve">. Replicating this process is not trivial for AI. Some models utilize the multiparametric images as multi-channel input to one network (essentially permitting the network to learn how to integrate them), while others have attempted to precisely imitate the radiologist's decision-making rules. For example, </w:t>
      </w:r>
      <w:r w:rsidRPr="00104505">
        <w:rPr>
          <w:color w:val="000000" w:themeColor="text1"/>
          <w:sz w:val="24"/>
          <w:szCs w:val="24"/>
        </w:rPr>
        <w:t>Combiner network</w:t>
      </w:r>
      <w:r w:rsidR="0054441E" w:rsidRPr="00104505">
        <w:rPr>
          <w:color w:val="000000" w:themeColor="text1"/>
          <w:sz w:val="24"/>
          <w:szCs w:val="24"/>
        </w:rPr>
        <w:t xml:space="preserve">s </w:t>
      </w:r>
      <w:sdt>
        <w:sdtPr>
          <w:rPr>
            <w:color w:val="000000"/>
            <w:sz w:val="24"/>
            <w:szCs w:val="24"/>
          </w:rPr>
          <w:tag w:val="MENDELEY_CITATION_v3_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"/>
          <w:id w:val="-988858195"/>
          <w:placeholder>
            <w:docPart w:val="DefaultPlaceholder_-1854013440"/>
          </w:placeholder>
        </w:sdtPr>
        <w:sdtContent>
          <w:r w:rsidR="00281F0F" w:rsidRPr="00281F0F">
            <w:rPr>
              <w:color w:val="000000"/>
              <w:sz w:val="24"/>
              <w:szCs w:val="24"/>
            </w:rPr>
            <w:t>(Yan et al., 2023)</w:t>
          </w:r>
        </w:sdtContent>
      </w:sdt>
      <w:r w:rsidRPr="00104505">
        <w:rPr>
          <w:color w:val="FF0000"/>
          <w:sz w:val="24"/>
          <w:szCs w:val="24"/>
        </w:rPr>
        <w:t xml:space="preserve"> </w:t>
      </w:r>
      <w:r w:rsidRPr="00104505">
        <w:rPr>
          <w:sz w:val="24"/>
          <w:szCs w:val="24"/>
        </w:rPr>
        <w:t>mimic the process of scoring every modality of an MRI and then applying a rule-based combination so as to make predictions regarding the probability of cancer. Their approach introduced a "HyperCombiner" network which can be conditioned on different modality-weighting rules at inference time, and it can implicitly learn the optimal way of fusing information from T2</w:t>
      </w:r>
      <w:r w:rsidR="008C2AF5" w:rsidRPr="00104505">
        <w:rPr>
          <w:sz w:val="24"/>
          <w:szCs w:val="24"/>
        </w:rPr>
        <w:t>W</w:t>
      </w:r>
      <w:r w:rsidRPr="00104505">
        <w:rPr>
          <w:sz w:val="24"/>
          <w:szCs w:val="24"/>
        </w:rPr>
        <w:t>, DWI, and DCE while maintaining accuracy</w:t>
      </w:r>
      <w:r w:rsidRPr="00104505">
        <w:rPr>
          <w:rFonts w:ascii="Arial" w:hAnsi="Arial" w:cs="Arial"/>
          <w:sz w:val="24"/>
          <w:szCs w:val="24"/>
        </w:rPr>
        <w:t>​</w:t>
      </w:r>
      <w:r w:rsidRPr="00104505">
        <w:rPr>
          <w:sz w:val="24"/>
          <w:szCs w:val="24"/>
        </w:rPr>
        <w:t>. It points up the key principle that good prostate cancer AI has to leverage all available MRI information harmoniously since different tumours might best be imaged on different sequences, like some on DWI, some on DCE, etc</w:t>
      </w:r>
      <w:r w:rsidR="00FF73FC" w:rsidRPr="00104505">
        <w:rPr>
          <w:sz w:val="24"/>
          <w:szCs w:val="24"/>
        </w:rPr>
        <w:t xml:space="preserve"> </w:t>
      </w:r>
      <w:sdt>
        <w:sdtPr>
          <w:rPr>
            <w:color w:val="000000"/>
            <w:sz w:val="24"/>
            <w:szCs w:val="24"/>
          </w:rPr>
          <w:tag w:val="MENDELEY_CITATION_v3_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"/>
          <w:id w:val="810834789"/>
          <w:placeholder>
            <w:docPart w:val="DefaultPlaceholder_-1854013440"/>
          </w:placeholder>
        </w:sdtPr>
        <w:sdtContent>
          <w:r w:rsidR="00281F0F" w:rsidRPr="00281F0F">
            <w:rPr>
              <w:color w:val="000000"/>
              <w:sz w:val="24"/>
              <w:szCs w:val="24"/>
            </w:rPr>
            <w:t>(H. Dickinson et al., 2013b)</w:t>
          </w:r>
        </w:sdtContent>
      </w:sdt>
      <w:r w:rsidRPr="00104505">
        <w:rPr>
          <w:sz w:val="24"/>
          <w:szCs w:val="24"/>
        </w:rPr>
        <w:t>. Deep learning systems, through having learned on extensive datasets with well-documented outcome values, potentially will be able to detect weak trends over sequences difficult for humans to combine into one picture time and again consistently.</w:t>
      </w:r>
    </w:p>
    <w:p w14:paraId="15D318CB" w14:textId="680F3B7E" w:rsidR="00D01081" w:rsidRPr="00104505" w:rsidRDefault="008747B8" w:rsidP="00B621A6">
      <w:pPr>
        <w:rPr>
          <w:sz w:val="24"/>
          <w:szCs w:val="24"/>
        </w:rPr>
      </w:pPr>
      <w:r w:rsidRPr="00104505">
        <w:rPr>
          <w:sz w:val="24"/>
          <w:szCs w:val="24"/>
        </w:rPr>
        <w:t xml:space="preserve">Notably, the </w:t>
      </w:r>
      <w:r w:rsidR="003C3F07" w:rsidRPr="00104505">
        <w:rPr>
          <w:sz w:val="24"/>
          <w:szCs w:val="24"/>
        </w:rPr>
        <w:t>motivation</w:t>
      </w:r>
      <w:r w:rsidRPr="00104505">
        <w:rPr>
          <w:sz w:val="24"/>
          <w:szCs w:val="24"/>
        </w:rPr>
        <w:t xml:space="preserve"> for AI in prostate cancer imaging stems from a clinical need for automated, standardized interpretation. A properly trained AI system could help ensure that all mpMRIs are reviewed to the same degree and with the same level of quality, eliminating the issue of inter-reader variability in PI-RADS scoring</w:t>
      </w:r>
      <w:r w:rsidR="00DE5E26" w:rsidRPr="00104505">
        <w:rPr>
          <w:sz w:val="24"/>
          <w:szCs w:val="24"/>
        </w:rPr>
        <w:t xml:space="preserve"> </w:t>
      </w:r>
      <w:sdt>
        <w:sdtPr>
          <w:rPr>
            <w:color w:val="000000"/>
            <w:sz w:val="24"/>
            <w:szCs w:val="24"/>
          </w:rPr>
          <w:tag w:val="MENDELEY_CITATION_v3_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"/>
          <w:id w:val="-1098403692"/>
          <w:placeholder>
            <w:docPart w:val="DefaultPlaceholder_-1854013440"/>
          </w:placeholder>
        </w:sdtPr>
        <w:sdtContent>
          <w:r w:rsidR="00281F0F" w:rsidRPr="00281F0F">
            <w:rPr>
              <w:color w:val="000000"/>
              <w:sz w:val="24"/>
              <w:szCs w:val="24"/>
            </w:rPr>
            <w:t>(Rosenkrantz, Verma, et al., 2016)</w:t>
          </w:r>
        </w:sdtContent>
      </w:sdt>
      <w:r w:rsidRPr="00104505">
        <w:rPr>
          <w:sz w:val="24"/>
          <w:szCs w:val="24"/>
        </w:rPr>
        <w:t xml:space="preserve">. It may also help with triage testing in busy practices – e.g., quickly differentiating plain normal testing (no suspicious lesion) from plain high-grade cancer, so radiologists can </w:t>
      </w:r>
      <w:r w:rsidR="00DA30F7" w:rsidRPr="00104505">
        <w:rPr>
          <w:sz w:val="24"/>
          <w:szCs w:val="24"/>
        </w:rPr>
        <w:t xml:space="preserve">focus on high yield cases </w:t>
      </w:r>
      <w:sdt>
        <w:sdtPr>
          <w:rPr>
            <w:color w:val="000000"/>
            <w:sz w:val="24"/>
            <w:szCs w:val="24"/>
          </w:rPr>
          <w:tag w:val="MENDELEY_CITATION_v3_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"/>
          <w:id w:val="1227341995"/>
          <w:placeholder>
            <w:docPart w:val="DefaultPlaceholder_-1854013440"/>
          </w:placeholder>
        </w:sdtPr>
        <w:sdtContent>
          <w:r w:rsidR="00281F0F" w:rsidRPr="00281F0F">
            <w:rPr>
              <w:color w:val="000000"/>
              <w:sz w:val="24"/>
              <w:szCs w:val="24"/>
            </w:rPr>
            <w:t>(Twilt et al., 2021)</w:t>
          </w:r>
        </w:sdtContent>
      </w:sdt>
      <w:r w:rsidRPr="00104505">
        <w:rPr>
          <w:sz w:val="24"/>
          <w:szCs w:val="24"/>
        </w:rPr>
        <w:t>. Additionally, AI could provide decision support borderline cases (e.g., PI-RADS 3 lesions) by integrating weak imaging features that are predictive of cancer and ideally increasing specificity such that fewer men with benign conditions are sent to biopsy</w:t>
      </w:r>
      <w:r w:rsidR="009D6172" w:rsidRPr="00104505">
        <w:rPr>
          <w:sz w:val="24"/>
          <w:szCs w:val="24"/>
        </w:rPr>
        <w:t xml:space="preserve"> </w:t>
      </w:r>
      <w:sdt>
        <w:sdtPr>
          <w:rPr>
            <w:color w:val="000000"/>
            <w:sz w:val="24"/>
            <w:szCs w:val="24"/>
          </w:rPr>
          <w:tag w:val="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"/>
          <w:id w:val="-508140019"/>
          <w:placeholder>
            <w:docPart w:val="DefaultPlaceholder_-1854013440"/>
          </w:placeholder>
        </w:sdtPr>
        <w:sdtContent>
          <w:r w:rsidR="00281F0F" w:rsidRPr="00281F0F">
            <w:rPr>
              <w:color w:val="000000"/>
              <w:sz w:val="24"/>
              <w:szCs w:val="24"/>
            </w:rPr>
            <w:t>(Kasivisvanathan et al., 2018)</w:t>
          </w:r>
        </w:sdtContent>
      </w:sdt>
      <w:r w:rsidRPr="00104505">
        <w:rPr>
          <w:sz w:val="24"/>
          <w:szCs w:val="24"/>
        </w:rPr>
        <w:t>. Early studies have shown that deep learning models can perform as well as expert radiologists for prostate cancer detection on MRI</w:t>
      </w:r>
      <w:r w:rsidR="00FF2C9B" w:rsidRPr="00104505">
        <w:rPr>
          <w:sz w:val="24"/>
          <w:szCs w:val="24"/>
        </w:rPr>
        <w:t xml:space="preserve"> </w:t>
      </w:r>
      <w:sdt>
        <w:sdtPr>
          <w:rPr>
            <w:color w:val="000000"/>
            <w:sz w:val="24"/>
            <w:szCs w:val="24"/>
          </w:rPr>
          <w:tag w:val="MENDELEY_CITATION_v3_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"/>
          <w:id w:val="958230018"/>
          <w:placeholder>
            <w:docPart w:val="DefaultPlaceholder_-1854013440"/>
          </w:placeholder>
        </w:sdtPr>
        <w:sdtContent>
          <w:r w:rsidR="00281F0F" w:rsidRPr="00281F0F">
            <w:rPr>
              <w:color w:val="000000"/>
              <w:sz w:val="24"/>
              <w:szCs w:val="24"/>
            </w:rPr>
            <w:t>(Seetharaman et al., 2021)</w:t>
          </w:r>
        </w:sdtContent>
      </w:sdt>
      <w:r w:rsidRPr="00104505">
        <w:rPr>
          <w:rFonts w:ascii="Arial" w:hAnsi="Arial" w:cs="Arial"/>
          <w:sz w:val="24"/>
          <w:szCs w:val="24"/>
        </w:rPr>
        <w:t>​</w:t>
      </w:r>
      <w:r w:rsidRPr="00104505">
        <w:rPr>
          <w:sz w:val="24"/>
          <w:szCs w:val="24"/>
        </w:rPr>
        <w:t>, but validation and calibration are needed</w:t>
      </w:r>
      <w:r w:rsidR="00EE1712" w:rsidRPr="00104505">
        <w:rPr>
          <w:sz w:val="24"/>
          <w:szCs w:val="24"/>
        </w:rPr>
        <w:t xml:space="preserve"> </w:t>
      </w:r>
      <w:sdt>
        <w:sdtPr>
          <w:rPr>
            <w:color w:val="000000"/>
            <w:sz w:val="24"/>
            <w:szCs w:val="24"/>
          </w:rPr>
          <w:tag w:val="MENDELEY_CITATION_v3_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"/>
          <w:id w:val="680240170"/>
          <w:placeholder>
            <w:docPart w:val="DefaultPlaceholder_-1854013440"/>
          </w:placeholder>
        </w:sdtPr>
        <w:sdtContent>
          <w:r w:rsidR="00281F0F" w:rsidRPr="00281F0F">
            <w:rPr>
              <w:color w:val="000000"/>
              <w:sz w:val="24"/>
              <w:szCs w:val="24"/>
            </w:rPr>
            <w:t>(Oktay et al., 2018a)</w:t>
          </w:r>
        </w:sdtContent>
      </w:sdt>
      <w:r w:rsidRPr="00104505">
        <w:rPr>
          <w:sz w:val="24"/>
          <w:szCs w:val="24"/>
        </w:rPr>
        <w:t xml:space="preserve">. </w:t>
      </w:r>
    </w:p>
    <w:p w14:paraId="31A2BD12" w14:textId="677B5A15" w:rsidR="008747B8" w:rsidRPr="00104505" w:rsidRDefault="008747B8" w:rsidP="00B621A6">
      <w:pPr>
        <w:rPr>
          <w:sz w:val="24"/>
          <w:szCs w:val="24"/>
        </w:rPr>
      </w:pPr>
      <w:r w:rsidRPr="00104505">
        <w:rPr>
          <w:sz w:val="24"/>
          <w:szCs w:val="24"/>
        </w:rPr>
        <w:t xml:space="preserve">It's also </w:t>
      </w:r>
      <w:r w:rsidR="00D01081" w:rsidRPr="00104505">
        <w:rPr>
          <w:sz w:val="24"/>
          <w:szCs w:val="24"/>
        </w:rPr>
        <w:t>crucial</w:t>
      </w:r>
      <w:r w:rsidRPr="00104505">
        <w:rPr>
          <w:sz w:val="24"/>
          <w:szCs w:val="24"/>
        </w:rPr>
        <w:t xml:space="preserve"> that the way we evaluate AI performance is </w:t>
      </w:r>
      <w:r w:rsidR="00D01081" w:rsidRPr="00104505">
        <w:rPr>
          <w:sz w:val="24"/>
          <w:szCs w:val="24"/>
        </w:rPr>
        <w:t>considered</w:t>
      </w:r>
      <w:r w:rsidRPr="00104505">
        <w:rPr>
          <w:sz w:val="24"/>
          <w:szCs w:val="24"/>
        </w:rPr>
        <w:t xml:space="preserve"> – a model that gets a high Dice similarity for segmentation can still not detect small isolated </w:t>
      </w:r>
      <w:r w:rsidR="00D01081" w:rsidRPr="00104505">
        <w:rPr>
          <w:sz w:val="24"/>
          <w:szCs w:val="24"/>
        </w:rPr>
        <w:t>tumour</w:t>
      </w:r>
      <w:r w:rsidRPr="00104505">
        <w:rPr>
          <w:sz w:val="24"/>
          <w:szCs w:val="24"/>
        </w:rPr>
        <w:t xml:space="preserve"> foci that are of clinical importance. Scientists have pointed out that traditional voxel-</w:t>
      </w:r>
      <w:r w:rsidRPr="00104505">
        <w:rPr>
          <w:sz w:val="24"/>
          <w:szCs w:val="24"/>
        </w:rPr>
        <w:lastRenderedPageBreak/>
        <w:t xml:space="preserve">level metrics (e.g., Dice or Hausdorff distance) are not necessarily consistent with clinical detection outcomes. Consider an algorithm is segmenting one large </w:t>
      </w:r>
      <w:r w:rsidR="00D01081" w:rsidRPr="00104505">
        <w:rPr>
          <w:sz w:val="24"/>
          <w:szCs w:val="24"/>
        </w:rPr>
        <w:t>tumour</w:t>
      </w:r>
      <w:r w:rsidRPr="00104505">
        <w:rPr>
          <w:sz w:val="24"/>
          <w:szCs w:val="24"/>
        </w:rPr>
        <w:t xml:space="preserve"> perfectly but overlooks a second target. Then the Dice measure can still be high despite having missed one cancer. Therefore, more recent research advises the efficacy metrics at the lesion level (precision and sensitivity per lesion) as well as voxel metrics to assess an algorithm's actual clinical utility</w:t>
      </w:r>
      <w:r w:rsidRPr="00104505">
        <w:rPr>
          <w:rFonts w:ascii="Arial" w:hAnsi="Arial" w:cs="Arial"/>
          <w:sz w:val="24"/>
          <w:szCs w:val="24"/>
        </w:rPr>
        <w:t>​</w:t>
      </w:r>
      <w:r w:rsidRPr="00104505">
        <w:rPr>
          <w:sz w:val="24"/>
          <w:szCs w:val="24"/>
        </w:rPr>
        <w:t xml:space="preserve">. AI can assist in revolutionizing prostate cancer detection on mpMRI by improving consistency, accuracy, and efficiency </w:t>
      </w:r>
      <w:r w:rsidRPr="00104505">
        <w:rPr>
          <w:rFonts w:ascii="Aptos" w:hAnsi="Aptos" w:cs="Aptos"/>
          <w:sz w:val="24"/>
          <w:szCs w:val="24"/>
        </w:rPr>
        <w:t>–</w:t>
      </w:r>
      <w:r w:rsidRPr="00104505">
        <w:rPr>
          <w:sz w:val="24"/>
          <w:szCs w:val="24"/>
        </w:rPr>
        <w:t xml:space="preserve"> but it is essential to test these tools rigorously in clinically meaningful ways.</w:t>
      </w:r>
    </w:p>
    <w:p w14:paraId="3ABD2FE4" w14:textId="73E8A993" w:rsidR="00843561" w:rsidRPr="00104505" w:rsidRDefault="00843561" w:rsidP="000B6793">
      <w:pPr>
        <w:pStyle w:val="Heading2"/>
      </w:pPr>
      <w:bookmarkStart w:id="33" w:name="_Toc194662714"/>
      <w:r w:rsidRPr="00104505">
        <w:t>Challenges in Prostate Cancer Detection</w:t>
      </w:r>
      <w:bookmarkEnd w:id="33"/>
    </w:p>
    <w:p w14:paraId="4047FEB3" w14:textId="62A765BD" w:rsidR="009B2E6C" w:rsidRPr="00104505" w:rsidRDefault="00C37E8D" w:rsidP="009B2E6C">
      <w:pPr>
        <w:rPr>
          <w:sz w:val="24"/>
          <w:szCs w:val="24"/>
        </w:rPr>
      </w:pPr>
      <w:r w:rsidRPr="00104505">
        <w:rPr>
          <w:sz w:val="24"/>
          <w:szCs w:val="24"/>
        </w:rPr>
        <w:t xml:space="preserve">This section will outline the several key challenges in automating prostate cancer detection </w:t>
      </w:r>
      <w:r w:rsidR="001D61B0" w:rsidRPr="00104505">
        <w:rPr>
          <w:sz w:val="24"/>
          <w:szCs w:val="24"/>
        </w:rPr>
        <w:t xml:space="preserve">from mpMRI images with deep learning techniques: </w:t>
      </w:r>
    </w:p>
    <w:p w14:paraId="7DB13B2B" w14:textId="2E8C0E08" w:rsidR="001D61B0" w:rsidRPr="00104505" w:rsidRDefault="009C3D23" w:rsidP="00D02EB3">
      <w:pPr>
        <w:rPr>
          <w:sz w:val="24"/>
          <w:szCs w:val="24"/>
        </w:rPr>
      </w:pPr>
      <w:r w:rsidRPr="00104505">
        <w:rPr>
          <w:sz w:val="24"/>
          <w:szCs w:val="24"/>
        </w:rPr>
        <w:t xml:space="preserve">Prostate cancer tumours do not have a single obvious appearance, and they manifest differently across </w:t>
      </w:r>
      <w:r w:rsidR="00385304" w:rsidRPr="00104505">
        <w:rPr>
          <w:sz w:val="24"/>
          <w:szCs w:val="24"/>
        </w:rPr>
        <w:t>T2W, DWI and ADC sequences</w:t>
      </w:r>
      <w:r w:rsidR="00C0160E" w:rsidRPr="00104505">
        <w:rPr>
          <w:sz w:val="24"/>
          <w:szCs w:val="24"/>
        </w:rPr>
        <w:t>. Given the tumours intricate and detailed multi-model features, the model must learn a combination of texture and intensity patterns</w:t>
      </w:r>
      <w:r w:rsidR="00293FDE" w:rsidRPr="00104505">
        <w:rPr>
          <w:sz w:val="24"/>
          <w:szCs w:val="24"/>
        </w:rPr>
        <w:t xml:space="preserve">, across these three sequences in order to reliably detect the lesion. </w:t>
      </w:r>
      <w:r w:rsidR="008C51BB" w:rsidRPr="00104505">
        <w:rPr>
          <w:sz w:val="24"/>
          <w:szCs w:val="24"/>
        </w:rPr>
        <w:t>For a CNN architecture with limited depth</w:t>
      </w:r>
      <w:r w:rsidR="00502BAD" w:rsidRPr="00104505">
        <w:rPr>
          <w:sz w:val="24"/>
          <w:szCs w:val="24"/>
        </w:rPr>
        <w:t xml:space="preserve">, the </w:t>
      </w:r>
      <w:r w:rsidR="00330310" w:rsidRPr="00104505">
        <w:rPr>
          <w:sz w:val="24"/>
          <w:szCs w:val="24"/>
        </w:rPr>
        <w:t xml:space="preserve">network may not be sufficiently </w:t>
      </w:r>
      <w:r w:rsidR="00330310" w:rsidRPr="00104505">
        <w:rPr>
          <w:color w:val="000000" w:themeColor="text1"/>
          <w:sz w:val="24"/>
          <w:szCs w:val="24"/>
        </w:rPr>
        <w:t xml:space="preserve">expressive </w:t>
      </w:r>
      <w:r w:rsidR="00A94E06" w:rsidRPr="00104505">
        <w:rPr>
          <w:sz w:val="24"/>
          <w:szCs w:val="24"/>
        </w:rPr>
        <w:t>and the d</w:t>
      </w:r>
      <w:r w:rsidR="00502BAD" w:rsidRPr="00104505">
        <w:rPr>
          <w:sz w:val="24"/>
          <w:szCs w:val="24"/>
        </w:rPr>
        <w:t>etail of the tumours may be hard t</w:t>
      </w:r>
      <w:r w:rsidR="00FC228B" w:rsidRPr="00104505">
        <w:rPr>
          <w:sz w:val="24"/>
          <w:szCs w:val="24"/>
        </w:rPr>
        <w:t>o capture</w:t>
      </w:r>
      <w:r w:rsidR="000745E3" w:rsidRPr="00104505">
        <w:rPr>
          <w:sz w:val="24"/>
          <w:szCs w:val="24"/>
        </w:rPr>
        <w:t>.</w:t>
      </w:r>
      <w:r w:rsidR="00D02EB3" w:rsidRPr="00104505">
        <w:rPr>
          <w:sz w:val="24"/>
          <w:szCs w:val="24"/>
        </w:rPr>
        <w:t xml:space="preserve"> Ensuring the model effectively integrates information from T2, DWI, and possibly DCE is a non-trivial challenge (and as discussed, is an active area of research with approaches like combiner networks addressing this integration</w:t>
      </w:r>
      <w:r w:rsidR="00D02EB3" w:rsidRPr="00104505">
        <w:rPr>
          <w:rFonts w:ascii="Arial" w:hAnsi="Arial" w:cs="Arial"/>
          <w:sz w:val="24"/>
          <w:szCs w:val="24"/>
        </w:rPr>
        <w:t>​</w:t>
      </w:r>
      <w:r w:rsidR="007D1DC2" w:rsidRPr="00104505">
        <w:rPr>
          <w:rFonts w:ascii="Arial" w:hAnsi="Arial" w:cs="Arial"/>
          <w:sz w:val="24"/>
          <w:szCs w:val="24"/>
        </w:rPr>
        <w:t xml:space="preserve"> </w:t>
      </w:r>
      <w:sdt>
        <w:sdtPr>
          <w:rPr>
            <w:color w:val="000000"/>
            <w:sz w:val="24"/>
            <w:szCs w:val="24"/>
          </w:rPr>
          <w:tag w:val="MENDELEY_CITATION_v3_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"/>
          <w:id w:val="2125811702"/>
          <w:placeholder>
            <w:docPart w:val="DefaultPlaceholder_-1854013440"/>
          </w:placeholder>
        </w:sdtPr>
        <w:sdtContent>
          <w:r w:rsidR="00281F0F" w:rsidRPr="00281F0F">
            <w:rPr>
              <w:color w:val="000000"/>
              <w:sz w:val="24"/>
              <w:szCs w:val="24"/>
            </w:rPr>
            <w:t>(Yan et al., 2023)</w:t>
          </w:r>
        </w:sdtContent>
      </w:sdt>
      <w:r w:rsidR="00D02EB3" w:rsidRPr="00104505">
        <w:rPr>
          <w:sz w:val="24"/>
          <w:szCs w:val="24"/>
        </w:rPr>
        <w:t>.</w:t>
      </w:r>
    </w:p>
    <w:p w14:paraId="559C4EC0" w14:textId="79681615" w:rsidR="00B61AC8" w:rsidRPr="00104505" w:rsidRDefault="00B61AC8" w:rsidP="009B2E6C">
      <w:pPr>
        <w:rPr>
          <w:sz w:val="24"/>
          <w:szCs w:val="24"/>
        </w:rPr>
      </w:pPr>
      <w:r w:rsidRPr="00104505">
        <w:rPr>
          <w:sz w:val="24"/>
          <w:szCs w:val="24"/>
        </w:rPr>
        <w:t xml:space="preserve">Additionally, prostate cancer </w:t>
      </w:r>
      <w:r w:rsidR="0012272F" w:rsidRPr="00104505">
        <w:rPr>
          <w:sz w:val="24"/>
          <w:szCs w:val="24"/>
        </w:rPr>
        <w:t>lesions vary</w:t>
      </w:r>
      <w:r w:rsidRPr="00104505">
        <w:rPr>
          <w:sz w:val="24"/>
          <w:szCs w:val="24"/>
        </w:rPr>
        <w:t xml:space="preserve"> in size</w:t>
      </w:r>
      <w:r w:rsidR="00775255" w:rsidRPr="00104505">
        <w:rPr>
          <w:sz w:val="24"/>
          <w:szCs w:val="24"/>
        </w:rPr>
        <w:t>, shape and number, from large</w:t>
      </w:r>
      <w:r w:rsidR="00A84069" w:rsidRPr="00104505">
        <w:rPr>
          <w:sz w:val="24"/>
          <w:szCs w:val="24"/>
        </w:rPr>
        <w:t xml:space="preserve"> obvious masses to multiple medium</w:t>
      </w:r>
      <w:r w:rsidR="00276916" w:rsidRPr="00104505">
        <w:rPr>
          <w:sz w:val="24"/>
          <w:szCs w:val="24"/>
        </w:rPr>
        <w:t xml:space="preserve"> masses to small barely perceptible lesions</w:t>
      </w:r>
      <w:r w:rsidR="00803968" w:rsidRPr="00104505">
        <w:rPr>
          <w:sz w:val="24"/>
          <w:szCs w:val="24"/>
        </w:rPr>
        <w:t xml:space="preserve"> </w:t>
      </w:r>
      <w:sdt>
        <w:sdtPr>
          <w:rPr>
            <w:color w:val="000000"/>
            <w:sz w:val="24"/>
            <w:szCs w:val="24"/>
          </w:rPr>
          <w:tag w:val="MENDELEY_CITATION_v3_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"/>
          <w:id w:val="-1456710316"/>
          <w:placeholder>
            <w:docPart w:val="DefaultPlaceholder_-1854013440"/>
          </w:placeholder>
        </w:sdtPr>
        <w:sdtContent>
          <w:r w:rsidR="00281F0F" w:rsidRPr="00281F0F">
            <w:rPr>
              <w:color w:val="000000"/>
              <w:sz w:val="24"/>
              <w:szCs w:val="24"/>
            </w:rPr>
            <w:t>(H. Dickinson et al., 2013b)</w:t>
          </w:r>
        </w:sdtContent>
      </w:sdt>
      <w:r w:rsidR="00276916" w:rsidRPr="00104505">
        <w:rPr>
          <w:sz w:val="24"/>
          <w:szCs w:val="24"/>
        </w:rPr>
        <w:t xml:space="preserve">. </w:t>
      </w:r>
      <w:r w:rsidR="00016F30" w:rsidRPr="00104505">
        <w:rPr>
          <w:sz w:val="24"/>
          <w:szCs w:val="24"/>
        </w:rPr>
        <w:t xml:space="preserve">The U-Net model may be biased </w:t>
      </w:r>
      <w:r w:rsidR="00DB4990" w:rsidRPr="00104505">
        <w:rPr>
          <w:sz w:val="24"/>
          <w:szCs w:val="24"/>
        </w:rPr>
        <w:t xml:space="preserve">towards detecting the most common kind of </w:t>
      </w:r>
      <w:r w:rsidR="00E126F7" w:rsidRPr="00104505">
        <w:rPr>
          <w:sz w:val="24"/>
          <w:szCs w:val="24"/>
        </w:rPr>
        <w:t xml:space="preserve">training data </w:t>
      </w:r>
      <w:r w:rsidR="00DB4927" w:rsidRPr="00104505">
        <w:rPr>
          <w:sz w:val="24"/>
          <w:szCs w:val="24"/>
        </w:rPr>
        <w:t>(</w:t>
      </w:r>
      <w:r w:rsidR="00DB4990" w:rsidRPr="00104505">
        <w:rPr>
          <w:sz w:val="24"/>
          <w:szCs w:val="24"/>
        </w:rPr>
        <w:t>larger and higher contrast lesions</w:t>
      </w:r>
      <w:r w:rsidR="00DB4927" w:rsidRPr="00104505">
        <w:rPr>
          <w:sz w:val="24"/>
          <w:szCs w:val="24"/>
        </w:rPr>
        <w:t xml:space="preserve">), </w:t>
      </w:r>
      <w:r w:rsidR="008667BC" w:rsidRPr="00104505">
        <w:rPr>
          <w:sz w:val="24"/>
          <w:szCs w:val="24"/>
        </w:rPr>
        <w:t>at the expense of a decreased sensitivity to small tumours</w:t>
      </w:r>
      <w:r w:rsidR="001D1510" w:rsidRPr="00104505">
        <w:rPr>
          <w:sz w:val="24"/>
          <w:szCs w:val="24"/>
        </w:rPr>
        <w:t xml:space="preserve">, where smaller lesions with fainter contrast </w:t>
      </w:r>
      <w:r w:rsidR="0064604B" w:rsidRPr="00104505">
        <w:rPr>
          <w:sz w:val="24"/>
          <w:szCs w:val="24"/>
        </w:rPr>
        <w:t xml:space="preserve">can be missed. </w:t>
      </w:r>
      <w:r w:rsidR="00B231D8" w:rsidRPr="00104505">
        <w:rPr>
          <w:sz w:val="24"/>
          <w:szCs w:val="24"/>
        </w:rPr>
        <w:t xml:space="preserve">The model may also fail to detect leisons from patients with </w:t>
      </w:r>
      <w:r w:rsidR="00E17C0F" w:rsidRPr="00104505">
        <w:rPr>
          <w:sz w:val="24"/>
          <w:szCs w:val="24"/>
        </w:rPr>
        <w:t>multiple lesions, which is a common occurrence in models of simpler architecture</w:t>
      </w:r>
      <w:r w:rsidR="00536050" w:rsidRPr="00104505">
        <w:rPr>
          <w:sz w:val="24"/>
          <w:szCs w:val="24"/>
        </w:rPr>
        <w:t xml:space="preserve"> – this can lower segmentation metrics like the dice score coefficient. The</w:t>
      </w:r>
      <w:r w:rsidR="009A0064" w:rsidRPr="00104505">
        <w:rPr>
          <w:sz w:val="24"/>
          <w:szCs w:val="24"/>
        </w:rPr>
        <w:t>refore the</w:t>
      </w:r>
      <w:r w:rsidR="00536050" w:rsidRPr="00104505">
        <w:rPr>
          <w:sz w:val="24"/>
          <w:szCs w:val="24"/>
        </w:rPr>
        <w:t xml:space="preserve"> challenge lies in handling </w:t>
      </w:r>
      <w:r w:rsidR="009A0064" w:rsidRPr="00104505">
        <w:rPr>
          <w:sz w:val="24"/>
          <w:szCs w:val="24"/>
        </w:rPr>
        <w:t>the full spectrum of possible lesions.</w:t>
      </w:r>
    </w:p>
    <w:p w14:paraId="254D4D87" w14:textId="42DB79DA" w:rsidR="00CF5C53" w:rsidRPr="00104505" w:rsidRDefault="0084299D" w:rsidP="00647731">
      <w:pPr>
        <w:rPr>
          <w:sz w:val="24"/>
          <w:szCs w:val="24"/>
        </w:rPr>
      </w:pPr>
      <w:r w:rsidRPr="00104505">
        <w:rPr>
          <w:sz w:val="24"/>
          <w:szCs w:val="24"/>
        </w:rPr>
        <w:t>Even when a lesion is detected, precisely delineating its boundaries is challenging. The transition between tumour and healthy tissue on MRI can be gradual or obscured by imaging noise. This is especially true in cases of lower contrast or lesions in uncommon locations (e.g.,</w:t>
      </w:r>
      <w:r w:rsidR="0009710F" w:rsidRPr="00104505">
        <w:rPr>
          <w:sz w:val="24"/>
          <w:szCs w:val="24"/>
        </w:rPr>
        <w:t xml:space="preserve"> </w:t>
      </w:r>
      <w:r w:rsidRPr="00104505">
        <w:rPr>
          <w:sz w:val="24"/>
          <w:szCs w:val="24"/>
        </w:rPr>
        <w:t>where tumour tissue may blend with normal tissue).</w:t>
      </w:r>
      <w:r w:rsidR="00006097" w:rsidRPr="00104505">
        <w:rPr>
          <w:sz w:val="24"/>
          <w:szCs w:val="24"/>
        </w:rPr>
        <w:t xml:space="preserve"> The apex (the bottom tip of the gland) is notably difficult for segmentation because the gland thins out and image slices often include partial volume effects, making it hard to say exactly where the tumour ends</w:t>
      </w:r>
      <w:r w:rsidR="00006097" w:rsidRPr="00104505">
        <w:rPr>
          <w:rFonts w:ascii="Arial" w:hAnsi="Arial" w:cs="Arial"/>
          <w:sz w:val="24"/>
          <w:szCs w:val="24"/>
        </w:rPr>
        <w:t>​</w:t>
      </w:r>
      <w:r w:rsidR="00412DB6" w:rsidRPr="00104505">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"/>
          <w:id w:val="836347756"/>
          <w:placeholder>
            <w:docPart w:val="DefaultPlaceholder_-1854013440"/>
          </w:placeholder>
        </w:sdtPr>
        <w:sdtContent>
          <w:r w:rsidR="00281F0F" w:rsidRPr="00281F0F">
            <w:rPr>
              <w:rFonts w:ascii="Arial" w:hAnsi="Arial" w:cs="Arial"/>
              <w:color w:val="000000"/>
              <w:sz w:val="24"/>
              <w:szCs w:val="24"/>
            </w:rPr>
            <w:t>(Milletari et al., 2016)</w:t>
          </w:r>
        </w:sdtContent>
      </w:sdt>
      <w:r w:rsidR="00006097" w:rsidRPr="00104505">
        <w:rPr>
          <w:sz w:val="24"/>
          <w:szCs w:val="24"/>
        </w:rPr>
        <w:t>.</w:t>
      </w:r>
      <w:r w:rsidRPr="00104505">
        <w:rPr>
          <w:sz w:val="24"/>
          <w:szCs w:val="24"/>
        </w:rPr>
        <w:t xml:space="preserve"> As a result, segmentation algorithms often produce rough or “blobby” lesion masks that do not capture the fine irregular margins that a radiologist might draw. Achieving high boundary precision is difficult; it may require higher-resolution modelling or special loss functions that emphasize contour accuracy. </w:t>
      </w:r>
      <w:r w:rsidR="0009710F" w:rsidRPr="00104505">
        <w:rPr>
          <w:sz w:val="24"/>
          <w:szCs w:val="24"/>
        </w:rPr>
        <w:t>A</w:t>
      </w:r>
      <w:r w:rsidRPr="00104505">
        <w:rPr>
          <w:sz w:val="24"/>
          <w:szCs w:val="24"/>
        </w:rPr>
        <w:t>mbiguous prostat</w:t>
      </w:r>
      <w:r w:rsidR="0009710F" w:rsidRPr="00104505">
        <w:rPr>
          <w:sz w:val="24"/>
          <w:szCs w:val="24"/>
        </w:rPr>
        <w:t>e lesion</w:t>
      </w:r>
      <w:r w:rsidRPr="00104505">
        <w:rPr>
          <w:sz w:val="24"/>
          <w:szCs w:val="24"/>
        </w:rPr>
        <w:t xml:space="preserve"> boundaries </w:t>
      </w:r>
      <w:r w:rsidR="0009710F" w:rsidRPr="00104505">
        <w:rPr>
          <w:sz w:val="24"/>
          <w:szCs w:val="24"/>
        </w:rPr>
        <w:t>especially</w:t>
      </w:r>
      <w:r w:rsidRPr="00104505">
        <w:rPr>
          <w:sz w:val="24"/>
          <w:szCs w:val="24"/>
        </w:rPr>
        <w:t xml:space="preserve"> </w:t>
      </w:r>
      <w:r w:rsidR="0009710F" w:rsidRPr="00104505">
        <w:rPr>
          <w:sz w:val="24"/>
          <w:szCs w:val="24"/>
        </w:rPr>
        <w:t>towards the</w:t>
      </w:r>
      <w:r w:rsidRPr="00104505">
        <w:rPr>
          <w:sz w:val="24"/>
          <w:szCs w:val="24"/>
        </w:rPr>
        <w:t xml:space="preserve"> apex</w:t>
      </w:r>
      <w:r w:rsidR="0009710F" w:rsidRPr="00104505">
        <w:rPr>
          <w:sz w:val="24"/>
          <w:szCs w:val="24"/>
        </w:rPr>
        <w:t xml:space="preserve"> region</w:t>
      </w:r>
      <w:r w:rsidRPr="00104505">
        <w:rPr>
          <w:sz w:val="24"/>
          <w:szCs w:val="24"/>
        </w:rPr>
        <w:t xml:space="preserve"> have been cited as a reason why prostate MRI segmentation is inherently tough.</w:t>
      </w:r>
      <w:r w:rsidR="00647731" w:rsidRPr="00104505">
        <w:rPr>
          <w:sz w:val="24"/>
          <w:szCs w:val="24"/>
        </w:rPr>
        <w:t xml:space="preserve"> </w:t>
      </w:r>
      <w:r w:rsidR="00647731" w:rsidRPr="00104505">
        <w:rPr>
          <w:sz w:val="24"/>
          <w:szCs w:val="24"/>
        </w:rPr>
        <w:lastRenderedPageBreak/>
        <w:t>Even human experts have variation here (radiologist segmentations of the same tumour can differ considerably at the edges, contributing to interobserver DSC values in the 0.5–0.8 range for tumour masks</w:t>
      </w:r>
      <w:r w:rsidR="00647731" w:rsidRPr="00104505">
        <w:rPr>
          <w:rFonts w:ascii="Arial" w:hAnsi="Arial" w:cs="Arial"/>
          <w:sz w:val="24"/>
          <w:szCs w:val="24"/>
        </w:rPr>
        <w:t>​</w:t>
      </w:r>
      <w:r w:rsidR="008B08D2" w:rsidRPr="00104505">
        <w:rPr>
          <w:rFonts w:ascii="Arial" w:hAnsi="Arial" w:cs="Arial"/>
          <w:sz w:val="24"/>
          <w:szCs w:val="24"/>
        </w:rPr>
        <w:t xml:space="preserve"> </w:t>
      </w:r>
      <w:sdt>
        <w:sdtPr>
          <w:rPr>
            <w:color w:val="000000"/>
            <w:sz w:val="24"/>
            <w:szCs w:val="24"/>
          </w:rPr>
          <w:tag w:val="MENDELEY_CITATION_v3_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"/>
          <w:id w:val="790860829"/>
          <w:placeholder>
            <w:docPart w:val="DefaultPlaceholder_-1854013440"/>
          </w:placeholder>
        </w:sdtPr>
        <w:sdtContent>
          <w:r w:rsidR="00281F0F" w:rsidRPr="00281F0F">
            <w:rPr>
              <w:color w:val="000000"/>
              <w:sz w:val="24"/>
              <w:szCs w:val="24"/>
            </w:rPr>
            <w:t>(M. Y. Chen et al., 2020)</w:t>
          </w:r>
        </w:sdtContent>
      </w:sdt>
      <w:r w:rsidR="00647731" w:rsidRPr="00104505">
        <w:rPr>
          <w:sz w:val="24"/>
          <w:szCs w:val="24"/>
        </w:rPr>
        <w:t>.</w:t>
      </w:r>
    </w:p>
    <w:p w14:paraId="1E55289D" w14:textId="7F88366C" w:rsidR="00FF6F1C" w:rsidRPr="00104505" w:rsidRDefault="008B56B4" w:rsidP="00F11708">
      <w:pPr>
        <w:rPr>
          <w:sz w:val="24"/>
          <w:szCs w:val="24"/>
        </w:rPr>
      </w:pPr>
      <w:r w:rsidRPr="00104505">
        <w:rPr>
          <w:sz w:val="24"/>
          <w:szCs w:val="24"/>
        </w:rPr>
        <w:t xml:space="preserve">Performance can differ by prostate region. </w:t>
      </w:r>
      <w:r w:rsidR="00D5518D" w:rsidRPr="00104505">
        <w:rPr>
          <w:sz w:val="24"/>
          <w:szCs w:val="24"/>
        </w:rPr>
        <w:t>Lesions in the a</w:t>
      </w:r>
      <w:r w:rsidRPr="00104505">
        <w:rPr>
          <w:sz w:val="24"/>
          <w:szCs w:val="24"/>
        </w:rPr>
        <w:t xml:space="preserve">pex and base </w:t>
      </w:r>
      <w:r w:rsidR="00D5518D" w:rsidRPr="00104505">
        <w:rPr>
          <w:sz w:val="24"/>
          <w:szCs w:val="24"/>
        </w:rPr>
        <w:t>regions</w:t>
      </w:r>
      <w:r w:rsidRPr="00104505">
        <w:rPr>
          <w:sz w:val="24"/>
          <w:szCs w:val="24"/>
        </w:rPr>
        <w:t xml:space="preserve"> are harder to detect due to </w:t>
      </w:r>
      <w:r w:rsidR="00506DF1" w:rsidRPr="00104505">
        <w:rPr>
          <w:sz w:val="24"/>
          <w:szCs w:val="24"/>
        </w:rPr>
        <w:t xml:space="preserve">prostate </w:t>
      </w:r>
      <w:r w:rsidRPr="00104505">
        <w:rPr>
          <w:sz w:val="24"/>
          <w:szCs w:val="24"/>
        </w:rPr>
        <w:t>gland</w:t>
      </w:r>
      <w:r w:rsidR="00506DF1" w:rsidRPr="00104505">
        <w:rPr>
          <w:sz w:val="24"/>
          <w:szCs w:val="24"/>
        </w:rPr>
        <w:t>’s</w:t>
      </w:r>
      <w:r w:rsidRPr="00104505">
        <w:rPr>
          <w:sz w:val="24"/>
          <w:szCs w:val="24"/>
        </w:rPr>
        <w:t xml:space="preserve"> shape and </w:t>
      </w:r>
      <w:r w:rsidR="00506DF1" w:rsidRPr="00104505">
        <w:rPr>
          <w:sz w:val="24"/>
          <w:szCs w:val="24"/>
        </w:rPr>
        <w:t xml:space="preserve">MRI slice orientation </w:t>
      </w:r>
      <w:sdt>
        <w:sdtPr>
          <w:rPr>
            <w:color w:val="000000"/>
            <w:sz w:val="24"/>
            <w:szCs w:val="24"/>
          </w:rPr>
          <w:tag w:val="MENDELEY_CITATION_v3_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"/>
          <w:id w:val="-1552215942"/>
          <w:placeholder>
            <w:docPart w:val="DefaultPlaceholder_-1854013440"/>
          </w:placeholder>
        </w:sdtPr>
        <w:sdtContent>
          <w:r w:rsidR="00281F0F" w:rsidRPr="00281F0F">
            <w:rPr>
              <w:color w:val="000000"/>
              <w:sz w:val="24"/>
              <w:szCs w:val="24"/>
            </w:rPr>
            <w:t>(Milletari et al., 2016)</w:t>
          </w:r>
        </w:sdtContent>
      </w:sdt>
      <w:r w:rsidRPr="00104505">
        <w:rPr>
          <w:rFonts w:ascii="Arial" w:hAnsi="Arial" w:cs="Arial"/>
          <w:sz w:val="24"/>
          <w:szCs w:val="24"/>
        </w:rPr>
        <w:t>​</w:t>
      </w:r>
      <w:r w:rsidRPr="00104505">
        <w:rPr>
          <w:sz w:val="24"/>
          <w:szCs w:val="24"/>
        </w:rPr>
        <w:t xml:space="preserve">. Tumours in the transition zone (central gland) can be obscured by benign prostatic hyperplasia nodules </w:t>
      </w:r>
      <w:r w:rsidR="0054065D" w:rsidRPr="00104505">
        <w:rPr>
          <w:sz w:val="24"/>
          <w:szCs w:val="24"/>
        </w:rPr>
        <w:t>-</w:t>
      </w:r>
      <w:r w:rsidRPr="00104505">
        <w:rPr>
          <w:sz w:val="24"/>
          <w:szCs w:val="24"/>
        </w:rPr>
        <w:t>small swellings in the nodules</w:t>
      </w:r>
      <w:r w:rsidR="007804E7" w:rsidRPr="00104505">
        <w:rPr>
          <w:sz w:val="24"/>
          <w:szCs w:val="24"/>
        </w:rPr>
        <w:t>, leading to an enlarged prostate</w:t>
      </w:r>
      <w:r w:rsidR="0054065D" w:rsidRPr="00104505">
        <w:rPr>
          <w:sz w:val="24"/>
          <w:szCs w:val="24"/>
        </w:rPr>
        <w:t xml:space="preserve"> -</w:t>
      </w:r>
      <w:r w:rsidRPr="00104505">
        <w:rPr>
          <w:sz w:val="24"/>
          <w:szCs w:val="24"/>
        </w:rPr>
        <w:t xml:space="preserve"> making them difficult for both radiologists and AI to distinguish from benign tissue. </w:t>
      </w:r>
      <w:r w:rsidR="00F11708" w:rsidRPr="00104505">
        <w:rPr>
          <w:sz w:val="24"/>
          <w:szCs w:val="24"/>
        </w:rPr>
        <w:t>In fact, PI-RADS scoring rules designate T2-weighted imaging as the primary determinant for transition zone lesion suspicion, since cancer there typically appears as an irregular, infiltrative low-signal area on T2, but this can be subtle</w:t>
      </w:r>
      <w:r w:rsidR="00F11708" w:rsidRPr="00104505">
        <w:rPr>
          <w:rFonts w:ascii="Arial" w:hAnsi="Arial" w:cs="Arial"/>
          <w:sz w:val="24"/>
          <w:szCs w:val="24"/>
        </w:rPr>
        <w:t>​</w:t>
      </w:r>
      <w:r w:rsidR="00EC0433" w:rsidRPr="00104505">
        <w:rPr>
          <w:sz w:val="24"/>
          <w:szCs w:val="24"/>
        </w:rPr>
        <w:t xml:space="preserve"> </w:t>
      </w:r>
      <w:sdt>
        <w:sdtPr>
          <w:rPr>
            <w:color w:val="000000"/>
            <w:sz w:val="24"/>
            <w:szCs w:val="24"/>
          </w:rPr>
          <w:tag w:val="MENDELEY_CITATION_v3_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"/>
          <w:id w:val="2125720798"/>
          <w:placeholder>
            <w:docPart w:val="DefaultPlaceholder_-1854013440"/>
          </w:placeholder>
        </w:sdtPr>
        <w:sdtContent>
          <w:r w:rsidR="00281F0F" w:rsidRPr="00281F0F">
            <w:rPr>
              <w:color w:val="000000"/>
              <w:sz w:val="24"/>
              <w:szCs w:val="24"/>
            </w:rPr>
            <w:t>(Turkbey et al., 2019)</w:t>
          </w:r>
        </w:sdtContent>
      </w:sdt>
      <w:r w:rsidR="00F11708" w:rsidRPr="00104505">
        <w:rPr>
          <w:sz w:val="24"/>
          <w:szCs w:val="24"/>
        </w:rPr>
        <w:t xml:space="preserve">. </w:t>
      </w:r>
      <w:r w:rsidR="009C3D43" w:rsidRPr="00104505">
        <w:rPr>
          <w:sz w:val="24"/>
          <w:szCs w:val="24"/>
        </w:rPr>
        <w:t xml:space="preserve">Whilst some research has been </w:t>
      </w:r>
      <w:r w:rsidR="000258E6" w:rsidRPr="00104505">
        <w:rPr>
          <w:sz w:val="24"/>
          <w:szCs w:val="24"/>
        </w:rPr>
        <w:t>done</w:t>
      </w:r>
      <w:r w:rsidR="009C3D43" w:rsidRPr="00104505">
        <w:rPr>
          <w:sz w:val="24"/>
          <w:szCs w:val="24"/>
        </w:rPr>
        <w:t xml:space="preserve"> to explore the training separate models</w:t>
      </w:r>
      <w:r w:rsidR="000258E6" w:rsidRPr="00104505">
        <w:rPr>
          <w:sz w:val="24"/>
          <w:szCs w:val="24"/>
        </w:rPr>
        <w:t xml:space="preserve"> for different zones </w:t>
      </w:r>
      <w:sdt>
        <w:sdtPr>
          <w:rPr>
            <w:color w:val="000000"/>
            <w:sz w:val="24"/>
            <w:szCs w:val="24"/>
          </w:rPr>
          <w:tag w:val="MENDELEY_CITATION_v3_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"/>
          <w:id w:val="1150327567"/>
          <w:placeholder>
            <w:docPart w:val="DefaultPlaceholder_-1854013440"/>
          </w:placeholder>
        </w:sdtPr>
        <w:sdtContent>
          <w:r w:rsidR="00281F0F" w:rsidRPr="00281F0F">
            <w:rPr>
              <w:color w:val="000000"/>
              <w:sz w:val="24"/>
              <w:szCs w:val="24"/>
            </w:rPr>
            <w:t>(Bhayana et al., 2021)</w:t>
          </w:r>
        </w:sdtContent>
      </w:sdt>
      <w:r w:rsidR="000258E6" w:rsidRPr="00104505">
        <w:rPr>
          <w:color w:val="000000"/>
          <w:sz w:val="24"/>
          <w:szCs w:val="24"/>
        </w:rPr>
        <w:t xml:space="preserve">, </w:t>
      </w:r>
      <w:r w:rsidR="000258E6" w:rsidRPr="00104505">
        <w:rPr>
          <w:sz w:val="24"/>
          <w:szCs w:val="24"/>
        </w:rPr>
        <w:t>t</w:t>
      </w:r>
      <w:r w:rsidRPr="00104505">
        <w:rPr>
          <w:sz w:val="24"/>
          <w:szCs w:val="24"/>
        </w:rPr>
        <w:t>hese region-specific challenges mean an AI might perform well in one area of the prostate but consistently underperform in others, reducing overall reliability.</w:t>
      </w:r>
    </w:p>
    <w:p w14:paraId="6973AD26" w14:textId="77777777" w:rsidR="007B7103" w:rsidRPr="00104505" w:rsidRDefault="007B7103" w:rsidP="008B56B4">
      <w:pPr>
        <w:rPr>
          <w:sz w:val="24"/>
          <w:szCs w:val="24"/>
        </w:rPr>
      </w:pPr>
    </w:p>
    <w:p w14:paraId="32EAEC8D" w14:textId="77777777" w:rsidR="0089408C" w:rsidRPr="00104505" w:rsidRDefault="0089408C" w:rsidP="000B6793">
      <w:pPr>
        <w:pStyle w:val="Heading2"/>
      </w:pPr>
      <w:bookmarkStart w:id="34" w:name="_Toc194662715"/>
      <w:r w:rsidRPr="00104505">
        <w:t xml:space="preserve">Research Questions and </w:t>
      </w:r>
      <w:r w:rsidRPr="000B6793">
        <w:t>Objectives</w:t>
      </w:r>
      <w:bookmarkEnd w:id="34"/>
    </w:p>
    <w:p w14:paraId="7981A2AE" w14:textId="7FEFC8E3" w:rsidR="0089408C" w:rsidRPr="00104505" w:rsidRDefault="0089408C" w:rsidP="0089408C">
      <w:pPr>
        <w:rPr>
          <w:sz w:val="24"/>
          <w:szCs w:val="24"/>
        </w:rPr>
      </w:pPr>
      <w:r w:rsidRPr="00104505">
        <w:rPr>
          <w:sz w:val="24"/>
          <w:szCs w:val="24"/>
        </w:rPr>
        <w:t xml:space="preserve">Given the above context, this research project is motivated by the need to utilise deep learning techniques for improving prostate cancer detection from mpMRI images. The aim of the research is to evaluate the performance of a CNN-based U-Net model for the segmentation of prostate cancer lesions. </w:t>
      </w:r>
      <w:r w:rsidR="003C0A52" w:rsidRPr="00104505">
        <w:rPr>
          <w:sz w:val="24"/>
          <w:szCs w:val="24"/>
        </w:rPr>
        <w:t xml:space="preserve">The U-Net model was chosen due to its proven success in biomedical image segmentation tasks, especially on limited datasets, and its architecture which preserves fine spatial details critical for accurately delineating prostate cancer lesions (addressed in methodology). </w:t>
      </w:r>
      <w:r w:rsidRPr="00104505">
        <w:rPr>
          <w:sz w:val="24"/>
          <w:szCs w:val="24"/>
        </w:rPr>
        <w:t>By applying this model to prostate mpMRI, this study intends to assess how well a relatively simple deep learning model can delineate and segment cancerous lesion against the complex background of normal anatomy and benign findings.</w:t>
      </w:r>
    </w:p>
    <w:p w14:paraId="7D4AD5A8" w14:textId="77777777" w:rsidR="0089408C" w:rsidRPr="00104505" w:rsidRDefault="0089408C" w:rsidP="0089408C">
      <w:pPr>
        <w:rPr>
          <w:sz w:val="24"/>
          <w:szCs w:val="24"/>
        </w:rPr>
      </w:pPr>
      <w:r w:rsidRPr="00104505">
        <w:rPr>
          <w:sz w:val="24"/>
          <w:szCs w:val="24"/>
        </w:rPr>
        <w:t>To achieve this, the research project sets out the following specific objectives:</w:t>
      </w:r>
    </w:p>
    <w:p w14:paraId="3AF39654" w14:textId="77777777" w:rsidR="0089408C" w:rsidRPr="00104505" w:rsidRDefault="0089408C" w:rsidP="0089408C">
      <w:pPr>
        <w:pStyle w:val="ListParagraph"/>
        <w:numPr>
          <w:ilvl w:val="0"/>
          <w:numId w:val="1"/>
        </w:numPr>
        <w:rPr>
          <w:b/>
          <w:bCs/>
          <w:sz w:val="24"/>
          <w:szCs w:val="24"/>
        </w:rPr>
      </w:pPr>
      <w:r w:rsidRPr="00104505">
        <w:rPr>
          <w:b/>
          <w:bCs/>
          <w:sz w:val="24"/>
          <w:szCs w:val="24"/>
        </w:rPr>
        <w:t>How accurately does a simple CNN U-Net segment prostate cancer lesions in multiparametric MRI scans?</w:t>
      </w:r>
    </w:p>
    <w:p w14:paraId="2DDAD794" w14:textId="04D15588" w:rsidR="0089408C" w:rsidRPr="00104505" w:rsidRDefault="0089408C" w:rsidP="0089408C">
      <w:pPr>
        <w:rPr>
          <w:sz w:val="24"/>
          <w:szCs w:val="24"/>
        </w:rPr>
      </w:pPr>
      <w:r w:rsidRPr="00104505">
        <w:rPr>
          <w:sz w:val="24"/>
          <w:szCs w:val="24"/>
        </w:rPr>
        <w:t xml:space="preserve">This question examines the core performance of the model, by answering whether the model is able to correctly delineate cancerous lesions and how its accuracy compares to reference standards (radiologist annotations). </w:t>
      </w:r>
      <w:r w:rsidR="00B11615" w:rsidRPr="00104505">
        <w:rPr>
          <w:sz w:val="24"/>
          <w:szCs w:val="24"/>
        </w:rPr>
        <w:t xml:space="preserve">This entails training and testing the CNN U-Net model </w:t>
      </w:r>
      <w:r w:rsidR="007D42A3" w:rsidRPr="00104505">
        <w:rPr>
          <w:sz w:val="24"/>
          <w:szCs w:val="24"/>
        </w:rPr>
        <w:t>on mpMRI data to quantify its accuracy in</w:t>
      </w:r>
      <w:r w:rsidR="00466683" w:rsidRPr="00104505">
        <w:rPr>
          <w:sz w:val="24"/>
          <w:szCs w:val="24"/>
        </w:rPr>
        <w:t xml:space="preserve"> segmenting the lesions. </w:t>
      </w:r>
    </w:p>
    <w:p w14:paraId="3F8D120C" w14:textId="77777777" w:rsidR="0089408C" w:rsidRPr="00104505" w:rsidRDefault="0089408C" w:rsidP="0089408C">
      <w:pPr>
        <w:pStyle w:val="ListParagraph"/>
        <w:numPr>
          <w:ilvl w:val="0"/>
          <w:numId w:val="1"/>
        </w:numPr>
        <w:rPr>
          <w:b/>
          <w:bCs/>
          <w:sz w:val="24"/>
          <w:szCs w:val="24"/>
        </w:rPr>
      </w:pPr>
      <w:r w:rsidRPr="00104505">
        <w:rPr>
          <w:b/>
          <w:bCs/>
          <w:sz w:val="24"/>
          <w:szCs w:val="24"/>
        </w:rPr>
        <w:t>What are the key limitations of using a simple U-Net for prostate cancer segmentation?</w:t>
      </w:r>
    </w:p>
    <w:p w14:paraId="1CBDE27E" w14:textId="090BE113" w:rsidR="00510844" w:rsidRPr="00104505" w:rsidRDefault="00510844" w:rsidP="00510844">
      <w:pPr>
        <w:rPr>
          <w:sz w:val="24"/>
          <w:szCs w:val="24"/>
        </w:rPr>
      </w:pPr>
      <w:r w:rsidRPr="00104505">
        <w:rPr>
          <w:sz w:val="24"/>
          <w:szCs w:val="24"/>
        </w:rPr>
        <w:t>This question i</w:t>
      </w:r>
      <w:r w:rsidR="00066718" w:rsidRPr="00104505">
        <w:rPr>
          <w:sz w:val="24"/>
          <w:szCs w:val="24"/>
        </w:rPr>
        <w:t>nvolves analysing the cases where the model underperforms or fails</w:t>
      </w:r>
      <w:r w:rsidR="005E0572" w:rsidRPr="00104505">
        <w:rPr>
          <w:sz w:val="24"/>
          <w:szCs w:val="24"/>
        </w:rPr>
        <w:t xml:space="preserve">. These cases include the model missing a lesion or </w:t>
      </w:r>
      <w:r w:rsidR="008D5C36" w:rsidRPr="00104505">
        <w:rPr>
          <w:sz w:val="24"/>
          <w:szCs w:val="24"/>
        </w:rPr>
        <w:t xml:space="preserve">falsely segmenting </w:t>
      </w:r>
      <w:r w:rsidR="008403C7" w:rsidRPr="00104505">
        <w:rPr>
          <w:sz w:val="24"/>
          <w:szCs w:val="24"/>
        </w:rPr>
        <w:t>normal tissue</w:t>
      </w:r>
      <w:r w:rsidR="006F44FA" w:rsidRPr="00104505">
        <w:rPr>
          <w:sz w:val="24"/>
          <w:szCs w:val="24"/>
        </w:rPr>
        <w:t xml:space="preserve">, in order to </w:t>
      </w:r>
      <w:r w:rsidR="003C5723" w:rsidRPr="00104505">
        <w:rPr>
          <w:sz w:val="24"/>
          <w:szCs w:val="24"/>
        </w:rPr>
        <w:t>fully</w:t>
      </w:r>
      <w:r w:rsidR="006F44FA" w:rsidRPr="00104505">
        <w:rPr>
          <w:sz w:val="24"/>
          <w:szCs w:val="24"/>
        </w:rPr>
        <w:t xml:space="preserve"> understand the shortcomings of using a basic U-Net architecture. This </w:t>
      </w:r>
      <w:r w:rsidR="006F44FA" w:rsidRPr="00104505">
        <w:rPr>
          <w:sz w:val="24"/>
          <w:szCs w:val="24"/>
        </w:rPr>
        <w:lastRenderedPageBreak/>
        <w:t>ob</w:t>
      </w:r>
      <w:r w:rsidR="003C5723" w:rsidRPr="00104505">
        <w:rPr>
          <w:sz w:val="24"/>
          <w:szCs w:val="24"/>
        </w:rPr>
        <w:t xml:space="preserve">jective also includes identifying patterns to the errors – for example if a </w:t>
      </w:r>
      <w:r w:rsidR="00793D82" w:rsidRPr="00104505">
        <w:rPr>
          <w:sz w:val="24"/>
          <w:szCs w:val="24"/>
        </w:rPr>
        <w:t xml:space="preserve">falsely identified lesion is due to a motion artifact in the MRI image, and considering </w:t>
      </w:r>
      <w:r w:rsidR="00D4705B" w:rsidRPr="00104505">
        <w:rPr>
          <w:sz w:val="24"/>
          <w:szCs w:val="24"/>
        </w:rPr>
        <w:t>in what circumstances does the U-Net face difficulties</w:t>
      </w:r>
      <w:r w:rsidR="00D62453" w:rsidRPr="00104505">
        <w:rPr>
          <w:sz w:val="24"/>
          <w:szCs w:val="24"/>
        </w:rPr>
        <w:t xml:space="preserve">. </w:t>
      </w:r>
      <w:r w:rsidR="00A36333" w:rsidRPr="00104505">
        <w:rPr>
          <w:sz w:val="24"/>
          <w:szCs w:val="24"/>
        </w:rPr>
        <w:t xml:space="preserve">This research question will highlight areas of improvement and be the basis of </w:t>
      </w:r>
      <w:r w:rsidR="001F2C4B" w:rsidRPr="00104505">
        <w:rPr>
          <w:sz w:val="24"/>
          <w:szCs w:val="24"/>
        </w:rPr>
        <w:t>identifying needs of more advanced architectures.</w:t>
      </w:r>
    </w:p>
    <w:p w14:paraId="21FA2290" w14:textId="0F787025" w:rsidR="0089408C" w:rsidRPr="00104505" w:rsidRDefault="0089408C" w:rsidP="0089408C">
      <w:pPr>
        <w:pStyle w:val="ListParagraph"/>
        <w:numPr>
          <w:ilvl w:val="0"/>
          <w:numId w:val="1"/>
        </w:numPr>
        <w:rPr>
          <w:b/>
          <w:bCs/>
          <w:sz w:val="24"/>
          <w:szCs w:val="24"/>
        </w:rPr>
      </w:pPr>
      <w:r w:rsidRPr="00104505">
        <w:rPr>
          <w:b/>
          <w:bCs/>
          <w:sz w:val="24"/>
          <w:szCs w:val="24"/>
        </w:rPr>
        <w:t>Can the diagnostic workflow</w:t>
      </w:r>
      <w:r w:rsidR="00F1797E" w:rsidRPr="00104505">
        <w:rPr>
          <w:b/>
          <w:bCs/>
          <w:sz w:val="24"/>
          <w:szCs w:val="24"/>
        </w:rPr>
        <w:t xml:space="preserve"> in clinical settings</w:t>
      </w:r>
      <w:r w:rsidRPr="00104505">
        <w:rPr>
          <w:b/>
          <w:bCs/>
          <w:sz w:val="24"/>
          <w:szCs w:val="24"/>
        </w:rPr>
        <w:t xml:space="preserve"> be made more efficiently by incorporating AI-based segmentation, without compromising accuracy?</w:t>
      </w:r>
    </w:p>
    <w:p w14:paraId="7AC6AD15" w14:textId="75C44C6D" w:rsidR="0089408C" w:rsidRPr="00104505" w:rsidRDefault="001F2C4B" w:rsidP="0089408C">
      <w:pPr>
        <w:rPr>
          <w:sz w:val="24"/>
          <w:szCs w:val="24"/>
        </w:rPr>
      </w:pPr>
      <w:r w:rsidRPr="00104505">
        <w:rPr>
          <w:sz w:val="24"/>
          <w:szCs w:val="24"/>
        </w:rPr>
        <w:t xml:space="preserve">This helps in investigating </w:t>
      </w:r>
      <w:r w:rsidR="00AE33DA" w:rsidRPr="00104505">
        <w:rPr>
          <w:sz w:val="24"/>
          <w:szCs w:val="24"/>
        </w:rPr>
        <w:t>how</w:t>
      </w:r>
      <w:r w:rsidRPr="00104505">
        <w:rPr>
          <w:sz w:val="24"/>
          <w:szCs w:val="24"/>
        </w:rPr>
        <w:t xml:space="preserve"> the integration of AI </w:t>
      </w:r>
      <w:r w:rsidR="00AE33DA" w:rsidRPr="00104505">
        <w:rPr>
          <w:sz w:val="24"/>
          <w:szCs w:val="24"/>
        </w:rPr>
        <w:t>segmentation tools could impact clinical workflows and diagnostic efficiency. This in</w:t>
      </w:r>
      <w:r w:rsidR="00685BF7" w:rsidRPr="00104505">
        <w:rPr>
          <w:sz w:val="24"/>
          <w:szCs w:val="24"/>
        </w:rPr>
        <w:t>volves evaluating whether</w:t>
      </w:r>
      <w:r w:rsidR="009455D3" w:rsidRPr="00104505">
        <w:rPr>
          <w:sz w:val="24"/>
          <w:szCs w:val="24"/>
        </w:rPr>
        <w:t>/to what extent does</w:t>
      </w:r>
      <w:r w:rsidR="00685BF7" w:rsidRPr="00104505">
        <w:rPr>
          <w:sz w:val="24"/>
          <w:szCs w:val="24"/>
        </w:rPr>
        <w:t xml:space="preserve"> using the U-Net’s output could </w:t>
      </w:r>
      <w:r w:rsidR="009455D3" w:rsidRPr="00104505">
        <w:rPr>
          <w:sz w:val="24"/>
          <w:szCs w:val="24"/>
        </w:rPr>
        <w:t>speed up image interpretation</w:t>
      </w:r>
      <w:r w:rsidR="00C01BE3" w:rsidRPr="00104505">
        <w:rPr>
          <w:sz w:val="24"/>
          <w:szCs w:val="24"/>
        </w:rPr>
        <w:t>, or if the model has potential to reduce the number of unnecessary biopsies by improving confidence in imaging results</w:t>
      </w:r>
      <w:r w:rsidR="007F71E9" w:rsidRPr="00104505">
        <w:rPr>
          <w:sz w:val="24"/>
          <w:szCs w:val="24"/>
        </w:rPr>
        <w:t xml:space="preserve">. A key component of this question is </w:t>
      </w:r>
      <w:r w:rsidR="00712F39" w:rsidRPr="00104505">
        <w:rPr>
          <w:sz w:val="24"/>
          <w:szCs w:val="24"/>
        </w:rPr>
        <w:t>whether</w:t>
      </w:r>
      <w:r w:rsidR="007F71E9" w:rsidRPr="00104505">
        <w:rPr>
          <w:sz w:val="24"/>
          <w:szCs w:val="24"/>
        </w:rPr>
        <w:t xml:space="preserve"> any gains in efficiency or consistency</w:t>
      </w:r>
      <w:r w:rsidR="009969E8" w:rsidRPr="00104505">
        <w:rPr>
          <w:sz w:val="24"/>
          <w:szCs w:val="24"/>
        </w:rPr>
        <w:t xml:space="preserve"> </w:t>
      </w:r>
      <w:r w:rsidR="00712F39" w:rsidRPr="00104505">
        <w:rPr>
          <w:sz w:val="24"/>
          <w:szCs w:val="24"/>
        </w:rPr>
        <w:t xml:space="preserve">can be achieved without compromising diagnostic accuracy. Will the model be able to maintain high </w:t>
      </w:r>
      <w:r w:rsidR="00C33363" w:rsidRPr="00104505">
        <w:rPr>
          <w:sz w:val="24"/>
          <w:szCs w:val="24"/>
        </w:rPr>
        <w:t>sensitivity</w:t>
      </w:r>
      <w:r w:rsidR="00712F39" w:rsidRPr="00104505">
        <w:rPr>
          <w:sz w:val="24"/>
          <w:szCs w:val="24"/>
        </w:rPr>
        <w:t xml:space="preserve"> and specificity</w:t>
      </w:r>
      <w:r w:rsidR="00F42438" w:rsidRPr="00104505">
        <w:rPr>
          <w:sz w:val="24"/>
          <w:szCs w:val="24"/>
        </w:rPr>
        <w:t>? Will it be able to perform under these metrics</w:t>
      </w:r>
      <w:r w:rsidR="00F24F0A" w:rsidRPr="00104505">
        <w:rPr>
          <w:sz w:val="24"/>
          <w:szCs w:val="24"/>
        </w:rPr>
        <w:t xml:space="preserve">, while being  practical tool with the ability to alleviate the workload and decrease the </w:t>
      </w:r>
      <w:r w:rsidR="00C33363" w:rsidRPr="00104505">
        <w:rPr>
          <w:sz w:val="24"/>
          <w:szCs w:val="24"/>
        </w:rPr>
        <w:t>variability</w:t>
      </w:r>
      <w:r w:rsidR="00F24F0A" w:rsidRPr="00104505">
        <w:rPr>
          <w:sz w:val="24"/>
          <w:szCs w:val="24"/>
        </w:rPr>
        <w:t xml:space="preserve"> </w:t>
      </w:r>
      <w:r w:rsidR="00C33363" w:rsidRPr="00104505">
        <w:rPr>
          <w:sz w:val="24"/>
          <w:szCs w:val="24"/>
        </w:rPr>
        <w:t>associated in diagnosis?</w:t>
      </w:r>
    </w:p>
    <w:p w14:paraId="41D3E034" w14:textId="2AC251F6" w:rsidR="00AD356A" w:rsidRPr="00104505" w:rsidRDefault="00AD356A" w:rsidP="0089408C">
      <w:pPr>
        <w:rPr>
          <w:sz w:val="24"/>
          <w:szCs w:val="24"/>
        </w:rPr>
      </w:pPr>
      <w:r w:rsidRPr="00104505">
        <w:rPr>
          <w:rFonts w:ascii="Aptos" w:hAnsi="Aptos" w:cs="Segoe UI"/>
          <w:color w:val="000000"/>
          <w:sz w:val="24"/>
          <w:szCs w:val="24"/>
        </w:rPr>
        <w:t xml:space="preserve">By thoroughly examining these questions, this </w:t>
      </w:r>
      <w:r w:rsidR="00F1797E" w:rsidRPr="00104505">
        <w:rPr>
          <w:rFonts w:ascii="Aptos" w:hAnsi="Aptos" w:cs="Segoe UI"/>
          <w:color w:val="000000"/>
          <w:sz w:val="24"/>
          <w:szCs w:val="24"/>
        </w:rPr>
        <w:t>research project</w:t>
      </w:r>
      <w:r w:rsidRPr="00104505">
        <w:rPr>
          <w:rFonts w:ascii="Aptos" w:hAnsi="Aptos" w:cs="Segoe UI"/>
          <w:color w:val="000000"/>
          <w:sz w:val="24"/>
          <w:szCs w:val="24"/>
        </w:rPr>
        <w:t xml:space="preserve"> aims to provide evidence on the effectiveness of deep learning-based automation in prostate MRI analysis. It also seeks to offer insights into whether a relatively simple model like U-Net is adequate or where it may fall short.</w:t>
      </w:r>
    </w:p>
    <w:p w14:paraId="26327684" w14:textId="207EBF17" w:rsidR="009D010F" w:rsidRPr="00104505" w:rsidRDefault="009D010F" w:rsidP="000B6793">
      <w:pPr>
        <w:pStyle w:val="Heading1"/>
      </w:pPr>
      <w:bookmarkStart w:id="35" w:name="_Toc194662716"/>
      <w:r w:rsidRPr="00104505">
        <w:t>Methods and Experiments</w:t>
      </w:r>
      <w:bookmarkEnd w:id="35"/>
    </w:p>
    <w:p w14:paraId="6ECF90E0" w14:textId="686366D6" w:rsidR="009D010F" w:rsidRPr="00104505" w:rsidRDefault="00DD693E" w:rsidP="000B6793">
      <w:pPr>
        <w:pStyle w:val="Heading2"/>
      </w:pPr>
      <w:bookmarkStart w:id="36" w:name="_Toc194662717"/>
      <w:r w:rsidRPr="00104505">
        <w:t>Data</w:t>
      </w:r>
      <w:r w:rsidR="00732AC9" w:rsidRPr="00104505">
        <w:t xml:space="preserve">set </w:t>
      </w:r>
      <w:r w:rsidRPr="00104505">
        <w:t xml:space="preserve">and </w:t>
      </w:r>
      <w:r w:rsidRPr="000B6793">
        <w:t>Preprocessing</w:t>
      </w:r>
      <w:bookmarkEnd w:id="36"/>
    </w:p>
    <w:p w14:paraId="445B1D80" w14:textId="78144319" w:rsidR="00732AC9" w:rsidRPr="00104505" w:rsidRDefault="00732AC9" w:rsidP="00262AFA">
      <w:pPr>
        <w:rPr>
          <w:sz w:val="24"/>
          <w:szCs w:val="24"/>
        </w:rPr>
      </w:pPr>
      <w:r w:rsidRPr="00104505">
        <w:rPr>
          <w:sz w:val="24"/>
          <w:szCs w:val="24"/>
        </w:rPr>
        <w:t xml:space="preserve">This study utilised </w:t>
      </w:r>
      <w:r w:rsidR="00BA6C80" w:rsidRPr="00104505">
        <w:rPr>
          <w:sz w:val="24"/>
          <w:szCs w:val="24"/>
        </w:rPr>
        <w:t xml:space="preserve">a </w:t>
      </w:r>
      <w:r w:rsidR="00D61644" w:rsidRPr="00104505">
        <w:rPr>
          <w:sz w:val="24"/>
          <w:szCs w:val="24"/>
        </w:rPr>
        <w:t>large mpMRI dataset</w:t>
      </w:r>
      <w:r w:rsidR="002007E5" w:rsidRPr="00104505">
        <w:rPr>
          <w:sz w:val="24"/>
          <w:szCs w:val="24"/>
        </w:rPr>
        <w:t xml:space="preserve"> of prostate cancer cases, sourced from</w:t>
      </w:r>
      <w:r w:rsidR="00071193" w:rsidRPr="00104505">
        <w:rPr>
          <w:sz w:val="24"/>
          <w:szCs w:val="24"/>
        </w:rPr>
        <w:t xml:space="preserve"> several</w:t>
      </w:r>
      <w:r w:rsidR="002007E5" w:rsidRPr="00104505">
        <w:rPr>
          <w:sz w:val="24"/>
          <w:szCs w:val="24"/>
        </w:rPr>
        <w:t xml:space="preserve"> clinical trials</w:t>
      </w:r>
      <w:r w:rsidR="00071193" w:rsidRPr="00104505">
        <w:rPr>
          <w:sz w:val="24"/>
          <w:szCs w:val="24"/>
        </w:rPr>
        <w:t xml:space="preserve"> at University College London</w:t>
      </w:r>
      <w:r w:rsidR="002007E5" w:rsidRPr="00104505">
        <w:rPr>
          <w:sz w:val="24"/>
          <w:szCs w:val="24"/>
        </w:rPr>
        <w:t xml:space="preserve">, to train and evaluate the deep learning model. </w:t>
      </w:r>
      <w:r w:rsidR="007A66CA" w:rsidRPr="00104505">
        <w:rPr>
          <w:sz w:val="24"/>
          <w:szCs w:val="24"/>
        </w:rPr>
        <w:t xml:space="preserve">A total of 851 patient’s mpMRI scans </w:t>
      </w:r>
      <w:r w:rsidR="002903F3" w:rsidRPr="00104505">
        <w:rPr>
          <w:sz w:val="24"/>
          <w:szCs w:val="24"/>
        </w:rPr>
        <w:t xml:space="preserve">are included in the </w:t>
      </w:r>
      <w:r w:rsidR="00071193" w:rsidRPr="00104505">
        <w:rPr>
          <w:sz w:val="24"/>
          <w:szCs w:val="24"/>
        </w:rPr>
        <w:t>overall dataset;</w:t>
      </w:r>
      <w:r w:rsidR="0098040E" w:rsidRPr="00104505">
        <w:rPr>
          <w:sz w:val="24"/>
          <w:szCs w:val="24"/>
        </w:rPr>
        <w:t xml:space="preserve"> the individual clinical trials </w:t>
      </w:r>
      <w:r w:rsidR="009C7E26" w:rsidRPr="00104505">
        <w:rPr>
          <w:sz w:val="24"/>
          <w:szCs w:val="24"/>
        </w:rPr>
        <w:t xml:space="preserve">that make up the </w:t>
      </w:r>
      <w:r w:rsidR="00156C28" w:rsidRPr="00104505">
        <w:rPr>
          <w:sz w:val="24"/>
          <w:szCs w:val="24"/>
        </w:rPr>
        <w:t>dataset are: SmartTarget</w:t>
      </w:r>
      <w:sdt>
        <w:sdtPr>
          <w:rPr>
            <w:color w:val="000000"/>
            <w:sz w:val="24"/>
            <w:szCs w:val="24"/>
          </w:rPr>
          <w:tag w:val="MENDELEY_CITATION_v3_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"/>
          <w:id w:val="-1147966856"/>
          <w:placeholder>
            <w:docPart w:val="DefaultPlaceholder_-1854013440"/>
          </w:placeholder>
        </w:sdtPr>
        <w:sdtContent>
          <w:r w:rsidR="00281F0F" w:rsidRPr="00281F0F">
            <w:rPr>
              <w:color w:val="000000"/>
              <w:sz w:val="24"/>
              <w:szCs w:val="24"/>
            </w:rPr>
            <w:t>(Yan et al., 2023)</w:t>
          </w:r>
        </w:sdtContent>
      </w:sdt>
      <w:r w:rsidR="00844C2C" w:rsidRPr="00104505">
        <w:rPr>
          <w:sz w:val="24"/>
          <w:szCs w:val="24"/>
        </w:rPr>
        <w:t xml:space="preserve">, </w:t>
      </w:r>
      <w:r w:rsidR="00156C28" w:rsidRPr="00104505">
        <w:rPr>
          <w:sz w:val="24"/>
          <w:szCs w:val="24"/>
        </w:rPr>
        <w:t xml:space="preserve">PICTURE </w:t>
      </w:r>
      <w:sdt>
        <w:sdtPr>
          <w:rPr>
            <w:color w:val="000000"/>
            <w:sz w:val="24"/>
            <w:szCs w:val="24"/>
          </w:rPr>
          <w:tag w:val="MENDELEY_CITATION_v3_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"/>
          <w:id w:val="1335487145"/>
          <w:placeholder>
            <w:docPart w:val="DefaultPlaceholder_-1854013440"/>
          </w:placeholder>
        </w:sdtPr>
        <w:sdtContent>
          <w:r w:rsidR="00281F0F" w:rsidRPr="00281F0F">
            <w:rPr>
              <w:color w:val="000000"/>
              <w:sz w:val="24"/>
              <w:szCs w:val="24"/>
            </w:rPr>
            <w:t>(Simmons et al., 2018)</w:t>
          </w:r>
        </w:sdtContent>
      </w:sdt>
      <w:r w:rsidR="00156C28" w:rsidRPr="00104505">
        <w:rPr>
          <w:sz w:val="24"/>
          <w:szCs w:val="24"/>
        </w:rPr>
        <w:t xml:space="preserve">, ProRAFT </w:t>
      </w:r>
      <w:sdt>
        <w:sdtPr>
          <w:rPr>
            <w:color w:val="000000"/>
            <w:sz w:val="24"/>
            <w:szCs w:val="24"/>
          </w:rPr>
          <w:tag w:val="MENDELEY_CITATION_v3_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"/>
          <w:id w:val="1750072577"/>
          <w:placeholder>
            <w:docPart w:val="DefaultPlaceholder_-1854013440"/>
          </w:placeholder>
        </w:sdtPr>
        <w:sdtContent>
          <w:r w:rsidR="00281F0F" w:rsidRPr="00281F0F">
            <w:rPr>
              <w:color w:val="000000"/>
              <w:sz w:val="24"/>
              <w:szCs w:val="24"/>
            </w:rPr>
            <w:t>(Orczyk et al., 2021)</w:t>
          </w:r>
        </w:sdtContent>
      </w:sdt>
      <w:r w:rsidR="00156C28" w:rsidRPr="00104505">
        <w:rPr>
          <w:sz w:val="24"/>
          <w:szCs w:val="24"/>
        </w:rPr>
        <w:t xml:space="preserve">, Index </w:t>
      </w:r>
      <w:sdt>
        <w:sdtPr>
          <w:rPr>
            <w:color w:val="000000"/>
            <w:sz w:val="24"/>
            <w:szCs w:val="24"/>
          </w:rPr>
          <w:tag w:val="MENDELEY_CITATION_v3_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"/>
          <w:id w:val="-2108502194"/>
          <w:placeholder>
            <w:docPart w:val="DefaultPlaceholder_-1854013440"/>
          </w:placeholder>
        </w:sdtPr>
        <w:sdtContent>
          <w:r w:rsidR="00281F0F" w:rsidRPr="00281F0F">
            <w:rPr>
              <w:color w:val="000000"/>
              <w:sz w:val="24"/>
              <w:szCs w:val="24"/>
            </w:rPr>
            <w:t>(L. Dickinson et al., 2013)</w:t>
          </w:r>
        </w:sdtContent>
      </w:sdt>
      <w:r w:rsidR="00156C28" w:rsidRPr="00104505">
        <w:rPr>
          <w:sz w:val="24"/>
          <w:szCs w:val="24"/>
        </w:rPr>
        <w:t>and PROMIS (</w:t>
      </w:r>
      <w:sdt>
        <w:sdtPr>
          <w:rPr>
            <w:color w:val="000000"/>
            <w:sz w:val="24"/>
            <w:szCs w:val="24"/>
          </w:rPr>
          <w:tag w:val="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"/>
          <w:id w:val="1885980713"/>
          <w:placeholder>
            <w:docPart w:val="DefaultPlaceholder_-1854013440"/>
          </w:placeholder>
        </w:sdtPr>
        <w:sdtContent>
          <w:r w:rsidR="00281F0F" w:rsidRPr="00281F0F">
            <w:rPr>
              <w:color w:val="000000"/>
              <w:sz w:val="24"/>
              <w:szCs w:val="24"/>
            </w:rPr>
            <w:t>(El-Shater Bosaily et al., 2015)</w:t>
          </w:r>
        </w:sdtContent>
      </w:sdt>
      <w:sdt>
        <w:sdtPr>
          <w:rPr>
            <w:color w:val="000000"/>
            <w:sz w:val="24"/>
            <w:szCs w:val="24"/>
          </w:rPr>
          <w:tag w:val="MENDELEY_CITATION_v3_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"/>
          <w:id w:val="-1558617925"/>
          <w:placeholder>
            <w:docPart w:val="DefaultPlaceholder_-1854013440"/>
          </w:placeholder>
        </w:sdtPr>
        <w:sdtContent>
          <w:r w:rsidR="00281F0F" w:rsidRPr="00281F0F">
            <w:rPr>
              <w:rFonts w:eastAsia="Times New Roman"/>
              <w:color w:val="000000"/>
              <w:sz w:val="24"/>
              <w:szCs w:val="24"/>
            </w:rPr>
            <w:t>, PROMIS Study Dataset - Open Access Request - NCITA, n.d.)</w:t>
          </w:r>
        </w:sdtContent>
      </w:sdt>
      <w:r w:rsidR="00156C28" w:rsidRPr="00104505">
        <w:rPr>
          <w:sz w:val="24"/>
          <w:szCs w:val="24"/>
        </w:rPr>
        <w:t xml:space="preserve">. </w:t>
      </w:r>
      <w:r w:rsidR="00174B83" w:rsidRPr="00104505">
        <w:rPr>
          <w:sz w:val="24"/>
          <w:szCs w:val="24"/>
        </w:rPr>
        <w:t>Each patient’s MRI consists of 3 imaging sequences</w:t>
      </w:r>
      <w:r w:rsidR="00E962C3" w:rsidRPr="00104505">
        <w:rPr>
          <w:sz w:val="24"/>
          <w:szCs w:val="24"/>
        </w:rPr>
        <w:t>: a T2-weighted image, an apparent diffusion coefficient (ADC) map and a high b-value diffusion-weighted image (DWI</w:t>
      </w:r>
      <w:r w:rsidR="00C708E1" w:rsidRPr="00104505">
        <w:rPr>
          <w:sz w:val="24"/>
          <w:szCs w:val="24"/>
        </w:rPr>
        <w:t>).</w:t>
      </w:r>
      <w:r w:rsidR="003C4438" w:rsidRPr="00104505">
        <w:rPr>
          <w:sz w:val="24"/>
          <w:szCs w:val="24"/>
        </w:rPr>
        <w:t xml:space="preserve"> </w:t>
      </w:r>
      <w:r w:rsidR="00E60252" w:rsidRPr="00104505">
        <w:rPr>
          <w:sz w:val="24"/>
          <w:szCs w:val="24"/>
        </w:rPr>
        <w:t>All cases were annotated by expert radiologists</w:t>
      </w:r>
      <w:r w:rsidR="00E4360F" w:rsidRPr="00104505">
        <w:rPr>
          <w:sz w:val="24"/>
          <w:szCs w:val="24"/>
        </w:rPr>
        <w:t>, following PI</w:t>
      </w:r>
      <w:r w:rsidR="00D21B5E" w:rsidRPr="00104505">
        <w:rPr>
          <w:sz w:val="24"/>
          <w:szCs w:val="24"/>
        </w:rPr>
        <w:t>-RADS guidelines</w:t>
      </w:r>
      <w:r w:rsidR="009C4FF0" w:rsidRPr="00104505">
        <w:rPr>
          <w:sz w:val="24"/>
          <w:szCs w:val="24"/>
        </w:rPr>
        <w:t>,</w:t>
      </w:r>
      <w:r w:rsidR="00353C9B" w:rsidRPr="00104505">
        <w:rPr>
          <w:sz w:val="24"/>
          <w:szCs w:val="24"/>
        </w:rPr>
        <w:t xml:space="preserve"> delineating each lesion</w:t>
      </w:r>
      <w:r w:rsidR="009C4FF0" w:rsidRPr="00104505">
        <w:rPr>
          <w:sz w:val="24"/>
          <w:szCs w:val="24"/>
        </w:rPr>
        <w:t xml:space="preserve"> and these annotations serve as ground truth </w:t>
      </w:r>
      <w:r w:rsidR="00F44289" w:rsidRPr="00104505">
        <w:rPr>
          <w:sz w:val="24"/>
          <w:szCs w:val="24"/>
        </w:rPr>
        <w:t>segmentation masks for training.</w:t>
      </w:r>
    </w:p>
    <w:p w14:paraId="184F458E" w14:textId="62185310" w:rsidR="00425F26" w:rsidRPr="00104505" w:rsidRDefault="00425F26" w:rsidP="00262AFA">
      <w:pPr>
        <w:rPr>
          <w:sz w:val="24"/>
          <w:szCs w:val="24"/>
        </w:rPr>
      </w:pPr>
      <w:r w:rsidRPr="00104505">
        <w:rPr>
          <w:sz w:val="24"/>
          <w:szCs w:val="24"/>
        </w:rPr>
        <w:t>The dataset is made up of raw MRI scans</w:t>
      </w:r>
      <w:r w:rsidR="00EF37CE" w:rsidRPr="00104505">
        <w:rPr>
          <w:sz w:val="24"/>
          <w:szCs w:val="24"/>
        </w:rPr>
        <w:t xml:space="preserve">. Consequently, data preprocessing steps were taken to ensure data consistency and </w:t>
      </w:r>
      <w:r w:rsidR="009911A6" w:rsidRPr="00104505">
        <w:rPr>
          <w:sz w:val="24"/>
          <w:szCs w:val="24"/>
        </w:rPr>
        <w:t xml:space="preserve">to prepare the data </w:t>
      </w:r>
      <w:r w:rsidR="00B32BCF" w:rsidRPr="00104505">
        <w:rPr>
          <w:sz w:val="24"/>
          <w:szCs w:val="24"/>
        </w:rPr>
        <w:t xml:space="preserve">as inputs </w:t>
      </w:r>
      <w:r w:rsidR="00596BB2" w:rsidRPr="00104505">
        <w:rPr>
          <w:sz w:val="24"/>
          <w:szCs w:val="24"/>
        </w:rPr>
        <w:t>for the U-Net model.</w:t>
      </w:r>
    </w:p>
    <w:p w14:paraId="38A53770" w14:textId="6EB8657D" w:rsidR="008A5876" w:rsidRPr="00104505" w:rsidRDefault="008A5876" w:rsidP="00262AFA">
      <w:pPr>
        <w:rPr>
          <w:sz w:val="24"/>
          <w:szCs w:val="24"/>
        </w:rPr>
      </w:pPr>
      <w:r w:rsidRPr="00104505">
        <w:rPr>
          <w:sz w:val="24"/>
          <w:szCs w:val="24"/>
        </w:rPr>
        <w:t xml:space="preserve">The first pre-processing step was co-registration. This spatially aligns all these different datasets for a single patient. Even if acquired in the same session, slight movements or inherent geometric differences between scan types mean they aren't perfectly lined up </w:t>
      </w:r>
      <w:r w:rsidRPr="00104505">
        <w:rPr>
          <w:sz w:val="24"/>
          <w:szCs w:val="24"/>
        </w:rPr>
        <w:lastRenderedPageBreak/>
        <w:t>initially. Co-registration corrects for this by geometrically transforming the ADC, DWI, and lesion mask to match the spatial coordinate system of a chosen reference image</w:t>
      </w:r>
      <w:r w:rsidR="00EC54A6" w:rsidRPr="00104505">
        <w:rPr>
          <w:sz w:val="24"/>
          <w:szCs w:val="24"/>
        </w:rPr>
        <w:t xml:space="preserve"> </w:t>
      </w:r>
      <w:sdt>
        <w:sdtPr>
          <w:rPr>
            <w:color w:val="000000"/>
            <w:sz w:val="24"/>
            <w:szCs w:val="24"/>
          </w:rPr>
          <w:tag w:val="MENDELEY_CITATION_v3_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"/>
          <w:id w:val="287937286"/>
          <w:placeholder>
            <w:docPart w:val="DefaultPlaceholder_-1854013440"/>
          </w:placeholder>
        </w:sdtPr>
        <w:sdtContent>
          <w:r w:rsidR="00281F0F" w:rsidRPr="00281F0F">
            <w:rPr>
              <w:color w:val="000000"/>
              <w:sz w:val="24"/>
              <w:szCs w:val="24"/>
            </w:rPr>
            <w:t>(Modat et al., 2010)</w:t>
          </w:r>
        </w:sdtContent>
      </w:sdt>
      <w:r w:rsidRPr="00104505">
        <w:rPr>
          <w:sz w:val="24"/>
          <w:szCs w:val="24"/>
        </w:rPr>
        <w:t>.</w:t>
      </w:r>
    </w:p>
    <w:p w14:paraId="354CA146" w14:textId="69C93D7A" w:rsidR="008A5876" w:rsidRPr="00104505" w:rsidRDefault="008A5876" w:rsidP="00262AFA">
      <w:pPr>
        <w:rPr>
          <w:sz w:val="24"/>
          <w:szCs w:val="24"/>
        </w:rPr>
      </w:pPr>
      <w:r w:rsidRPr="00104505">
        <w:rPr>
          <w:sz w:val="24"/>
          <w:szCs w:val="24"/>
        </w:rPr>
        <w:t>Following co-registration, the datasets were resampled to a common spatial reference frame. This ensures that all images and the mask for a patient not only align spatially but also have the exact same digital grid structure (i.e., the same voxel size and matrix dimensions)</w:t>
      </w:r>
      <w:r w:rsidR="0017280E" w:rsidRPr="00104505">
        <w:rPr>
          <w:sz w:val="24"/>
          <w:szCs w:val="24"/>
        </w:rPr>
        <w:t xml:space="preserve"> </w:t>
      </w:r>
      <w:sdt>
        <w:sdtPr>
          <w:rPr>
            <w:color w:val="000000"/>
            <w:sz w:val="24"/>
            <w:szCs w:val="24"/>
          </w:rPr>
          <w:tag w:val="MENDELEY_CITATION_v3_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"/>
          <w:id w:val="-1368978409"/>
          <w:placeholder>
            <w:docPart w:val="DefaultPlaceholder_-1854013440"/>
          </w:placeholder>
        </w:sdtPr>
        <w:sdtContent>
          <w:r w:rsidR="00281F0F" w:rsidRPr="00281F0F">
            <w:rPr>
              <w:color w:val="000000"/>
              <w:sz w:val="24"/>
              <w:szCs w:val="24"/>
            </w:rPr>
            <w:t>(Sotiras et al., 2013)</w:t>
          </w:r>
        </w:sdtContent>
      </w:sdt>
      <w:r w:rsidRPr="00104505">
        <w:rPr>
          <w:sz w:val="24"/>
          <w:szCs w:val="24"/>
        </w:rPr>
        <w:t>. For this process, the script designated the T2-weighted image as the reference, meaning its spatial grid became the target grid for all other datasets.</w:t>
      </w:r>
    </w:p>
    <w:p w14:paraId="76EEBAC7" w14:textId="6719F172" w:rsidR="007F3497" w:rsidRPr="00104505" w:rsidRDefault="007F3497" w:rsidP="00262AFA">
      <w:pPr>
        <w:rPr>
          <w:sz w:val="24"/>
          <w:szCs w:val="24"/>
        </w:rPr>
      </w:pPr>
      <w:r w:rsidRPr="00104505">
        <w:rPr>
          <w:sz w:val="24"/>
          <w:szCs w:val="24"/>
        </w:rPr>
        <w:t>Resampling entails calculating the appropriate value (image intensity for images, mask label for masks) for every voxel in this new common grid based on the values in the original (but co-registered) data. This is carried out by interpolation methods. The technique used has a major influence on maintaining the significance of the data:</w:t>
      </w:r>
    </w:p>
    <w:p w14:paraId="37FEAE75" w14:textId="7473D22A" w:rsidR="007F3497" w:rsidRPr="00104505" w:rsidRDefault="007F3497" w:rsidP="009A44A1">
      <w:pPr>
        <w:pStyle w:val="ListParagraph"/>
        <w:numPr>
          <w:ilvl w:val="0"/>
          <w:numId w:val="4"/>
        </w:numPr>
        <w:rPr>
          <w:sz w:val="24"/>
          <w:szCs w:val="24"/>
        </w:rPr>
      </w:pPr>
      <w:r w:rsidRPr="00104505">
        <w:rPr>
          <w:sz w:val="24"/>
          <w:szCs w:val="24"/>
        </w:rPr>
        <w:t xml:space="preserve">Linear Interpolation of ADC and DWI: Linear interpolation was done for the ADC and DWI images, which contain continuous or semi-continuous intensity values related to physical properties of the tissue. In this method, the intensity value of a new voxel is calculated as a distance-weighted average of the intensity values of its direct </w:t>
      </w:r>
      <w:r w:rsidR="00C45B8B" w:rsidRPr="00104505">
        <w:rPr>
          <w:sz w:val="24"/>
          <w:szCs w:val="24"/>
        </w:rPr>
        <w:t>neighbours</w:t>
      </w:r>
      <w:r w:rsidRPr="00104505">
        <w:rPr>
          <w:sz w:val="24"/>
          <w:szCs w:val="24"/>
        </w:rPr>
        <w:t xml:space="preserve"> (typically 4 in 2D, 8 in 3D) in the original image. It produces relatively smooth results and is suitable for data where values change gradually, thus preserving the quantitative nature of the ADC and DWI signals during the grid transformation</w:t>
      </w:r>
      <w:r w:rsidR="009A44A1" w:rsidRPr="00104505">
        <w:rPr>
          <w:sz w:val="24"/>
          <w:szCs w:val="24"/>
        </w:rPr>
        <w:t xml:space="preserve"> </w:t>
      </w:r>
      <w:sdt>
        <w:sdtPr>
          <w:rPr>
            <w:color w:val="000000"/>
            <w:sz w:val="24"/>
            <w:szCs w:val="24"/>
          </w:rPr>
          <w:tag w:val="MENDELEY_CITATION_v3_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"/>
          <w:id w:val="-2060384373"/>
          <w:placeholder>
            <w:docPart w:val="DefaultPlaceholder_-1854013440"/>
          </w:placeholder>
        </w:sdtPr>
        <w:sdtContent>
          <w:r w:rsidR="00281F0F" w:rsidRPr="00281F0F">
            <w:rPr>
              <w:color w:val="000000"/>
              <w:sz w:val="24"/>
              <w:szCs w:val="24"/>
            </w:rPr>
            <w:t>(Villanueva-Meyer et al., 2017)</w:t>
          </w:r>
        </w:sdtContent>
      </w:sdt>
      <w:r w:rsidRPr="00104505">
        <w:rPr>
          <w:sz w:val="24"/>
          <w:szCs w:val="24"/>
        </w:rPr>
        <w:t>.</w:t>
      </w:r>
    </w:p>
    <w:p w14:paraId="2F3AC3C2" w14:textId="5CC84200" w:rsidR="00371CC4" w:rsidRPr="00104505" w:rsidRDefault="007F3497" w:rsidP="009A44A1">
      <w:pPr>
        <w:pStyle w:val="ListParagraph"/>
        <w:numPr>
          <w:ilvl w:val="0"/>
          <w:numId w:val="4"/>
        </w:numPr>
        <w:rPr>
          <w:sz w:val="24"/>
          <w:szCs w:val="24"/>
        </w:rPr>
      </w:pPr>
      <w:r w:rsidRPr="00104505">
        <w:rPr>
          <w:sz w:val="24"/>
          <w:szCs w:val="24"/>
        </w:rPr>
        <w:t>Nearest-</w:t>
      </w:r>
      <w:r w:rsidR="00476CE1" w:rsidRPr="00104505">
        <w:rPr>
          <w:sz w:val="24"/>
          <w:szCs w:val="24"/>
        </w:rPr>
        <w:t>Neighbour</w:t>
      </w:r>
      <w:r w:rsidRPr="00104505">
        <w:rPr>
          <w:sz w:val="24"/>
          <w:szCs w:val="24"/>
        </w:rPr>
        <w:t xml:space="preserve"> Interpolation for Lesion Masks: For the lesion masks, categorical data (e.g., a voxel is either '0' for background or '1' for lesion), nearest-</w:t>
      </w:r>
      <w:r w:rsidR="00476CE1" w:rsidRPr="00104505">
        <w:rPr>
          <w:sz w:val="24"/>
          <w:szCs w:val="24"/>
        </w:rPr>
        <w:t>neighbour</w:t>
      </w:r>
      <w:r w:rsidRPr="00104505">
        <w:rPr>
          <w:sz w:val="24"/>
          <w:szCs w:val="24"/>
        </w:rPr>
        <w:t xml:space="preserve"> interpolation was used. This method simply transfers the value of the nearest individual voxel from the original mask to the same voxel location in the new grid. This is important for masks since it avoids generating artificial in-between values (e.g., 0.5), such that all voxels in the resampled mask again have a valid, discrete label ('0' or '1'). This maintains the integrity of the </w:t>
      </w:r>
      <w:r w:rsidR="00C33E6D" w:rsidRPr="00104505">
        <w:rPr>
          <w:sz w:val="24"/>
          <w:szCs w:val="24"/>
        </w:rPr>
        <w:t xml:space="preserve">binary </w:t>
      </w:r>
      <w:r w:rsidRPr="00104505">
        <w:rPr>
          <w:sz w:val="24"/>
          <w:szCs w:val="24"/>
        </w:rPr>
        <w:t>segmentation boundary</w:t>
      </w:r>
      <w:r w:rsidR="00514953" w:rsidRPr="00104505">
        <w:rPr>
          <w:sz w:val="24"/>
          <w:szCs w:val="24"/>
        </w:rPr>
        <w:t xml:space="preserve"> </w:t>
      </w:r>
      <w:sdt>
        <w:sdtPr>
          <w:rPr>
            <w:color w:val="000000"/>
            <w:sz w:val="24"/>
            <w:szCs w:val="24"/>
          </w:rPr>
          <w:tag w:val="MENDELEY_CITATION_v3_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"/>
          <w:id w:val="1561215766"/>
          <w:placeholder>
            <w:docPart w:val="DefaultPlaceholder_-1854013440"/>
          </w:placeholder>
        </w:sdtPr>
        <w:sdtContent>
          <w:r w:rsidR="00281F0F" w:rsidRPr="00281F0F">
            <w:rPr>
              <w:color w:val="000000"/>
              <w:sz w:val="24"/>
              <w:szCs w:val="24"/>
            </w:rPr>
            <w:t>(Chareshneu et al., 2024)</w:t>
          </w:r>
        </w:sdtContent>
      </w:sdt>
      <w:r w:rsidR="00371CC4" w:rsidRPr="00104505">
        <w:rPr>
          <w:sz w:val="24"/>
          <w:szCs w:val="24"/>
        </w:rPr>
        <w:t>.</w:t>
      </w:r>
    </w:p>
    <w:p w14:paraId="65DD1844" w14:textId="7C74C70F" w:rsidR="006F7805" w:rsidRPr="00104505" w:rsidRDefault="006F7805" w:rsidP="00262AFA">
      <w:pPr>
        <w:rPr>
          <w:sz w:val="24"/>
          <w:szCs w:val="24"/>
        </w:rPr>
      </w:pPr>
      <w:r w:rsidRPr="00104505">
        <w:rPr>
          <w:sz w:val="24"/>
          <w:szCs w:val="24"/>
        </w:rPr>
        <w:t xml:space="preserve">Following </w:t>
      </w:r>
      <w:r w:rsidR="00371CC4" w:rsidRPr="00104505">
        <w:rPr>
          <w:sz w:val="24"/>
          <w:szCs w:val="24"/>
        </w:rPr>
        <w:t>co-registration and resampling</w:t>
      </w:r>
      <w:r w:rsidRPr="00104505">
        <w:rPr>
          <w:sz w:val="24"/>
          <w:szCs w:val="24"/>
        </w:rPr>
        <w:t xml:space="preserve">, the images </w:t>
      </w:r>
      <w:r w:rsidR="009D339F" w:rsidRPr="00104505">
        <w:rPr>
          <w:sz w:val="24"/>
          <w:szCs w:val="24"/>
        </w:rPr>
        <w:t xml:space="preserve">were processed </w:t>
      </w:r>
      <w:r w:rsidRPr="00104505">
        <w:rPr>
          <w:sz w:val="24"/>
          <w:szCs w:val="24"/>
        </w:rPr>
        <w:t xml:space="preserve">to ensure precise registration between modalities and create quality control visualizations for verification. </w:t>
      </w:r>
      <w:r w:rsidR="00C603BC" w:rsidRPr="00104505">
        <w:rPr>
          <w:sz w:val="24"/>
          <w:szCs w:val="24"/>
        </w:rPr>
        <w:t>The v</w:t>
      </w:r>
      <w:r w:rsidRPr="00104505">
        <w:rPr>
          <w:sz w:val="24"/>
          <w:szCs w:val="24"/>
        </w:rPr>
        <w:t>oxel dimensions</w:t>
      </w:r>
      <w:r w:rsidR="00C603BC" w:rsidRPr="00104505">
        <w:rPr>
          <w:sz w:val="24"/>
          <w:szCs w:val="24"/>
        </w:rPr>
        <w:t xml:space="preserve"> were standardised</w:t>
      </w:r>
      <w:r w:rsidRPr="00104505">
        <w:rPr>
          <w:sz w:val="24"/>
          <w:szCs w:val="24"/>
        </w:rPr>
        <w:t xml:space="preserve"> (on the order of 0.5</w:t>
      </w:r>
      <w:r w:rsidR="002553A7" w:rsidRPr="00104505">
        <w:rPr>
          <w:sz w:val="24"/>
          <w:szCs w:val="24"/>
        </w:rPr>
        <w:t>x</w:t>
      </w:r>
      <w:r w:rsidRPr="00104505">
        <w:rPr>
          <w:sz w:val="24"/>
          <w:szCs w:val="24"/>
        </w:rPr>
        <w:t>0.5</w:t>
      </w:r>
      <w:r w:rsidR="002553A7" w:rsidRPr="00104505">
        <w:rPr>
          <w:sz w:val="24"/>
          <w:szCs w:val="24"/>
        </w:rPr>
        <w:t>x1</w:t>
      </w:r>
      <w:r w:rsidRPr="00104505">
        <w:rPr>
          <w:sz w:val="24"/>
          <w:szCs w:val="24"/>
        </w:rPr>
        <w:t xml:space="preserve"> mm, typical for prostate MRI) so that T2, ADC, and DWI were spatially aligned. The 3D volumes were then sliced into 2D axial images for input. </w:t>
      </w:r>
      <w:r w:rsidR="004B7978" w:rsidRPr="00104505">
        <w:rPr>
          <w:sz w:val="24"/>
          <w:szCs w:val="24"/>
        </w:rPr>
        <w:t>E</w:t>
      </w:r>
      <w:r w:rsidRPr="00104505">
        <w:rPr>
          <w:sz w:val="24"/>
          <w:szCs w:val="24"/>
        </w:rPr>
        <w:t xml:space="preserve">ach slice </w:t>
      </w:r>
      <w:r w:rsidR="002A2D6B" w:rsidRPr="00104505">
        <w:rPr>
          <w:sz w:val="24"/>
          <w:szCs w:val="24"/>
        </w:rPr>
        <w:t xml:space="preserve">was padded </w:t>
      </w:r>
      <w:r w:rsidRPr="00104505">
        <w:rPr>
          <w:sz w:val="24"/>
          <w:szCs w:val="24"/>
        </w:rPr>
        <w:t>to a fixed size (</w:t>
      </w:r>
      <w:r w:rsidR="00D82C15" w:rsidRPr="00104505">
        <w:rPr>
          <w:sz w:val="24"/>
          <w:szCs w:val="24"/>
        </w:rPr>
        <w:t>192x192</w:t>
      </w:r>
      <w:r w:rsidRPr="00104505">
        <w:rPr>
          <w:sz w:val="24"/>
          <w:szCs w:val="24"/>
        </w:rPr>
        <w:t xml:space="preserve"> pixels) to provide a consistent input, focusing on the prostate region while removing excessive background. This ensured that the network's field of view included the entire prostate and immediate surroundings but not irrelevant regions of the pelvis.</w:t>
      </w:r>
    </w:p>
    <w:p w14:paraId="24039C72" w14:textId="2AEB2F88" w:rsidR="00C708E1" w:rsidRPr="00104505" w:rsidRDefault="00F06543" w:rsidP="00262AFA">
      <w:pPr>
        <w:rPr>
          <w:sz w:val="24"/>
          <w:szCs w:val="24"/>
        </w:rPr>
      </w:pPr>
      <w:r w:rsidRPr="00104505">
        <w:rPr>
          <w:sz w:val="24"/>
          <w:szCs w:val="24"/>
        </w:rPr>
        <w:t xml:space="preserve">The dataset was then divided into training, validation and test sets, with a respective ratio of </w:t>
      </w:r>
      <w:r w:rsidR="00737E89" w:rsidRPr="00104505">
        <w:rPr>
          <w:sz w:val="24"/>
          <w:szCs w:val="24"/>
        </w:rPr>
        <w:t>0.7:0.1:0.2</w:t>
      </w:r>
      <w:r w:rsidR="00514953" w:rsidRPr="00104505">
        <w:rPr>
          <w:sz w:val="24"/>
          <w:szCs w:val="24"/>
        </w:rPr>
        <w:t xml:space="preserve"> </w:t>
      </w:r>
      <w:sdt>
        <w:sdtPr>
          <w:rPr>
            <w:color w:val="000000"/>
            <w:sz w:val="24"/>
            <w:szCs w:val="24"/>
          </w:rPr>
          <w:tag w:val="MENDELEY_CITATION_v3_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"/>
          <w:id w:val="1214321130"/>
          <w:placeholder>
            <w:docPart w:val="DefaultPlaceholder_-1854013440"/>
          </w:placeholder>
        </w:sdtPr>
        <w:sdtContent>
          <w:r w:rsidR="00281F0F" w:rsidRPr="00281F0F">
            <w:rPr>
              <w:color w:val="000000"/>
              <w:sz w:val="24"/>
              <w:szCs w:val="24"/>
            </w:rPr>
            <w:t>(Chareshneu et al., 2024)</w:t>
          </w:r>
        </w:sdtContent>
      </w:sdt>
      <w:r w:rsidR="00514953" w:rsidRPr="00104505">
        <w:rPr>
          <w:color w:val="000000"/>
          <w:sz w:val="24"/>
          <w:szCs w:val="24"/>
        </w:rPr>
        <w:t xml:space="preserve">. </w:t>
      </w:r>
      <w:r w:rsidR="00737E89" w:rsidRPr="00104505">
        <w:rPr>
          <w:sz w:val="24"/>
          <w:szCs w:val="24"/>
        </w:rPr>
        <w:t xml:space="preserve">The </w:t>
      </w:r>
      <w:r w:rsidR="00892B10" w:rsidRPr="00104505">
        <w:rPr>
          <w:sz w:val="24"/>
          <w:szCs w:val="24"/>
        </w:rPr>
        <w:t>dataset was shuffled into a random orde</w:t>
      </w:r>
      <w:r w:rsidR="00F634A7" w:rsidRPr="00104505">
        <w:rPr>
          <w:sz w:val="24"/>
          <w:szCs w:val="24"/>
        </w:rPr>
        <w:t>r</w:t>
      </w:r>
      <w:r w:rsidR="00C92593" w:rsidRPr="00104505">
        <w:rPr>
          <w:sz w:val="24"/>
          <w:szCs w:val="24"/>
        </w:rPr>
        <w:t xml:space="preserve">, to ensure a </w:t>
      </w:r>
      <w:r w:rsidR="00502630" w:rsidRPr="00104505">
        <w:rPr>
          <w:sz w:val="24"/>
          <w:szCs w:val="24"/>
        </w:rPr>
        <w:t xml:space="preserve">similar distribution of lesion sizes across the </w:t>
      </w:r>
      <w:r w:rsidR="0021562D" w:rsidRPr="00104505">
        <w:rPr>
          <w:sz w:val="24"/>
          <w:szCs w:val="24"/>
        </w:rPr>
        <w:t>3 sets</w:t>
      </w:r>
      <w:r w:rsidR="00514953" w:rsidRPr="00104505">
        <w:rPr>
          <w:sz w:val="24"/>
          <w:szCs w:val="24"/>
        </w:rPr>
        <w:t xml:space="preserve"> </w:t>
      </w:r>
      <w:sdt>
        <w:sdtPr>
          <w:rPr>
            <w:color w:val="000000"/>
            <w:sz w:val="24"/>
            <w:szCs w:val="24"/>
          </w:rPr>
          <w:tag w:val="MENDELEY_CITATION_v3_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"/>
          <w:id w:val="-1389263687"/>
          <w:placeholder>
            <w:docPart w:val="DefaultPlaceholder_-1854013440"/>
          </w:placeholder>
        </w:sdtPr>
        <w:sdtContent>
          <w:r w:rsidR="00281F0F" w:rsidRPr="00281F0F">
            <w:rPr>
              <w:color w:val="000000"/>
              <w:sz w:val="24"/>
              <w:szCs w:val="24"/>
            </w:rPr>
            <w:t>(Chareshneu et al., 2024)</w:t>
          </w:r>
        </w:sdtContent>
      </w:sdt>
      <w:r w:rsidR="0021562D" w:rsidRPr="00104505">
        <w:rPr>
          <w:sz w:val="24"/>
          <w:szCs w:val="24"/>
        </w:rPr>
        <w:t xml:space="preserve">. The </w:t>
      </w:r>
      <w:r w:rsidR="00C122FA" w:rsidRPr="00104505">
        <w:rPr>
          <w:sz w:val="24"/>
          <w:szCs w:val="24"/>
        </w:rPr>
        <w:t>test set remained untouched for the entire training process</w:t>
      </w:r>
      <w:r w:rsidR="00276A5B" w:rsidRPr="00104505">
        <w:rPr>
          <w:sz w:val="24"/>
          <w:szCs w:val="24"/>
        </w:rPr>
        <w:t xml:space="preserve"> and was only </w:t>
      </w:r>
      <w:r w:rsidR="00276A5B" w:rsidRPr="00104505">
        <w:rPr>
          <w:sz w:val="24"/>
          <w:szCs w:val="24"/>
        </w:rPr>
        <w:lastRenderedPageBreak/>
        <w:t xml:space="preserve">used for the final performance test. </w:t>
      </w:r>
      <w:r w:rsidR="0021562D" w:rsidRPr="00104505">
        <w:rPr>
          <w:sz w:val="24"/>
          <w:szCs w:val="24"/>
        </w:rPr>
        <w:t xml:space="preserve"> </w:t>
      </w:r>
      <w:r w:rsidR="00DB020F" w:rsidRPr="00104505">
        <w:rPr>
          <w:sz w:val="24"/>
          <w:szCs w:val="24"/>
        </w:rPr>
        <w:t xml:space="preserve">The validation set was used for tuning the model, monitoring </w:t>
      </w:r>
      <w:r w:rsidR="00616317" w:rsidRPr="00104505">
        <w:rPr>
          <w:sz w:val="24"/>
          <w:szCs w:val="24"/>
        </w:rPr>
        <w:t>dice score and to check the model</w:t>
      </w:r>
      <w:r w:rsidR="0073199C" w:rsidRPr="00104505">
        <w:rPr>
          <w:sz w:val="24"/>
          <w:szCs w:val="24"/>
        </w:rPr>
        <w:t xml:space="preserve">’s training process. The final input </w:t>
      </w:r>
      <w:r w:rsidR="00262AFA" w:rsidRPr="00104505">
        <w:rPr>
          <w:sz w:val="24"/>
          <w:szCs w:val="24"/>
        </w:rPr>
        <w:t xml:space="preserve">to </w:t>
      </w:r>
      <w:r w:rsidR="0073199C" w:rsidRPr="00104505">
        <w:rPr>
          <w:sz w:val="24"/>
          <w:szCs w:val="24"/>
        </w:rPr>
        <w:t xml:space="preserve">the network </w:t>
      </w:r>
      <w:r w:rsidR="00E300F5" w:rsidRPr="00104505">
        <w:rPr>
          <w:sz w:val="24"/>
          <w:szCs w:val="24"/>
        </w:rPr>
        <w:t xml:space="preserve">was a set of 2D slices with 3 channels (T2W, ADC and DWI) and the target output of the model was </w:t>
      </w:r>
      <w:r w:rsidR="00811ABC" w:rsidRPr="00104505">
        <w:rPr>
          <w:sz w:val="24"/>
          <w:szCs w:val="24"/>
        </w:rPr>
        <w:t xml:space="preserve">a 2D binary mask of the same dimensions, indicating the </w:t>
      </w:r>
      <w:r w:rsidR="003A4621" w:rsidRPr="00104505">
        <w:rPr>
          <w:sz w:val="24"/>
          <w:szCs w:val="24"/>
        </w:rPr>
        <w:t xml:space="preserve">predicted tumour. </w:t>
      </w:r>
    </w:p>
    <w:p w14:paraId="2F34A67B" w14:textId="7ED5BD0B" w:rsidR="00DD693E" w:rsidRPr="00104505" w:rsidRDefault="00DD693E" w:rsidP="000B6793">
      <w:pPr>
        <w:pStyle w:val="Heading2"/>
      </w:pPr>
      <w:bookmarkStart w:id="37" w:name="_Toc194662718"/>
      <w:r w:rsidRPr="00104505">
        <w:t xml:space="preserve">Model </w:t>
      </w:r>
      <w:r w:rsidRPr="000B6793">
        <w:t>Architecture</w:t>
      </w:r>
      <w:bookmarkEnd w:id="37"/>
    </w:p>
    <w:p w14:paraId="27C79689" w14:textId="26E3F17E" w:rsidR="005F0C8C" w:rsidRPr="00104505" w:rsidRDefault="005F0C8C" w:rsidP="00E631EA">
      <w:pPr>
        <w:rPr>
          <w:sz w:val="24"/>
          <w:szCs w:val="24"/>
        </w:rPr>
      </w:pPr>
      <w:r w:rsidRPr="00104505">
        <w:rPr>
          <w:sz w:val="24"/>
          <w:szCs w:val="24"/>
        </w:rPr>
        <w:t xml:space="preserve">We implemented a U-Net-based convolutional neural network for prostate lesion segmentation. The U-Net is an encoder–decoder network with skip connections </w:t>
      </w:r>
      <w:r w:rsidR="00CB298F">
        <w:rPr>
          <w:sz w:val="24"/>
          <w:szCs w:val="24"/>
        </w:rPr>
        <w:t xml:space="preserve">(see Figure 2) </w:t>
      </w:r>
      <w:r w:rsidRPr="00104505">
        <w:rPr>
          <w:sz w:val="24"/>
          <w:szCs w:val="24"/>
        </w:rPr>
        <w:t xml:space="preserve">that was originally proposed for biomedical segmentation tasks. Our implementation follows the typical 2D U-Net architecture (Ronneberger et al., 2015). The model input is 256×256 in size with 3 channels (T2, ADC, DWI), and the output is a segmentation map of the same size but with one channel representing the cancer probability of each pixel. </w:t>
      </w:r>
    </w:p>
    <w:p w14:paraId="664EC12F" w14:textId="4213BE6D" w:rsidR="005F0C8C" w:rsidRPr="00104505" w:rsidRDefault="005F0C8C" w:rsidP="00E631EA">
      <w:pPr>
        <w:rPr>
          <w:sz w:val="24"/>
          <w:szCs w:val="24"/>
        </w:rPr>
      </w:pPr>
      <w:r w:rsidRPr="00104505">
        <w:rPr>
          <w:sz w:val="24"/>
          <w:szCs w:val="24"/>
        </w:rPr>
        <w:t>The encoder pathway of the network consists of a series of convolutional layers and downsampling operations that progressively reduce the spatial dimensions while learning higher-level feature representations</w:t>
      </w:r>
      <w:r w:rsidR="00B46ACA" w:rsidRPr="00104505">
        <w:rPr>
          <w:sz w:val="24"/>
          <w:szCs w:val="24"/>
        </w:rPr>
        <w:t xml:space="preserve"> </w:t>
      </w:r>
      <w:sdt>
        <w:sdtPr>
          <w:rPr>
            <w:color w:val="000000"/>
            <w:sz w:val="24"/>
            <w:szCs w:val="24"/>
          </w:rPr>
          <w:tag w:val="MENDELEY_CITATION_v3_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"/>
          <w:id w:val="1949496364"/>
          <w:placeholder>
            <w:docPart w:val="DefaultPlaceholder_-1854013440"/>
          </w:placeholder>
        </w:sdtPr>
        <w:sdtContent>
          <w:r w:rsidR="00281F0F" w:rsidRPr="00281F0F">
            <w:rPr>
              <w:color w:val="000000"/>
              <w:sz w:val="24"/>
              <w:szCs w:val="24"/>
            </w:rPr>
            <w:t>(Ronneberger et al., 2021)</w:t>
          </w:r>
        </w:sdtContent>
      </w:sdt>
      <w:r w:rsidRPr="00104505">
        <w:rPr>
          <w:sz w:val="24"/>
          <w:szCs w:val="24"/>
        </w:rPr>
        <w:t>. Each encoding step uses two 3×3 convolutions (with ReLU activation) followed by 2×2 max pooling to halve spatial dimensions. We used four pooling steps in the encoder (from 256×256 to 16×16), doubling the number of feature channels at each step (e.g., 32 after the first block, 64 after second, and so forth, to 512 channels at the bottom). This yields a bottleneck layer with drastically reduced spatial dimensions but rich feature density</w:t>
      </w:r>
      <w:r w:rsidR="00513EEA" w:rsidRPr="00104505">
        <w:rPr>
          <w:sz w:val="24"/>
          <w:szCs w:val="24"/>
        </w:rPr>
        <w:t xml:space="preserve"> </w:t>
      </w:r>
      <w:sdt>
        <w:sdtPr>
          <w:rPr>
            <w:color w:val="000000"/>
            <w:sz w:val="24"/>
            <w:szCs w:val="24"/>
          </w:rPr>
          <w:tag w:val="MENDELEY_CITATION_v3_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"/>
          <w:id w:val="-1272549145"/>
          <w:placeholder>
            <w:docPart w:val="DefaultPlaceholder_-1854013440"/>
          </w:placeholder>
        </w:sdtPr>
        <w:sdtContent>
          <w:r w:rsidR="00281F0F" w:rsidRPr="00281F0F">
            <w:rPr>
              <w:color w:val="000000"/>
              <w:sz w:val="24"/>
              <w:szCs w:val="24"/>
            </w:rPr>
            <w:t>(Milletari et al., 2016)</w:t>
          </w:r>
        </w:sdtContent>
      </w:sdt>
      <w:r w:rsidRPr="00104505">
        <w:rPr>
          <w:sz w:val="24"/>
          <w:szCs w:val="24"/>
        </w:rPr>
        <w:t xml:space="preserve">. </w:t>
      </w:r>
    </w:p>
    <w:p w14:paraId="0088C062" w14:textId="13A46A14" w:rsidR="00D4274D" w:rsidRPr="00104505" w:rsidRDefault="005F0C8C" w:rsidP="00E631EA">
      <w:pPr>
        <w:rPr>
          <w:sz w:val="24"/>
          <w:szCs w:val="24"/>
        </w:rPr>
      </w:pPr>
      <w:r w:rsidRPr="00104505">
        <w:rPr>
          <w:sz w:val="24"/>
          <w:szCs w:val="24"/>
        </w:rPr>
        <w:t>The decoder pathway is symmetric to the encoder: at each level, an upsampling (2×2 transposed convolution) doubles the resolution, and the feature maps of the corresponding encoder are concatenated through skip connections. These skips carry high-resolution information from the contracting path that allow the expanding pathway to localize features that would otherwise be lost. After each concatenation, two 3×3 convolutions refine features. Feature channel counts are halved at each decoder step to reflect the symmetric architecture of the encoder. At the final layer, a 1×1 convolution produces a single-channel image, and a sigmoid activation is applied to obtain pixel-wise cancer probabilities (values between 0 and 1 at each pixel)</w:t>
      </w:r>
      <w:r w:rsidR="00330488" w:rsidRPr="00104505">
        <w:rPr>
          <w:sz w:val="24"/>
          <w:szCs w:val="24"/>
        </w:rPr>
        <w:t xml:space="preserve"> </w:t>
      </w:r>
      <w:sdt>
        <w:sdtPr>
          <w:rPr>
            <w:color w:val="000000"/>
            <w:sz w:val="24"/>
            <w:szCs w:val="24"/>
          </w:rPr>
          <w:tag w:val="MENDELEY_CITATION_v3_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"/>
          <w:id w:val="1808121464"/>
          <w:placeholder>
            <w:docPart w:val="DefaultPlaceholder_-1854013440"/>
          </w:placeholder>
        </w:sdtPr>
        <w:sdtContent>
          <w:r w:rsidR="00281F0F" w:rsidRPr="00281F0F">
            <w:rPr>
              <w:color w:val="000000"/>
              <w:sz w:val="24"/>
              <w:szCs w:val="24"/>
            </w:rPr>
            <w:t>(Litjens et al., 2017)</w:t>
          </w:r>
        </w:sdtContent>
      </w:sdt>
      <w:r w:rsidRPr="00104505">
        <w:rPr>
          <w:sz w:val="24"/>
          <w:szCs w:val="24"/>
        </w:rPr>
        <w:t xml:space="preserve">. </w:t>
      </w:r>
    </w:p>
    <w:p w14:paraId="1F9E8975" w14:textId="5BC68654" w:rsidR="00FE4C45" w:rsidRPr="00104505" w:rsidRDefault="005F0C8C" w:rsidP="00E631EA">
      <w:pPr>
        <w:rPr>
          <w:sz w:val="24"/>
          <w:szCs w:val="24"/>
        </w:rPr>
      </w:pPr>
      <w:r w:rsidRPr="00104505">
        <w:rPr>
          <w:sz w:val="24"/>
          <w:szCs w:val="24"/>
        </w:rPr>
        <w:t xml:space="preserve">Our U-Net model was designed to be simple (no complicated modules like attention gates or residual blocks, and weights initialized from scratch) as a baseline. The simplicity reduced computational cost and overfitting risk, as well as our dataset size. While </w:t>
      </w:r>
      <w:r w:rsidR="00D26406" w:rsidRPr="00104505">
        <w:rPr>
          <w:sz w:val="24"/>
          <w:szCs w:val="24"/>
        </w:rPr>
        <w:t xml:space="preserve">with </w:t>
      </w:r>
      <w:r w:rsidRPr="00104505">
        <w:rPr>
          <w:sz w:val="24"/>
          <w:szCs w:val="24"/>
        </w:rPr>
        <w:t>a "plain" U-Net, the architecture incorporates the essential design required for segmentation: the combination of global context and local detail through the encoder-decoder and skip structure. We hypothesized that if even this basic U-Net worked reasonably well, it would validate the direction of our approach and indicate that more complex architectures would be capable of improving performance if needed. The relatively low parameter count also promises quicker training of the model and possibly better generalization on small</w:t>
      </w:r>
      <w:r w:rsidR="00330488" w:rsidRPr="00104505">
        <w:rPr>
          <w:sz w:val="24"/>
          <w:szCs w:val="24"/>
        </w:rPr>
        <w:t xml:space="preserve">er datasets </w:t>
      </w:r>
      <w:sdt>
        <w:sdtPr>
          <w:rPr>
            <w:color w:val="000000"/>
            <w:sz w:val="24"/>
            <w:szCs w:val="24"/>
          </w:rPr>
          <w:tag w:val="MENDELEY_CITATION_v3_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"/>
          <w:id w:val="-1233150508"/>
          <w:placeholder>
            <w:docPart w:val="DefaultPlaceholder_-1854013440"/>
          </w:placeholder>
        </w:sdtPr>
        <w:sdtContent>
          <w:r w:rsidR="00281F0F" w:rsidRPr="00281F0F">
            <w:rPr>
              <w:color w:val="000000"/>
              <w:sz w:val="24"/>
              <w:szCs w:val="24"/>
            </w:rPr>
            <w:t>(Zhang et al., 2024)</w:t>
          </w:r>
        </w:sdtContent>
      </w:sdt>
      <w:r w:rsidRPr="00104505">
        <w:rPr>
          <w:sz w:val="24"/>
          <w:szCs w:val="24"/>
        </w:rPr>
        <w:t>.</w:t>
      </w:r>
    </w:p>
    <w:p w14:paraId="474AE9ED" w14:textId="77777777" w:rsidR="0045188A" w:rsidRPr="00104505" w:rsidRDefault="0045188A" w:rsidP="00E631EA">
      <w:pPr>
        <w:rPr>
          <w:noProof/>
          <w:sz w:val="24"/>
          <w:szCs w:val="24"/>
        </w:rPr>
      </w:pPr>
    </w:p>
    <w:p w14:paraId="65A6E755" w14:textId="77777777" w:rsidR="0045188A" w:rsidRPr="00104505" w:rsidRDefault="00F66F50" w:rsidP="0045188A">
      <w:pPr>
        <w:keepNext/>
        <w:rPr>
          <w:sz w:val="24"/>
          <w:szCs w:val="24"/>
        </w:rPr>
      </w:pPr>
      <w:r w:rsidRPr="00104505">
        <w:rPr>
          <w:noProof/>
          <w:sz w:val="24"/>
          <w:szCs w:val="24"/>
        </w:rPr>
        <w:drawing>
          <wp:inline distT="0" distB="0" distL="0" distR="0" wp14:anchorId="1C036182" wp14:editId="2024AE75">
            <wp:extent cx="4329430" cy="2246630"/>
            <wp:effectExtent l="0" t="0" r="0" b="1270"/>
            <wp:docPr id="1882247984" name="Picture 9" descr="An overview of Unet architectures for semantic segmentation and biomedical  image segmentation | AI Sum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n overview of Unet architectures for semantic segmentation and biomedical  image segmentation | AI Summer"/>
                    <pic:cNvPicPr>
                      <a:picLocks noChangeAspect="1" noChangeArrowheads="1"/>
                    </pic:cNvPicPr>
                  </pic:nvPicPr>
                  <pic:blipFill rotWithShape="1">
                    <a:blip r:embed="rId10">
                      <a:extLst>
                        <a:ext uri="{28A0092B-C50C-407E-A947-70E740481C1C}">
                          <a14:useLocalDpi xmlns:a14="http://schemas.microsoft.com/office/drawing/2010/main" val="0"/>
                        </a:ext>
                      </a:extLst>
                    </a:blip>
                    <a:srcRect l="24462"/>
                    <a:stretch/>
                  </pic:blipFill>
                  <pic:spPr bwMode="auto">
                    <a:xfrm>
                      <a:off x="0" y="0"/>
                      <a:ext cx="4329430" cy="2246630"/>
                    </a:xfrm>
                    <a:prstGeom prst="rect">
                      <a:avLst/>
                    </a:prstGeom>
                    <a:noFill/>
                    <a:ln>
                      <a:noFill/>
                    </a:ln>
                    <a:extLst>
                      <a:ext uri="{53640926-AAD7-44D8-BBD7-CCE9431645EC}">
                        <a14:shadowObscured xmlns:a14="http://schemas.microsoft.com/office/drawing/2010/main"/>
                      </a:ext>
                    </a:extLst>
                  </pic:spPr>
                </pic:pic>
              </a:graphicData>
            </a:graphic>
          </wp:inline>
        </w:drawing>
      </w:r>
    </w:p>
    <w:p w14:paraId="601FC5CE" w14:textId="0BAFD1BD" w:rsidR="00F66F50" w:rsidRPr="00104505" w:rsidRDefault="0045188A" w:rsidP="0045188A">
      <w:pPr>
        <w:pStyle w:val="Caption"/>
        <w:rPr>
          <w:sz w:val="24"/>
          <w:szCs w:val="24"/>
        </w:rPr>
      </w:pPr>
      <w:r w:rsidRPr="00104505">
        <w:rPr>
          <w:sz w:val="24"/>
          <w:szCs w:val="24"/>
        </w:rPr>
        <w:t xml:space="preserve">Figure </w:t>
      </w:r>
      <w:r w:rsidRPr="00104505">
        <w:rPr>
          <w:sz w:val="24"/>
          <w:szCs w:val="24"/>
        </w:rPr>
        <w:fldChar w:fldCharType="begin"/>
      </w:r>
      <w:r w:rsidRPr="00104505">
        <w:rPr>
          <w:sz w:val="24"/>
          <w:szCs w:val="24"/>
        </w:rPr>
        <w:instrText xml:space="preserve"> SEQ Figure \* ARABIC </w:instrText>
      </w:r>
      <w:r w:rsidRPr="00104505">
        <w:rPr>
          <w:sz w:val="24"/>
          <w:szCs w:val="24"/>
        </w:rPr>
        <w:fldChar w:fldCharType="separate"/>
      </w:r>
      <w:r w:rsidR="005D2E52">
        <w:rPr>
          <w:noProof/>
          <w:sz w:val="24"/>
          <w:szCs w:val="24"/>
        </w:rPr>
        <w:t>2</w:t>
      </w:r>
      <w:r w:rsidRPr="00104505">
        <w:rPr>
          <w:sz w:val="24"/>
          <w:szCs w:val="24"/>
        </w:rPr>
        <w:fldChar w:fldCharType="end"/>
      </w:r>
      <w:r w:rsidRPr="00104505">
        <w:rPr>
          <w:sz w:val="24"/>
          <w:szCs w:val="24"/>
        </w:rPr>
        <w:t xml:space="preserve"> </w:t>
      </w:r>
      <w:r w:rsidR="008525C3" w:rsidRPr="00104505">
        <w:rPr>
          <w:sz w:val="24"/>
          <w:szCs w:val="24"/>
        </w:rPr>
        <w:t>–</w:t>
      </w:r>
      <w:r w:rsidRPr="00104505">
        <w:rPr>
          <w:sz w:val="24"/>
          <w:szCs w:val="24"/>
        </w:rPr>
        <w:t xml:space="preserve"> </w:t>
      </w:r>
      <w:r w:rsidR="008525C3" w:rsidRPr="00104505">
        <w:rPr>
          <w:sz w:val="24"/>
          <w:szCs w:val="24"/>
        </w:rPr>
        <w:t>Diagram showing U-Net structure, encoder, decoder and skip connections</w:t>
      </w:r>
      <w:r w:rsidR="00BD414B" w:rsidRPr="00104505">
        <w:rPr>
          <w:sz w:val="24"/>
          <w:szCs w:val="24"/>
        </w:rPr>
        <w:t xml:space="preserve"> </w:t>
      </w:r>
      <w:sdt>
        <w:sdtPr>
          <w:rPr>
            <w:color w:val="000000"/>
            <w:sz w:val="24"/>
            <w:szCs w:val="24"/>
          </w:rPr>
          <w:tag w:val="MENDELEY_CITATION_v3_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"/>
          <w:id w:val="-406539939"/>
          <w:placeholder>
            <w:docPart w:val="DefaultPlaceholder_-1854013440"/>
          </w:placeholder>
        </w:sdtPr>
        <w:sdtContent>
          <w:r w:rsidR="00281F0F" w:rsidRPr="00281F0F">
            <w:rPr>
              <w:color w:val="000000"/>
              <w:sz w:val="24"/>
              <w:szCs w:val="24"/>
            </w:rPr>
            <w:t>(Oktay et al., 2018b)</w:t>
          </w:r>
        </w:sdtContent>
      </w:sdt>
    </w:p>
    <w:p w14:paraId="3361276A" w14:textId="1C3C62C8" w:rsidR="00DD693E" w:rsidRPr="00104505" w:rsidRDefault="00DD693E" w:rsidP="000B6793">
      <w:pPr>
        <w:pStyle w:val="Heading2"/>
      </w:pPr>
      <w:bookmarkStart w:id="38" w:name="_Toc194662719"/>
      <w:r w:rsidRPr="00104505">
        <w:t xml:space="preserve">Loss Function </w:t>
      </w:r>
      <w:r w:rsidRPr="000B6793">
        <w:t>Evaluation</w:t>
      </w:r>
      <w:bookmarkEnd w:id="38"/>
    </w:p>
    <w:p w14:paraId="0845B718" w14:textId="167B4E37" w:rsidR="005F1571" w:rsidRPr="00104505" w:rsidRDefault="005F1571" w:rsidP="005F1571">
      <w:pPr>
        <w:rPr>
          <w:sz w:val="24"/>
          <w:szCs w:val="24"/>
        </w:rPr>
      </w:pPr>
      <w:r w:rsidRPr="00104505">
        <w:rPr>
          <w:sz w:val="24"/>
          <w:szCs w:val="24"/>
        </w:rPr>
        <w:t>Choosing a proper loss function is essential for medical image segmentation problems, especially when the problem involves extreme class imbalance, such as in the case of prostate lesion segmentation, where tumour areas take up only a minority of the overall image volume</w:t>
      </w:r>
      <w:r w:rsidR="000F4C47" w:rsidRPr="00104505">
        <w:rPr>
          <w:sz w:val="24"/>
          <w:szCs w:val="24"/>
        </w:rPr>
        <w:t xml:space="preserve"> </w:t>
      </w:r>
      <w:sdt>
        <w:sdtPr>
          <w:rPr>
            <w:color w:val="000000"/>
            <w:sz w:val="24"/>
            <w:szCs w:val="24"/>
          </w:rPr>
          <w:tag w:val="MENDELEY_CITATION_v3_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"/>
          <w:id w:val="-755746132"/>
          <w:placeholder>
            <w:docPart w:val="DefaultPlaceholder_-1854013440"/>
          </w:placeholder>
        </w:sdtPr>
        <w:sdtContent>
          <w:r w:rsidR="00281F0F" w:rsidRPr="00281F0F">
            <w:rPr>
              <w:rFonts w:eastAsia="Times New Roman"/>
              <w:color w:val="000000"/>
              <w:sz w:val="24"/>
            </w:rPr>
            <w:t>(Sarkar &amp; Li, 2022)</w:t>
          </w:r>
        </w:sdtContent>
      </w:sdt>
      <w:r w:rsidRPr="00104505">
        <w:rPr>
          <w:sz w:val="24"/>
          <w:szCs w:val="24"/>
        </w:rPr>
        <w:t>. In this project, we used the Dice loss as the only objective function to train the U-Net model.</w:t>
      </w:r>
    </w:p>
    <w:p w14:paraId="758DC5B1" w14:textId="77777777" w:rsidR="005F1571" w:rsidRPr="00104505" w:rsidRDefault="005F1571" w:rsidP="005F1571">
      <w:pPr>
        <w:rPr>
          <w:sz w:val="24"/>
          <w:szCs w:val="24"/>
        </w:rPr>
      </w:pPr>
      <w:r w:rsidRPr="00104505">
        <w:rPr>
          <w:sz w:val="24"/>
          <w:szCs w:val="24"/>
        </w:rPr>
        <w:t>The Dice loss is a direct formulation of the Dice Similarity Coefficient (DSC), and it is used as the primary evaluation measure in this work.</w:t>
      </w:r>
    </w:p>
    <w:p w14:paraId="450B2BF1" w14:textId="09C68BBD" w:rsidR="004715AC" w:rsidRPr="00104505" w:rsidRDefault="00B6069F" w:rsidP="00B6069F">
      <w:pPr>
        <w:jc w:val="center"/>
        <w:rPr>
          <w:sz w:val="24"/>
          <w:szCs w:val="24"/>
        </w:rPr>
      </w:pPr>
      <w:r w:rsidRPr="00104505">
        <w:rPr>
          <w:noProof/>
          <w:sz w:val="24"/>
          <w:szCs w:val="24"/>
        </w:rPr>
        <w:drawing>
          <wp:inline distT="0" distB="0" distL="0" distR="0" wp14:anchorId="432DEE1A" wp14:editId="587B3CD1">
            <wp:extent cx="2505075" cy="897564"/>
            <wp:effectExtent l="0" t="0" r="0" b="0"/>
            <wp:docPr id="1399973359" name="Picture 7" descr="Image Segmentation: An In-Depth Guide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Segmentation: An In-Depth Guide | Towards Data Sci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05075" cy="897564"/>
                    </a:xfrm>
                    <a:prstGeom prst="rect">
                      <a:avLst/>
                    </a:prstGeom>
                    <a:noFill/>
                    <a:ln>
                      <a:noFill/>
                    </a:ln>
                  </pic:spPr>
                </pic:pic>
              </a:graphicData>
            </a:graphic>
          </wp:inline>
        </w:drawing>
      </w:r>
    </w:p>
    <w:p w14:paraId="5AE61D6C" w14:textId="5E5E428A" w:rsidR="005F1571" w:rsidRPr="00104505" w:rsidRDefault="005F1571" w:rsidP="005F1571">
      <w:pPr>
        <w:rPr>
          <w:sz w:val="24"/>
          <w:szCs w:val="24"/>
        </w:rPr>
      </w:pPr>
      <w:r w:rsidRPr="00104505">
        <w:rPr>
          <w:sz w:val="24"/>
          <w:szCs w:val="24"/>
        </w:rPr>
        <w:t>where X is the estimated binary segmentation mask, and Y is the true ground mask. The Dice coefficient measures the overlap between the predicted and the true lesion area spatially, and its values are between 0 (no overlap) and 1 (optimal overlap).</w:t>
      </w:r>
    </w:p>
    <w:p w14:paraId="49039778" w14:textId="55FF4AC7" w:rsidR="005F1571" w:rsidRPr="00104505" w:rsidRDefault="005F1571" w:rsidP="005F1571">
      <w:pPr>
        <w:rPr>
          <w:sz w:val="24"/>
          <w:szCs w:val="24"/>
        </w:rPr>
      </w:pPr>
      <w:r w:rsidRPr="00104505">
        <w:rPr>
          <w:sz w:val="24"/>
          <w:szCs w:val="24"/>
        </w:rPr>
        <w:t>In comparison to pixel-wise loss functions such as binary cross-entropy (BCE) that operate per voxel, Dice loss is considering the entire segmentation. That is why Dice loss is invariant to class imbalance between lesion and background voxels: predictions that omit small tumour regions (the common failure mode when training with BCE alone) are highly penalized, since omitting all of the lesion implies zero overlap and hence maximum Dice loss</w:t>
      </w:r>
      <w:r w:rsidR="000F4C47" w:rsidRPr="00104505">
        <w:rPr>
          <w:sz w:val="24"/>
          <w:szCs w:val="24"/>
        </w:rPr>
        <w:t xml:space="preserve"> </w:t>
      </w:r>
      <w:sdt>
        <w:sdtPr>
          <w:rPr>
            <w:color w:val="000000"/>
            <w:sz w:val="24"/>
            <w:szCs w:val="24"/>
          </w:rPr>
          <w:tag w:val="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"/>
          <w:id w:val="-1629851093"/>
          <w:placeholder>
            <w:docPart w:val="DefaultPlaceholder_-1854013440"/>
          </w:placeholder>
        </w:sdtPr>
        <w:sdtContent>
          <w:r w:rsidR="00281F0F" w:rsidRPr="00281F0F">
            <w:rPr>
              <w:color w:val="000000"/>
              <w:sz w:val="24"/>
              <w:szCs w:val="24"/>
            </w:rPr>
            <w:t>(Bakas et al., 2018a)</w:t>
          </w:r>
        </w:sdtContent>
      </w:sdt>
      <w:r w:rsidRPr="00104505">
        <w:rPr>
          <w:sz w:val="24"/>
          <w:szCs w:val="24"/>
        </w:rPr>
        <w:t>.</w:t>
      </w:r>
      <w:r w:rsidR="000F4C47" w:rsidRPr="00104505">
        <w:rPr>
          <w:sz w:val="24"/>
          <w:szCs w:val="24"/>
        </w:rPr>
        <w:t xml:space="preserve"> </w:t>
      </w:r>
    </w:p>
    <w:p w14:paraId="29D6AB44" w14:textId="4BFF9CE1" w:rsidR="005F1571" w:rsidRPr="00104505" w:rsidRDefault="005F1571" w:rsidP="005F1571">
      <w:pPr>
        <w:rPr>
          <w:sz w:val="24"/>
          <w:szCs w:val="24"/>
        </w:rPr>
      </w:pPr>
      <w:r w:rsidRPr="00104505">
        <w:rPr>
          <w:sz w:val="24"/>
          <w:szCs w:val="24"/>
        </w:rPr>
        <w:t xml:space="preserve">Although some studies recommend employing a combined loss function, e.g., BCE + Dice loss, to trade off local and global segmentation accuracy (e.g. Montazerolghaem et al., 2023), initial experiments showed that Dice loss alone was sufficient for training </w:t>
      </w:r>
      <w:r w:rsidRPr="00104505">
        <w:rPr>
          <w:sz w:val="24"/>
          <w:szCs w:val="24"/>
        </w:rPr>
        <w:lastRenderedPageBreak/>
        <w:t>stability and performance. In fact, we observed that employing Dice loss as a single objective yielded stable convergence, reasonable training speed, and proper sensitivity to small lesions. This aligns with previous research that shows Dice loss will be extremely good in biomedical segmentation tasks where lesion sizes are extremely heterogeneous and class imbalance is a gigantic problem (Ronneberger et al., 2015).</w:t>
      </w:r>
    </w:p>
    <w:p w14:paraId="0C3A9A14" w14:textId="061A0FD6" w:rsidR="008A4DCD" w:rsidRPr="00104505" w:rsidRDefault="005F1571" w:rsidP="005F1571">
      <w:pPr>
        <w:rPr>
          <w:sz w:val="24"/>
          <w:szCs w:val="24"/>
        </w:rPr>
      </w:pPr>
      <w:r w:rsidRPr="00104505">
        <w:rPr>
          <w:sz w:val="24"/>
          <w:szCs w:val="24"/>
        </w:rPr>
        <w:t>Briefly, Dice loss was chosen due to its suitability with the evaluation metric and its robustness to the class imbalance of prostate cancer segmentation. It encourages the model to maximize spatial overlap rather than voxel-wise accuracy, which is clinically more meaningful as the detection and delineation of lesion regions is the end objective</w:t>
      </w:r>
      <w:r w:rsidR="0093499C" w:rsidRPr="00104505">
        <w:rPr>
          <w:sz w:val="24"/>
          <w:szCs w:val="24"/>
        </w:rPr>
        <w:t xml:space="preserve"> </w:t>
      </w:r>
      <w:sdt>
        <w:sdtPr>
          <w:rPr>
            <w:color w:val="000000"/>
            <w:sz w:val="24"/>
            <w:szCs w:val="24"/>
          </w:rPr>
          <w:tag w:val="MENDELEY_CITATION_v3_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"/>
          <w:id w:val="-489640765"/>
          <w:placeholder>
            <w:docPart w:val="DefaultPlaceholder_-1854013440"/>
          </w:placeholder>
        </w:sdtPr>
        <w:sdtContent>
          <w:r w:rsidR="00281F0F" w:rsidRPr="00281F0F">
            <w:rPr>
              <w:color w:val="000000"/>
              <w:sz w:val="24"/>
              <w:szCs w:val="24"/>
            </w:rPr>
            <w:t>(Kokkinos et al., 2019)</w:t>
          </w:r>
        </w:sdtContent>
      </w:sdt>
      <w:r w:rsidRPr="00104505">
        <w:rPr>
          <w:sz w:val="24"/>
          <w:szCs w:val="24"/>
        </w:rPr>
        <w:t>.</w:t>
      </w:r>
    </w:p>
    <w:p w14:paraId="2DD48CE7" w14:textId="40EF1316" w:rsidR="00DD693E" w:rsidRPr="00104505" w:rsidRDefault="00DD693E" w:rsidP="000B6793">
      <w:pPr>
        <w:pStyle w:val="Heading2"/>
      </w:pPr>
      <w:bookmarkStart w:id="39" w:name="_Toc194662720"/>
      <w:r w:rsidRPr="00104505">
        <w:t xml:space="preserve">Model Training and </w:t>
      </w:r>
      <w:r w:rsidRPr="000B6793">
        <w:t>Evaluation</w:t>
      </w:r>
      <w:bookmarkEnd w:id="39"/>
    </w:p>
    <w:p w14:paraId="3255CD68" w14:textId="77776BAE" w:rsidR="00A10AFD" w:rsidRPr="00104505" w:rsidRDefault="00DE5AF2" w:rsidP="00D04420">
      <w:pPr>
        <w:rPr>
          <w:sz w:val="24"/>
          <w:szCs w:val="24"/>
        </w:rPr>
      </w:pPr>
      <w:r w:rsidRPr="00104505">
        <w:rPr>
          <w:sz w:val="24"/>
          <w:szCs w:val="24"/>
        </w:rPr>
        <w:t xml:space="preserve">The U-Net model was implemented in </w:t>
      </w:r>
      <w:r w:rsidR="006A1C6F" w:rsidRPr="00104505">
        <w:rPr>
          <w:sz w:val="24"/>
          <w:szCs w:val="24"/>
        </w:rPr>
        <w:t>Python using PyTorch</w:t>
      </w:r>
      <w:r w:rsidR="00337899" w:rsidRPr="00104505">
        <w:rPr>
          <w:sz w:val="24"/>
          <w:szCs w:val="24"/>
        </w:rPr>
        <w:t>, a widely adopted deep learning framework</w:t>
      </w:r>
      <w:r w:rsidR="007F7A32" w:rsidRPr="00104505">
        <w:rPr>
          <w:sz w:val="24"/>
          <w:szCs w:val="24"/>
        </w:rPr>
        <w:t xml:space="preserve"> </w:t>
      </w:r>
      <w:sdt>
        <w:sdtPr>
          <w:rPr>
            <w:color w:val="000000"/>
            <w:sz w:val="24"/>
            <w:szCs w:val="24"/>
          </w:rPr>
          <w:tag w:val="MENDELEY_CITATION_v3_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"/>
          <w:id w:val="-865674149"/>
          <w:placeholder>
            <w:docPart w:val="DefaultPlaceholder_-1854013440"/>
          </w:placeholder>
        </w:sdtPr>
        <w:sdtContent>
          <w:r w:rsidR="00281F0F" w:rsidRPr="00281F0F">
            <w:rPr>
              <w:color w:val="000000"/>
              <w:sz w:val="24"/>
              <w:szCs w:val="24"/>
            </w:rPr>
            <w:t>(Paszke et al., 2019)</w:t>
          </w:r>
        </w:sdtContent>
      </w:sdt>
      <w:r w:rsidR="008F61EE" w:rsidRPr="00104505">
        <w:rPr>
          <w:sz w:val="24"/>
          <w:szCs w:val="24"/>
        </w:rPr>
        <w:t xml:space="preserve">. The Adam </w:t>
      </w:r>
      <w:r w:rsidR="00F04945" w:rsidRPr="00104505">
        <w:rPr>
          <w:sz w:val="24"/>
          <w:szCs w:val="24"/>
        </w:rPr>
        <w:t>optimiser was used with an initial learning rate of 0.001</w:t>
      </w:r>
      <w:r w:rsidR="007F7A32" w:rsidRPr="00104505">
        <w:rPr>
          <w:sz w:val="24"/>
          <w:szCs w:val="24"/>
        </w:rPr>
        <w:t xml:space="preserve"> </w:t>
      </w:r>
      <w:sdt>
        <w:sdtPr>
          <w:rPr>
            <w:color w:val="000000"/>
            <w:sz w:val="24"/>
            <w:szCs w:val="24"/>
          </w:rPr>
          <w:tag w:val="MENDELEY_CITATION_v3_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"/>
          <w:id w:val="-469061372"/>
          <w:placeholder>
            <w:docPart w:val="DefaultPlaceholder_-1854013440"/>
          </w:placeholder>
        </w:sdtPr>
        <w:sdtContent>
          <w:r w:rsidR="00281F0F" w:rsidRPr="00281F0F">
            <w:rPr>
              <w:rFonts w:eastAsia="Times New Roman"/>
              <w:color w:val="000000"/>
              <w:sz w:val="24"/>
            </w:rPr>
            <w:t>(Kingma &amp; Ba, 2015)</w:t>
          </w:r>
        </w:sdtContent>
      </w:sdt>
      <w:r w:rsidR="00CA0D0C" w:rsidRPr="00104505">
        <w:rPr>
          <w:sz w:val="24"/>
          <w:szCs w:val="24"/>
        </w:rPr>
        <w:t xml:space="preserve">. </w:t>
      </w:r>
      <w:r w:rsidR="000175B7" w:rsidRPr="00104505">
        <w:rPr>
          <w:sz w:val="24"/>
          <w:szCs w:val="24"/>
        </w:rPr>
        <w:t xml:space="preserve">When training a neural network, a gradient represents the change of the loss function </w:t>
      </w:r>
      <w:r w:rsidR="007E37FF" w:rsidRPr="00104505">
        <w:rPr>
          <w:sz w:val="24"/>
          <w:szCs w:val="24"/>
        </w:rPr>
        <w:t>with respect to the network’s parameters</w:t>
      </w:r>
      <w:r w:rsidR="009309FC" w:rsidRPr="00104505">
        <w:rPr>
          <w:sz w:val="24"/>
          <w:szCs w:val="24"/>
        </w:rPr>
        <w:t xml:space="preserve">, </w:t>
      </w:r>
      <w:r w:rsidR="00EE2B51" w:rsidRPr="00104505">
        <w:rPr>
          <w:sz w:val="24"/>
          <w:szCs w:val="24"/>
        </w:rPr>
        <w:t xml:space="preserve">and has a direction and magnitude. The goal is to minimise the </w:t>
      </w:r>
      <w:r w:rsidR="00230CF7" w:rsidRPr="00104505">
        <w:rPr>
          <w:sz w:val="24"/>
          <w:szCs w:val="24"/>
        </w:rPr>
        <w:t xml:space="preserve">loss, so the model should move in the opposite direction of the gradient. The Adam optimiser </w:t>
      </w:r>
      <w:r w:rsidR="00BC7E8D" w:rsidRPr="00104505">
        <w:rPr>
          <w:sz w:val="24"/>
          <w:szCs w:val="24"/>
        </w:rPr>
        <w:t xml:space="preserve">achieves this </w:t>
      </w:r>
      <w:r w:rsidR="00B30040" w:rsidRPr="00104505">
        <w:rPr>
          <w:sz w:val="24"/>
          <w:szCs w:val="24"/>
        </w:rPr>
        <w:t xml:space="preserve"> </w:t>
      </w:r>
      <w:r w:rsidR="00BC7E8D" w:rsidRPr="00104505">
        <w:rPr>
          <w:sz w:val="24"/>
          <w:szCs w:val="24"/>
        </w:rPr>
        <w:t xml:space="preserve">by adaptively adjusting the learning rates for each parameter (weights and biases) </w:t>
      </w:r>
      <w:r w:rsidR="008C541D" w:rsidRPr="00104505">
        <w:rPr>
          <w:sz w:val="24"/>
          <w:szCs w:val="24"/>
        </w:rPr>
        <w:t xml:space="preserve">based on the </w:t>
      </w:r>
      <w:r w:rsidR="00627E88" w:rsidRPr="00104505">
        <w:rPr>
          <w:sz w:val="24"/>
          <w:szCs w:val="24"/>
        </w:rPr>
        <w:t>estimates of the prior two gradients. The use of the Adam optimiser meant that this learning rate provided a stable convergence</w:t>
      </w:r>
      <w:r w:rsidR="00AE1F11" w:rsidRPr="00104505">
        <w:rPr>
          <w:sz w:val="24"/>
          <w:szCs w:val="24"/>
        </w:rPr>
        <w:t xml:space="preserve"> (the point in training where the model’s performance </w:t>
      </w:r>
      <w:r w:rsidR="00116A0C" w:rsidRPr="00104505">
        <w:rPr>
          <w:sz w:val="24"/>
          <w:szCs w:val="24"/>
        </w:rPr>
        <w:t xml:space="preserve">during training </w:t>
      </w:r>
      <w:r w:rsidR="00134229" w:rsidRPr="00104505">
        <w:rPr>
          <w:sz w:val="24"/>
          <w:szCs w:val="24"/>
        </w:rPr>
        <w:t>improves consistently and plateaus, showing the model has learned the underlying patterns</w:t>
      </w:r>
      <w:r w:rsidR="002A4FD6" w:rsidRPr="00104505">
        <w:rPr>
          <w:sz w:val="24"/>
          <w:szCs w:val="24"/>
        </w:rPr>
        <w:t xml:space="preserve">; further training will be unlikely to yield significant improvements). </w:t>
      </w:r>
      <w:r w:rsidR="00427A05" w:rsidRPr="00104505">
        <w:rPr>
          <w:sz w:val="24"/>
          <w:szCs w:val="24"/>
        </w:rPr>
        <w:t>Training the model will run for 100 epochs</w:t>
      </w:r>
      <w:r w:rsidR="0085008E" w:rsidRPr="00104505">
        <w:rPr>
          <w:sz w:val="24"/>
          <w:szCs w:val="24"/>
        </w:rPr>
        <w:t xml:space="preserve">. To save </w:t>
      </w:r>
      <w:r w:rsidR="00DC05DA" w:rsidRPr="00104505">
        <w:rPr>
          <w:sz w:val="24"/>
          <w:szCs w:val="24"/>
        </w:rPr>
        <w:t xml:space="preserve">energy from processing </w:t>
      </w:r>
      <w:r w:rsidR="00357560" w:rsidRPr="00104505">
        <w:rPr>
          <w:sz w:val="24"/>
          <w:szCs w:val="24"/>
        </w:rPr>
        <w:t xml:space="preserve">the results, the nevesaary code was included to stop the </w:t>
      </w:r>
      <w:r w:rsidR="00270E1D" w:rsidRPr="00104505">
        <w:rPr>
          <w:sz w:val="24"/>
          <w:szCs w:val="24"/>
        </w:rPr>
        <w:t xml:space="preserve">model after 10 epochs if there was no improvement in the </w:t>
      </w:r>
      <w:r w:rsidR="00A10AFD" w:rsidRPr="00104505">
        <w:rPr>
          <w:sz w:val="24"/>
          <w:szCs w:val="24"/>
        </w:rPr>
        <w:t>loss score.</w:t>
      </w:r>
    </w:p>
    <w:p w14:paraId="2954A5A8" w14:textId="01A824AF" w:rsidR="00895508" w:rsidRPr="00104505" w:rsidRDefault="00895508" w:rsidP="00D04420">
      <w:pPr>
        <w:rPr>
          <w:sz w:val="24"/>
          <w:szCs w:val="24"/>
        </w:rPr>
      </w:pPr>
      <w:r w:rsidRPr="00104505">
        <w:rPr>
          <w:sz w:val="24"/>
          <w:szCs w:val="24"/>
        </w:rPr>
        <w:t>The weights are the learnable parameters of each convolutional layer</w:t>
      </w:r>
      <w:r w:rsidR="000D375F" w:rsidRPr="00104505">
        <w:rPr>
          <w:sz w:val="24"/>
          <w:szCs w:val="24"/>
        </w:rPr>
        <w:t xml:space="preserve"> </w:t>
      </w:r>
      <w:sdt>
        <w:sdtPr>
          <w:rPr>
            <w:color w:val="000000"/>
            <w:sz w:val="24"/>
            <w:szCs w:val="24"/>
          </w:rPr>
          <w:tag w:val="MENDELEY_CITATION_v3_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"/>
          <w:id w:val="398560043"/>
          <w:placeholder>
            <w:docPart w:val="DefaultPlaceholder_-1854013440"/>
          </w:placeholder>
        </w:sdtPr>
        <w:sdtContent>
          <w:r w:rsidR="00281F0F" w:rsidRPr="00281F0F">
            <w:rPr>
              <w:rFonts w:eastAsia="Times New Roman"/>
              <w:color w:val="000000"/>
              <w:sz w:val="24"/>
            </w:rPr>
            <w:t>(</w:t>
          </w:r>
          <w:r w:rsidR="00281F0F" w:rsidRPr="00281F0F">
            <w:rPr>
              <w:rFonts w:eastAsia="Times New Roman"/>
              <w:i/>
              <w:iCs/>
              <w:color w:val="000000"/>
              <w:sz w:val="24"/>
            </w:rPr>
            <w:t>GitHub - Janishar/Mit-Deep-Learning-Book-Pdf: MIT Deep Learning Book in PDF Format (Complete and Parts) by Ian Goodfellow, Yoshua Bengio and Aaron Courville</w:t>
          </w:r>
          <w:r w:rsidR="00281F0F" w:rsidRPr="00281F0F">
            <w:rPr>
              <w:rFonts w:eastAsia="Times New Roman"/>
              <w:color w:val="000000"/>
              <w:sz w:val="24"/>
            </w:rPr>
            <w:t>, n.d.)</w:t>
          </w:r>
        </w:sdtContent>
      </w:sdt>
      <w:r w:rsidRPr="00104505">
        <w:rPr>
          <w:sz w:val="24"/>
          <w:szCs w:val="24"/>
        </w:rPr>
        <w:t xml:space="preserve">. These parameters are organized as multi-dimensional tensors (arrays) that represent the convolutional kernels or filters. During the forward pass, these kernels convolve over the input image (or feature map), capturing local patterns such as edges, textures, or more complex features. Each convolutional block in both the contracting (encoder) and expanding (decoder) paths has its own set of weight parameters. </w:t>
      </w:r>
      <w:r w:rsidR="006D013F" w:rsidRPr="00104505">
        <w:rPr>
          <w:sz w:val="24"/>
          <w:szCs w:val="24"/>
        </w:rPr>
        <w:t>Typically, weights are initialized randomly in a manner that ensures that each feature map starts with approximately the same variance. This careful initialization is essential for maintaining a stable flow of gradients during training</w:t>
      </w:r>
      <w:r w:rsidR="00880D00" w:rsidRPr="00104505">
        <w:rPr>
          <w:sz w:val="24"/>
          <w:szCs w:val="24"/>
        </w:rPr>
        <w:t xml:space="preserve"> </w:t>
      </w:r>
      <w:sdt>
        <w:sdtPr>
          <w:rPr>
            <w:color w:val="000000"/>
            <w:sz w:val="24"/>
            <w:szCs w:val="24"/>
          </w:rPr>
          <w:tag w:val="MENDELEY_CITATION_v3_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"/>
          <w:id w:val="-918104216"/>
          <w:placeholder>
            <w:docPart w:val="DefaultPlaceholder_-1854013440"/>
          </w:placeholder>
        </w:sdtPr>
        <w:sdtContent>
          <w:r w:rsidR="00281F0F" w:rsidRPr="00281F0F">
            <w:rPr>
              <w:rFonts w:eastAsia="Times New Roman"/>
              <w:color w:val="000000"/>
              <w:sz w:val="24"/>
            </w:rPr>
            <w:t>(Glorot &amp; Bengio, n.d.)</w:t>
          </w:r>
        </w:sdtContent>
      </w:sdt>
      <w:r w:rsidR="006D013F" w:rsidRPr="00104505">
        <w:rPr>
          <w:sz w:val="24"/>
          <w:szCs w:val="24"/>
        </w:rPr>
        <w:t>.</w:t>
      </w:r>
      <w:r w:rsidR="003372D8" w:rsidRPr="00104505">
        <w:rPr>
          <w:sz w:val="24"/>
          <w:szCs w:val="24"/>
        </w:rPr>
        <w:t xml:space="preserve"> Apart from the weights of the convolution, there is a bias term in each layer of the U-Net model. The bias is included in the result of the convolution operation such that each filter can be shifted. The shift is significant as it allows the network to learn features even when the input values are zero.</w:t>
      </w:r>
    </w:p>
    <w:p w14:paraId="747596C7" w14:textId="3423E07E" w:rsidR="00C22466" w:rsidRPr="00104505" w:rsidRDefault="00415D62" w:rsidP="00D04420">
      <w:pPr>
        <w:rPr>
          <w:sz w:val="24"/>
          <w:szCs w:val="24"/>
        </w:rPr>
      </w:pPr>
      <w:r w:rsidRPr="00104505">
        <w:rPr>
          <w:sz w:val="24"/>
          <w:szCs w:val="24"/>
        </w:rPr>
        <w:lastRenderedPageBreak/>
        <w:t xml:space="preserve">The main performance metric </w:t>
      </w:r>
      <w:r w:rsidR="00274B69" w:rsidRPr="00104505">
        <w:rPr>
          <w:sz w:val="24"/>
          <w:szCs w:val="24"/>
        </w:rPr>
        <w:t xml:space="preserve">for guiding optimisation </w:t>
      </w:r>
      <w:r w:rsidRPr="00104505">
        <w:rPr>
          <w:sz w:val="24"/>
          <w:szCs w:val="24"/>
        </w:rPr>
        <w:t>during training was the dice coefficient</w:t>
      </w:r>
      <w:r w:rsidR="00EF69CB" w:rsidRPr="00104505">
        <w:rPr>
          <w:sz w:val="24"/>
          <w:szCs w:val="24"/>
        </w:rPr>
        <w:t xml:space="preserve">. The model was saved after every epoch </w:t>
      </w:r>
      <w:r w:rsidR="00721904" w:rsidRPr="00104505">
        <w:rPr>
          <w:sz w:val="24"/>
          <w:szCs w:val="24"/>
        </w:rPr>
        <w:t xml:space="preserve">of training, and parameter metrics were </w:t>
      </w:r>
      <w:r w:rsidR="009452A9" w:rsidRPr="00104505">
        <w:rPr>
          <w:sz w:val="24"/>
          <w:szCs w:val="24"/>
        </w:rPr>
        <w:t xml:space="preserve">recorded for each epoch. </w:t>
      </w:r>
      <w:r w:rsidR="00F70920" w:rsidRPr="00104505">
        <w:rPr>
          <w:sz w:val="24"/>
          <w:szCs w:val="24"/>
        </w:rPr>
        <w:t>After training</w:t>
      </w:r>
      <w:r w:rsidR="009452A9" w:rsidRPr="00104505">
        <w:rPr>
          <w:sz w:val="24"/>
          <w:szCs w:val="24"/>
        </w:rPr>
        <w:t>,</w:t>
      </w:r>
      <w:r w:rsidR="00F70920" w:rsidRPr="00104505">
        <w:rPr>
          <w:sz w:val="24"/>
          <w:szCs w:val="24"/>
        </w:rPr>
        <w:t xml:space="preserve"> </w:t>
      </w:r>
      <w:r w:rsidR="009452A9" w:rsidRPr="00104505">
        <w:rPr>
          <w:sz w:val="24"/>
          <w:szCs w:val="24"/>
        </w:rPr>
        <w:t xml:space="preserve">the epoch with the best parameters </w:t>
      </w:r>
      <w:r w:rsidR="003A5277" w:rsidRPr="00104505">
        <w:rPr>
          <w:sz w:val="24"/>
          <w:szCs w:val="24"/>
        </w:rPr>
        <w:t>was</w:t>
      </w:r>
      <w:r w:rsidR="009452A9" w:rsidRPr="00104505">
        <w:rPr>
          <w:sz w:val="24"/>
          <w:szCs w:val="24"/>
        </w:rPr>
        <w:t xml:space="preserve"> chosen</w:t>
      </w:r>
      <w:r w:rsidR="00B532D3" w:rsidRPr="00104505">
        <w:rPr>
          <w:sz w:val="24"/>
          <w:szCs w:val="24"/>
        </w:rPr>
        <w:t xml:space="preserve"> for </w:t>
      </w:r>
      <w:r w:rsidR="00C86FF5" w:rsidRPr="00104505">
        <w:rPr>
          <w:sz w:val="24"/>
          <w:szCs w:val="24"/>
        </w:rPr>
        <w:t xml:space="preserve">validation. </w:t>
      </w:r>
      <w:r w:rsidR="0014047C" w:rsidRPr="00104505">
        <w:rPr>
          <w:sz w:val="24"/>
          <w:szCs w:val="24"/>
        </w:rPr>
        <w:t>This model was then applied to the independent test set. For each test patient, the model processed the T2, ADC, DWI slices and output a probability map for each slice. The probability maps were thresholded at 0.5 to generate binary segmentation masks</w:t>
      </w:r>
      <w:r w:rsidR="00CE64B2" w:rsidRPr="00104505">
        <w:rPr>
          <w:sz w:val="24"/>
          <w:szCs w:val="24"/>
        </w:rPr>
        <w:t xml:space="preserve"> </w:t>
      </w:r>
      <w:sdt>
        <w:sdtPr>
          <w:rPr>
            <w:color w:val="000000"/>
            <w:sz w:val="24"/>
            <w:szCs w:val="24"/>
          </w:rPr>
          <w:tag w:val="MENDELEY_CITATION_v3_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"/>
          <w:id w:val="1826319221"/>
          <w:placeholder>
            <w:docPart w:val="DefaultPlaceholder_-1854013440"/>
          </w:placeholder>
        </w:sdtPr>
        <w:sdtContent>
          <w:r w:rsidR="00281F0F" w:rsidRPr="00281F0F">
            <w:rPr>
              <w:color w:val="000000"/>
              <w:sz w:val="24"/>
              <w:szCs w:val="24"/>
            </w:rPr>
            <w:t>(M. Y. Chen et al., 2020)</w:t>
          </w:r>
        </w:sdtContent>
      </w:sdt>
      <w:r w:rsidR="0014047C" w:rsidRPr="00104505">
        <w:rPr>
          <w:sz w:val="24"/>
          <w:szCs w:val="24"/>
        </w:rPr>
        <w:t>.</w:t>
      </w:r>
    </w:p>
    <w:p w14:paraId="525C7BDC" w14:textId="6A16A89A" w:rsidR="009C5451" w:rsidRPr="00104505" w:rsidRDefault="00117AD8" w:rsidP="00D04420">
      <w:pPr>
        <w:rPr>
          <w:sz w:val="24"/>
          <w:szCs w:val="24"/>
        </w:rPr>
      </w:pPr>
      <w:r w:rsidRPr="00104505">
        <w:rPr>
          <w:sz w:val="24"/>
          <w:szCs w:val="24"/>
        </w:rPr>
        <w:t xml:space="preserve">The dice coefficient computed per patient by comparing the predicted mask with the ground truth mask across the entire 3D volume. If there were more than one lesion for a patient, all of them were employed in the DSC computation (so missing one lesion returns a low DSC for that patient). </w:t>
      </w:r>
      <w:r w:rsidR="00B02CC5" w:rsidRPr="00104505">
        <w:rPr>
          <w:sz w:val="24"/>
          <w:szCs w:val="24"/>
        </w:rPr>
        <w:t>In order to calculate the dice score,</w:t>
      </w:r>
      <w:r w:rsidRPr="00104505">
        <w:rPr>
          <w:sz w:val="24"/>
          <w:szCs w:val="24"/>
        </w:rPr>
        <w:t xml:space="preserve"> we collected pixel-wise sensitivity (fraction of true </w:t>
      </w:r>
      <w:r w:rsidR="0051714A" w:rsidRPr="00104505">
        <w:rPr>
          <w:sz w:val="24"/>
          <w:szCs w:val="24"/>
        </w:rPr>
        <w:t>tumour</w:t>
      </w:r>
      <w:r w:rsidRPr="00104505">
        <w:rPr>
          <w:sz w:val="24"/>
          <w:szCs w:val="24"/>
        </w:rPr>
        <w:t xml:space="preserve"> pixels detected) and specificity (fraction of non-</w:t>
      </w:r>
      <w:r w:rsidR="0051714A" w:rsidRPr="00104505">
        <w:rPr>
          <w:sz w:val="24"/>
          <w:szCs w:val="24"/>
        </w:rPr>
        <w:t>tumour</w:t>
      </w:r>
      <w:r w:rsidRPr="00104505">
        <w:rPr>
          <w:sz w:val="24"/>
          <w:szCs w:val="24"/>
        </w:rPr>
        <w:t xml:space="preserve"> pixels identified correctly) for reference. By </w:t>
      </w:r>
      <w:r w:rsidR="0051714A" w:rsidRPr="00104505">
        <w:rPr>
          <w:sz w:val="24"/>
          <w:szCs w:val="24"/>
        </w:rPr>
        <w:t>analysing</w:t>
      </w:r>
      <w:r w:rsidRPr="00104505">
        <w:rPr>
          <w:sz w:val="24"/>
          <w:szCs w:val="24"/>
        </w:rPr>
        <w:t xml:space="preserve"> these numerical metrics and taking a look at the segmentation outcome, we were able to estimate the model accuracy and identify failure modes. The entire experiment was conducted with valid separation of training/validation/test in order to supply an unbiased view</w:t>
      </w:r>
      <w:r w:rsidR="001A48CD" w:rsidRPr="00104505">
        <w:rPr>
          <w:sz w:val="24"/>
          <w:szCs w:val="24"/>
        </w:rPr>
        <w:t xml:space="preserve"> </w:t>
      </w:r>
      <w:sdt>
        <w:sdtPr>
          <w:rPr>
            <w:color w:val="000000"/>
            <w:sz w:val="24"/>
            <w:szCs w:val="24"/>
          </w:rPr>
          <w:tag w:val="MENDELEY_CITATION_v3_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"/>
          <w:id w:val="876200969"/>
          <w:placeholder>
            <w:docPart w:val="DefaultPlaceholder_-1854013440"/>
          </w:placeholder>
        </w:sdtPr>
        <w:sdtContent>
          <w:r w:rsidR="00281F0F" w:rsidRPr="00281F0F">
            <w:rPr>
              <w:color w:val="000000"/>
              <w:sz w:val="24"/>
              <w:szCs w:val="24"/>
            </w:rPr>
            <w:t>(M. Y. Chen et al., 2020)</w:t>
          </w:r>
        </w:sdtContent>
      </w:sdt>
      <w:r w:rsidRPr="00104505">
        <w:rPr>
          <w:sz w:val="24"/>
          <w:szCs w:val="24"/>
        </w:rPr>
        <w:t>. The succeeding chapters discuss experimental results and results of this analysis.</w:t>
      </w:r>
    </w:p>
    <w:p w14:paraId="0E6F2F78" w14:textId="6CFD7F83" w:rsidR="009D010F" w:rsidRPr="00104505" w:rsidRDefault="009D010F" w:rsidP="000B6793">
      <w:pPr>
        <w:pStyle w:val="Heading1"/>
      </w:pPr>
      <w:bookmarkStart w:id="40" w:name="_Toc194662721"/>
      <w:r w:rsidRPr="00104505">
        <w:lastRenderedPageBreak/>
        <w:t>Results</w:t>
      </w:r>
      <w:bookmarkEnd w:id="40"/>
    </w:p>
    <w:bookmarkStart w:id="41" w:name="_Toc194662722"/>
    <w:p w14:paraId="7BEA4D7F" w14:textId="6C57AAA9" w:rsidR="008A170A" w:rsidRPr="00104505" w:rsidRDefault="008A170A" w:rsidP="000B6793">
      <w:pPr>
        <w:pStyle w:val="Heading2"/>
      </w:pPr>
      <w:r w:rsidRPr="00104505">
        <w:rPr>
          <w:noProof/>
        </w:rPr>
        <mc:AlternateContent>
          <mc:Choice Requires="wps">
            <w:drawing>
              <wp:anchor distT="0" distB="0" distL="114300" distR="114300" simplePos="0" relativeHeight="251628032" behindDoc="0" locked="0" layoutInCell="1" allowOverlap="1" wp14:anchorId="27A59A37" wp14:editId="1769E534">
                <wp:simplePos x="0" y="0"/>
                <wp:positionH relativeFrom="column">
                  <wp:posOffset>0</wp:posOffset>
                </wp:positionH>
                <wp:positionV relativeFrom="paragraph">
                  <wp:posOffset>4690110</wp:posOffset>
                </wp:positionV>
                <wp:extent cx="5731510" cy="635"/>
                <wp:effectExtent l="0" t="0" r="0" b="0"/>
                <wp:wrapTopAndBottom/>
                <wp:docPr id="1023671274"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B76E136" w14:textId="4E9C8843" w:rsidR="008A170A" w:rsidRDefault="008A170A" w:rsidP="008A170A">
                            <w:pPr>
                              <w:pStyle w:val="Caption"/>
                            </w:pPr>
                            <w:r>
                              <w:t xml:space="preserve">Figure </w:t>
                            </w:r>
                            <w:fldSimple w:instr=" SEQ Figure \* ARABIC ">
                              <w:r w:rsidR="005D2E52">
                                <w:rPr>
                                  <w:noProof/>
                                </w:rPr>
                                <w:t>3</w:t>
                              </w:r>
                            </w:fldSimple>
                            <w:r>
                              <w:t xml:space="preserve"> - Distribution of Dice scores from the test 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A59A37" id="Text Box 1" o:spid="_x0000_s1027" type="#_x0000_t202" style="position:absolute;margin-left:0;margin-top:369.3pt;width:451.3pt;height:.05pt;z-index:251628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" stroked="f">
                <v:textbox style="mso-fit-shape-to-text:t" inset="0,0,0,0">
                  <w:txbxContent>
                    <w:p w14:paraId="5B76E136" w14:textId="4E9C8843" w:rsidR="008A170A" w:rsidRDefault="008A170A" w:rsidP="008A170A">
                      <w:pPr>
                        <w:pStyle w:val="Caption"/>
                      </w:pPr>
                      <w:r>
                        <w:t xml:space="preserve">Figure </w:t>
                      </w:r>
                      <w:fldSimple w:instr=" SEQ Figure \* ARABIC ">
                        <w:r w:rsidR="005D2E52">
                          <w:rPr>
                            <w:noProof/>
                          </w:rPr>
                          <w:t>3</w:t>
                        </w:r>
                      </w:fldSimple>
                      <w:r>
                        <w:t xml:space="preserve"> - Distribution of Dice scores from the test set</w:t>
                      </w:r>
                    </w:p>
                  </w:txbxContent>
                </v:textbox>
                <w10:wrap type="topAndBottom"/>
              </v:shape>
            </w:pict>
          </mc:Fallback>
        </mc:AlternateContent>
      </w:r>
      <w:r w:rsidRPr="00104505">
        <w:rPr>
          <w:noProof/>
        </w:rPr>
        <w:drawing>
          <wp:anchor distT="0" distB="0" distL="114300" distR="114300" simplePos="0" relativeHeight="251619840" behindDoc="0" locked="0" layoutInCell="1" allowOverlap="1" wp14:anchorId="6DCAEECC" wp14:editId="3C19CA46">
            <wp:simplePos x="0" y="0"/>
            <wp:positionH relativeFrom="margin">
              <wp:align>left</wp:align>
            </wp:positionH>
            <wp:positionV relativeFrom="paragraph">
              <wp:posOffset>323215</wp:posOffset>
            </wp:positionV>
            <wp:extent cx="5731510" cy="4309745"/>
            <wp:effectExtent l="0" t="0" r="2540" b="0"/>
            <wp:wrapTopAndBottom/>
            <wp:docPr id="1657699417" name="Picture 1" descr="A graph of a number of d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99417" name="Picture 1" descr="A graph of a number of dice&#10;&#10;AI-generated content may be incorrect."/>
                    <pic:cNvPicPr/>
                  </pic:nvPicPr>
                  <pic:blipFill>
                    <a:blip r:embed="rId12"/>
                    <a:stretch>
                      <a:fillRect/>
                    </a:stretch>
                  </pic:blipFill>
                  <pic:spPr>
                    <a:xfrm>
                      <a:off x="0" y="0"/>
                      <a:ext cx="5731510" cy="4309745"/>
                    </a:xfrm>
                    <a:prstGeom prst="rect">
                      <a:avLst/>
                    </a:prstGeom>
                  </pic:spPr>
                </pic:pic>
              </a:graphicData>
            </a:graphic>
          </wp:anchor>
        </w:drawing>
      </w:r>
      <w:r w:rsidR="00A2108E" w:rsidRPr="00104505">
        <w:t>Quantit</w:t>
      </w:r>
      <w:r w:rsidR="00AE56BB" w:rsidRPr="00104505">
        <w:t>ative</w:t>
      </w:r>
      <w:r w:rsidR="00CD11FF" w:rsidRPr="00104505">
        <w:t xml:space="preserve"> and Qualitative</w:t>
      </w:r>
      <w:r w:rsidR="00AE56BB" w:rsidRPr="00104505">
        <w:t xml:space="preserve"> </w:t>
      </w:r>
      <w:r w:rsidR="00CD11FF" w:rsidRPr="00104505">
        <w:t>Results</w:t>
      </w:r>
      <w:bookmarkEnd w:id="41"/>
    </w:p>
    <w:p w14:paraId="528D72E3" w14:textId="55820E0A" w:rsidR="00114575" w:rsidRPr="00104505" w:rsidRDefault="00546981" w:rsidP="00114575">
      <w:pPr>
        <w:rPr>
          <w:color w:val="FF0000"/>
          <w:sz w:val="24"/>
          <w:szCs w:val="24"/>
        </w:rPr>
      </w:pPr>
      <w:r w:rsidRPr="00104505">
        <w:rPr>
          <w:sz w:val="24"/>
          <w:szCs w:val="24"/>
        </w:rPr>
        <w:t>T</w:t>
      </w:r>
      <w:r w:rsidR="00D2152E" w:rsidRPr="00104505">
        <w:rPr>
          <w:sz w:val="24"/>
          <w:szCs w:val="24"/>
        </w:rPr>
        <w:t>h</w:t>
      </w:r>
      <w:r w:rsidR="00437430" w:rsidRPr="00104505">
        <w:rPr>
          <w:sz w:val="24"/>
          <w:szCs w:val="24"/>
        </w:rPr>
        <w:t xml:space="preserve">e </w:t>
      </w:r>
      <w:r w:rsidR="00437430" w:rsidRPr="00104505">
        <w:rPr>
          <w:color w:val="000000" w:themeColor="text1"/>
          <w:sz w:val="24"/>
          <w:szCs w:val="24"/>
        </w:rPr>
        <w:t xml:space="preserve">dice score of the convolution neural network U-Net model </w:t>
      </w:r>
      <w:r w:rsidRPr="00104505">
        <w:rPr>
          <w:color w:val="000000" w:themeColor="text1"/>
          <w:sz w:val="24"/>
          <w:szCs w:val="24"/>
        </w:rPr>
        <w:t>indicate</w:t>
      </w:r>
      <w:r w:rsidR="002E1806" w:rsidRPr="00104505">
        <w:rPr>
          <w:color w:val="000000" w:themeColor="text1"/>
          <w:sz w:val="24"/>
          <w:szCs w:val="24"/>
        </w:rPr>
        <w:t>s</w:t>
      </w:r>
      <w:r w:rsidRPr="00104505">
        <w:rPr>
          <w:color w:val="000000" w:themeColor="text1"/>
          <w:sz w:val="24"/>
          <w:szCs w:val="24"/>
        </w:rPr>
        <w:t xml:space="preserve"> a moderate performance overall. The mean DSC achieved</w:t>
      </w:r>
      <w:r w:rsidR="00804A12" w:rsidRPr="00104505">
        <w:rPr>
          <w:color w:val="000000" w:themeColor="text1"/>
          <w:sz w:val="24"/>
          <w:szCs w:val="24"/>
        </w:rPr>
        <w:t xml:space="preserve"> by the U-Net model </w:t>
      </w:r>
      <w:r w:rsidR="005123A8" w:rsidRPr="00104505">
        <w:rPr>
          <w:color w:val="000000" w:themeColor="text1"/>
          <w:sz w:val="24"/>
          <w:szCs w:val="24"/>
        </w:rPr>
        <w:t>was 0.3145</w:t>
      </w:r>
      <w:r w:rsidR="007619DF" w:rsidRPr="00104505">
        <w:rPr>
          <w:color w:val="000000" w:themeColor="text1"/>
          <w:sz w:val="24"/>
          <w:szCs w:val="24"/>
        </w:rPr>
        <w:t xml:space="preserve"> ±0.2</w:t>
      </w:r>
      <w:r w:rsidR="000E3239" w:rsidRPr="00104505">
        <w:rPr>
          <w:color w:val="000000" w:themeColor="text1"/>
          <w:sz w:val="24"/>
          <w:szCs w:val="24"/>
        </w:rPr>
        <w:t>370</w:t>
      </w:r>
      <w:r w:rsidR="005123A8" w:rsidRPr="00104505">
        <w:rPr>
          <w:color w:val="000000" w:themeColor="text1"/>
          <w:sz w:val="24"/>
          <w:szCs w:val="24"/>
        </w:rPr>
        <w:t>, with the median</w:t>
      </w:r>
      <w:r w:rsidR="00DA2DCA" w:rsidRPr="00104505">
        <w:rPr>
          <w:color w:val="000000" w:themeColor="text1"/>
          <w:sz w:val="24"/>
          <w:szCs w:val="24"/>
        </w:rPr>
        <w:t xml:space="preserve"> DSC</w:t>
      </w:r>
      <w:r w:rsidR="005123A8" w:rsidRPr="00104505">
        <w:rPr>
          <w:color w:val="000000" w:themeColor="text1"/>
          <w:sz w:val="24"/>
          <w:szCs w:val="24"/>
        </w:rPr>
        <w:t xml:space="preserve"> </w:t>
      </w:r>
      <w:r w:rsidR="008F4114" w:rsidRPr="00104505">
        <w:rPr>
          <w:color w:val="000000" w:themeColor="text1"/>
          <w:sz w:val="24"/>
          <w:szCs w:val="24"/>
        </w:rPr>
        <w:t>= 0.4160</w:t>
      </w:r>
      <w:r w:rsidR="00DA2DCA" w:rsidRPr="00104505">
        <w:rPr>
          <w:color w:val="000000" w:themeColor="text1"/>
          <w:sz w:val="24"/>
          <w:szCs w:val="24"/>
        </w:rPr>
        <w:t xml:space="preserve">. </w:t>
      </w:r>
    </w:p>
    <w:p w14:paraId="643A395D" w14:textId="2AFBEFA9" w:rsidR="00AA11DE" w:rsidRPr="00104505" w:rsidRDefault="00464D45" w:rsidP="00114575">
      <w:pPr>
        <w:rPr>
          <w:color w:val="000000" w:themeColor="text1"/>
          <w:sz w:val="24"/>
          <w:szCs w:val="24"/>
        </w:rPr>
      </w:pPr>
      <w:r w:rsidRPr="00104505">
        <w:rPr>
          <w:color w:val="000000" w:themeColor="text1"/>
          <w:sz w:val="24"/>
          <w:szCs w:val="24"/>
        </w:rPr>
        <w:t>A</w:t>
      </w:r>
      <w:r w:rsidR="00BC12B7" w:rsidRPr="00104505">
        <w:rPr>
          <w:color w:val="000000" w:themeColor="text1"/>
          <w:sz w:val="24"/>
          <w:szCs w:val="24"/>
        </w:rPr>
        <w:t xml:space="preserve"> significant number of cases</w:t>
      </w:r>
      <w:r w:rsidR="002E1806" w:rsidRPr="00104505">
        <w:rPr>
          <w:color w:val="000000" w:themeColor="text1"/>
          <w:sz w:val="24"/>
          <w:szCs w:val="24"/>
        </w:rPr>
        <w:t xml:space="preserve"> – approximately 20% of the test set - </w:t>
      </w:r>
      <w:r w:rsidR="00BC12B7" w:rsidRPr="00104505">
        <w:rPr>
          <w:color w:val="000000" w:themeColor="text1"/>
          <w:sz w:val="24"/>
          <w:szCs w:val="24"/>
        </w:rPr>
        <w:t xml:space="preserve"> </w:t>
      </w:r>
      <w:r w:rsidR="000306DB" w:rsidRPr="00104505">
        <w:rPr>
          <w:color w:val="000000" w:themeColor="text1"/>
          <w:sz w:val="24"/>
          <w:szCs w:val="24"/>
        </w:rPr>
        <w:t xml:space="preserve">involved the model completely </w:t>
      </w:r>
      <w:r w:rsidR="008C4260" w:rsidRPr="00104505">
        <w:rPr>
          <w:color w:val="000000" w:themeColor="text1"/>
          <w:sz w:val="24"/>
          <w:szCs w:val="24"/>
        </w:rPr>
        <w:t>failing to identify</w:t>
      </w:r>
      <w:r w:rsidR="000306DB" w:rsidRPr="00104505">
        <w:rPr>
          <w:color w:val="000000" w:themeColor="text1"/>
          <w:sz w:val="24"/>
          <w:szCs w:val="24"/>
        </w:rPr>
        <w:t xml:space="preserve"> the lesions</w:t>
      </w:r>
      <w:r w:rsidR="008C4260" w:rsidRPr="00104505">
        <w:rPr>
          <w:color w:val="000000" w:themeColor="text1"/>
          <w:sz w:val="24"/>
          <w:szCs w:val="24"/>
        </w:rPr>
        <w:t>, resulting in a DSC of 0</w:t>
      </w:r>
      <w:r w:rsidR="000306DB" w:rsidRPr="00104505">
        <w:rPr>
          <w:color w:val="000000" w:themeColor="text1"/>
          <w:sz w:val="24"/>
          <w:szCs w:val="24"/>
        </w:rPr>
        <w:t xml:space="preserve">. </w:t>
      </w:r>
      <w:r w:rsidR="00AA11DE" w:rsidRPr="00104505">
        <w:rPr>
          <w:color w:val="000000" w:themeColor="text1"/>
          <w:sz w:val="24"/>
          <w:szCs w:val="24"/>
        </w:rPr>
        <w:t>The mean DSC of the U-Net model without any 0 values was 0.50</w:t>
      </w:r>
      <w:r w:rsidR="004E7950" w:rsidRPr="00104505">
        <w:rPr>
          <w:color w:val="000000" w:themeColor="text1"/>
          <w:sz w:val="24"/>
          <w:szCs w:val="24"/>
        </w:rPr>
        <w:t>28</w:t>
      </w:r>
      <w:r w:rsidR="00AA11DE" w:rsidRPr="00104505">
        <w:rPr>
          <w:color w:val="000000" w:themeColor="text1"/>
          <w:sz w:val="24"/>
          <w:szCs w:val="24"/>
        </w:rPr>
        <w:t xml:space="preserve"> ±0.20</w:t>
      </w:r>
      <w:r w:rsidR="0006300A" w:rsidRPr="00104505">
        <w:rPr>
          <w:color w:val="000000" w:themeColor="text1"/>
          <w:sz w:val="24"/>
          <w:szCs w:val="24"/>
        </w:rPr>
        <w:t>85</w:t>
      </w:r>
      <w:r w:rsidR="00AA11DE" w:rsidRPr="00104505">
        <w:rPr>
          <w:color w:val="000000" w:themeColor="text1"/>
          <w:sz w:val="24"/>
          <w:szCs w:val="24"/>
        </w:rPr>
        <w:t xml:space="preserve"> and the median DSC was 0.62. </w:t>
      </w:r>
      <w:r w:rsidR="0027503A" w:rsidRPr="00104505">
        <w:rPr>
          <w:color w:val="000000" w:themeColor="text1"/>
          <w:sz w:val="24"/>
          <w:szCs w:val="24"/>
        </w:rPr>
        <w:t>E</w:t>
      </w:r>
      <w:r w:rsidR="00AA11DE" w:rsidRPr="00104505">
        <w:rPr>
          <w:color w:val="000000" w:themeColor="text1"/>
          <w:sz w:val="24"/>
          <w:szCs w:val="24"/>
        </w:rPr>
        <w:t xml:space="preserve">ven with these zeros, the remainder of the level of agreement for good segmentations is comparable to the agreement between different human raters – earlier work reported inter-observer DSC of approximately 0.5 for prostate </w:t>
      </w:r>
      <w:r w:rsidR="0027503A" w:rsidRPr="00104505">
        <w:rPr>
          <w:color w:val="000000" w:themeColor="text1"/>
          <w:sz w:val="24"/>
          <w:szCs w:val="24"/>
        </w:rPr>
        <w:t>tumour</w:t>
      </w:r>
      <w:r w:rsidR="00AA11DE" w:rsidRPr="00104505">
        <w:rPr>
          <w:color w:val="000000" w:themeColor="text1"/>
          <w:sz w:val="24"/>
          <w:szCs w:val="24"/>
        </w:rPr>
        <w:t xml:space="preserve"> segmentation on MRI. Therefore, although the overall mean is affected by the greater number of zero results, the model's accuracy on instances where it did find some overlap is within a reasonable range</w:t>
      </w:r>
      <w:r w:rsidR="0027503A" w:rsidRPr="00104505">
        <w:rPr>
          <w:color w:val="000000" w:themeColor="text1"/>
          <w:sz w:val="24"/>
          <w:szCs w:val="24"/>
        </w:rPr>
        <w:t>.</w:t>
      </w:r>
    </w:p>
    <w:p w14:paraId="45836269" w14:textId="1E0BD175" w:rsidR="00B5462C" w:rsidRPr="00104505" w:rsidRDefault="004775CD" w:rsidP="00861EFF">
      <w:pPr>
        <w:rPr>
          <w:color w:val="000000" w:themeColor="text1"/>
          <w:sz w:val="24"/>
          <w:szCs w:val="24"/>
        </w:rPr>
      </w:pPr>
      <w:r w:rsidRPr="00104505">
        <w:rPr>
          <w:color w:val="000000" w:themeColor="text1"/>
          <w:sz w:val="24"/>
          <w:szCs w:val="24"/>
        </w:rPr>
        <w:t>The distribution of dice scores from the test set of the U-Net model</w:t>
      </w:r>
      <w:r w:rsidR="000020C6" w:rsidRPr="00104505">
        <w:rPr>
          <w:color w:val="000000" w:themeColor="text1"/>
          <w:sz w:val="24"/>
          <w:szCs w:val="24"/>
        </w:rPr>
        <w:t xml:space="preserve"> </w:t>
      </w:r>
      <w:r w:rsidR="00617EFD" w:rsidRPr="00104505">
        <w:rPr>
          <w:color w:val="000000" w:themeColor="text1"/>
          <w:sz w:val="24"/>
          <w:szCs w:val="24"/>
        </w:rPr>
        <w:t xml:space="preserve">on 128 patients </w:t>
      </w:r>
      <w:r w:rsidR="000020C6" w:rsidRPr="00104505">
        <w:rPr>
          <w:color w:val="000000" w:themeColor="text1"/>
          <w:sz w:val="24"/>
          <w:szCs w:val="24"/>
        </w:rPr>
        <w:t>revealed a bimodal patter</w:t>
      </w:r>
      <w:r w:rsidR="00861EFF">
        <w:rPr>
          <w:color w:val="000000" w:themeColor="text1"/>
          <w:sz w:val="24"/>
          <w:szCs w:val="24"/>
        </w:rPr>
        <w:t>n</w:t>
      </w:r>
      <w:r w:rsidR="00C94EE9">
        <w:rPr>
          <w:color w:val="000000" w:themeColor="text1"/>
          <w:sz w:val="24"/>
          <w:szCs w:val="24"/>
        </w:rPr>
        <w:t>(2 distinct peaks)</w:t>
      </w:r>
      <w:r w:rsidR="000020C6" w:rsidRPr="00104505">
        <w:rPr>
          <w:color w:val="000000" w:themeColor="text1"/>
          <w:sz w:val="24"/>
          <w:szCs w:val="24"/>
        </w:rPr>
        <w:t>, characterised by 2 distinct peaks.</w:t>
      </w:r>
      <w:r w:rsidR="00C94EE9">
        <w:rPr>
          <w:color w:val="000000" w:themeColor="text1"/>
          <w:sz w:val="24"/>
          <w:szCs w:val="24"/>
        </w:rPr>
        <w:t xml:space="preserve"> </w:t>
      </w:r>
      <w:r w:rsidR="007F536D" w:rsidRPr="00104505">
        <w:rPr>
          <w:color w:val="000000" w:themeColor="text1"/>
          <w:sz w:val="24"/>
          <w:szCs w:val="24"/>
        </w:rPr>
        <w:t>The</w:t>
      </w:r>
      <w:r w:rsidR="00C94EE9">
        <w:rPr>
          <w:color w:val="000000" w:themeColor="text1"/>
          <w:sz w:val="24"/>
          <w:szCs w:val="24"/>
        </w:rPr>
        <w:t xml:space="preserve"> </w:t>
      </w:r>
      <w:r w:rsidR="007F536D" w:rsidRPr="00104505">
        <w:rPr>
          <w:color w:val="000000" w:themeColor="text1"/>
          <w:sz w:val="24"/>
          <w:szCs w:val="24"/>
        </w:rPr>
        <w:t>distribution</w:t>
      </w:r>
      <w:r w:rsidR="00C94EE9">
        <w:rPr>
          <w:color w:val="000000" w:themeColor="text1"/>
          <w:sz w:val="24"/>
          <w:szCs w:val="24"/>
        </w:rPr>
        <w:t xml:space="preserve"> </w:t>
      </w:r>
      <w:r w:rsidR="007F536D" w:rsidRPr="00104505">
        <w:rPr>
          <w:color w:val="000000" w:themeColor="text1"/>
          <w:sz w:val="24"/>
          <w:szCs w:val="24"/>
        </w:rPr>
        <w:t>featured two prominent modes: one lower</w:t>
      </w:r>
      <w:r w:rsidR="00861EFF">
        <w:rPr>
          <w:color w:val="000000" w:themeColor="text1"/>
          <w:sz w:val="24"/>
          <w:szCs w:val="24"/>
        </w:rPr>
        <w:t xml:space="preserve"> </w:t>
      </w:r>
      <w:r w:rsidR="007F536D" w:rsidRPr="00104505">
        <w:rPr>
          <w:color w:val="000000" w:themeColor="text1"/>
          <w:sz w:val="24"/>
          <w:szCs w:val="24"/>
        </w:rPr>
        <w:t xml:space="preserve">mode around approximately a Dice score of 0.2, and one higher mode with Dice scores between approximately 0.5. </w:t>
      </w:r>
      <w:r w:rsidR="007F536D" w:rsidRPr="00104505">
        <w:rPr>
          <w:color w:val="000000" w:themeColor="text1"/>
          <w:sz w:val="24"/>
          <w:szCs w:val="24"/>
        </w:rPr>
        <w:lastRenderedPageBreak/>
        <w:t>This indicates that the model's</w:t>
      </w:r>
      <w:r w:rsidR="00D6694D" w:rsidRPr="00104505">
        <w:rPr>
          <w:color w:val="000000" w:themeColor="text1"/>
          <w:sz w:val="24"/>
          <w:szCs w:val="24"/>
        </w:rPr>
        <w:t xml:space="preserve"> </w:t>
      </w:r>
      <w:r w:rsidR="007F536D" w:rsidRPr="00104505">
        <w:rPr>
          <w:color w:val="000000" w:themeColor="text1"/>
          <w:sz w:val="24"/>
          <w:szCs w:val="24"/>
        </w:rPr>
        <w:t>segmentation performance varied greatly throughout the test set, with two sets of</w:t>
      </w:r>
      <w:r w:rsidR="009C0A08" w:rsidRPr="00104505">
        <w:rPr>
          <w:color w:val="000000" w:themeColor="text1"/>
          <w:sz w:val="24"/>
          <w:szCs w:val="24"/>
        </w:rPr>
        <w:t xml:space="preserve"> </w:t>
      </w:r>
      <w:r w:rsidR="007F536D" w:rsidRPr="00104505">
        <w:rPr>
          <w:color w:val="000000" w:themeColor="text1"/>
          <w:sz w:val="24"/>
          <w:szCs w:val="24"/>
        </w:rPr>
        <w:t>cases having different performances.</w:t>
      </w:r>
      <w:r w:rsidR="00B42343" w:rsidRPr="00104505">
        <w:rPr>
          <w:color w:val="000000" w:themeColor="text1"/>
          <w:sz w:val="24"/>
          <w:szCs w:val="24"/>
        </w:rPr>
        <w:t xml:space="preserve"> </w:t>
      </w:r>
    </w:p>
    <w:p w14:paraId="5CE5682B" w14:textId="77777777" w:rsidR="00A97AC5" w:rsidRPr="00104505" w:rsidRDefault="00A97AC5" w:rsidP="00A97AC5">
      <w:pPr>
        <w:rPr>
          <w:color w:val="000000" w:themeColor="text1"/>
          <w:sz w:val="24"/>
          <w:szCs w:val="24"/>
        </w:rPr>
      </w:pPr>
      <w:r w:rsidRPr="00104505">
        <w:rPr>
          <w:color w:val="000000" w:themeColor="text1"/>
          <w:sz w:val="24"/>
          <w:szCs w:val="24"/>
        </w:rPr>
        <w:t>Qualitative analysis of model outputs allowed us to categorize failure modes and better interpret the two modes in the Dice distribution:</w:t>
      </w:r>
    </w:p>
    <w:p w14:paraId="67DA14BB" w14:textId="7BC74FA0" w:rsidR="00A97AC5" w:rsidRPr="00104505" w:rsidRDefault="00A97AC5" w:rsidP="00A97AC5">
      <w:pPr>
        <w:pStyle w:val="ListParagraph"/>
        <w:numPr>
          <w:ilvl w:val="0"/>
          <w:numId w:val="3"/>
        </w:numPr>
        <w:rPr>
          <w:color w:val="000000" w:themeColor="text1"/>
          <w:sz w:val="24"/>
          <w:szCs w:val="24"/>
        </w:rPr>
      </w:pPr>
      <w:r w:rsidRPr="00104505">
        <w:rPr>
          <w:color w:val="000000" w:themeColor="text1"/>
          <w:sz w:val="24"/>
          <w:szCs w:val="24"/>
        </w:rPr>
        <w:t>False Negatives (Missed Lesions)</w:t>
      </w:r>
      <w:r w:rsidR="00CB298F">
        <w:rPr>
          <w:color w:val="000000" w:themeColor="text1"/>
          <w:sz w:val="24"/>
          <w:szCs w:val="24"/>
        </w:rPr>
        <w:t xml:space="preserve"> – see Figure 4,5,6 for examples</w:t>
      </w:r>
    </w:p>
    <w:p w14:paraId="0622FAAB" w14:textId="208A6C44" w:rsidR="00A97AC5" w:rsidRDefault="00392486" w:rsidP="00A97AC5">
      <w:pPr>
        <w:rPr>
          <w:color w:val="000000" w:themeColor="text1"/>
          <w:sz w:val="24"/>
          <w:szCs w:val="24"/>
        </w:rPr>
      </w:pPr>
      <w:r>
        <w:rPr>
          <w:noProof/>
        </w:rPr>
        <mc:AlternateContent>
          <mc:Choice Requires="wps">
            <w:drawing>
              <wp:anchor distT="0" distB="0" distL="114300" distR="114300" simplePos="0" relativeHeight="251682816" behindDoc="0" locked="0" layoutInCell="1" allowOverlap="1" wp14:anchorId="79683083" wp14:editId="35007CB2">
                <wp:simplePos x="0" y="0"/>
                <wp:positionH relativeFrom="column">
                  <wp:posOffset>0</wp:posOffset>
                </wp:positionH>
                <wp:positionV relativeFrom="paragraph">
                  <wp:posOffset>5175250</wp:posOffset>
                </wp:positionV>
                <wp:extent cx="5731510" cy="635"/>
                <wp:effectExtent l="0" t="0" r="0" b="0"/>
                <wp:wrapTopAndBottom/>
                <wp:docPr id="1528357004"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800F711" w14:textId="147F2FC8" w:rsidR="00392486" w:rsidRPr="00807CBD" w:rsidRDefault="00392486" w:rsidP="00392486">
                            <w:pPr>
                              <w:pStyle w:val="Caption"/>
                              <w:rPr>
                                <w:color w:val="000000" w:themeColor="text1"/>
                              </w:rPr>
                            </w:pPr>
                            <w:r>
                              <w:t xml:space="preserve">Figure </w:t>
                            </w:r>
                            <w:fldSimple w:instr=" SEQ Figure \* ARABIC ">
                              <w:r w:rsidR="005D2E52">
                                <w:rPr>
                                  <w:noProof/>
                                </w:rPr>
                                <w:t>4</w:t>
                              </w:r>
                            </w:fldSimple>
                            <w:r>
                              <w:t xml:space="preserve"> -visualising a test case where DSC = 0.0000. The model struggled to detect lesions towards the base/apex regions of the prostate.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683083" id="_x0000_s1028" type="#_x0000_t202" style="position:absolute;margin-left:0;margin-top:407.5pt;width:451.3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R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" stroked="f">
                <v:textbox style="mso-fit-shape-to-text:t" inset="0,0,0,0">
                  <w:txbxContent>
                    <w:p w14:paraId="2800F711" w14:textId="147F2FC8" w:rsidR="00392486" w:rsidRPr="00807CBD" w:rsidRDefault="00392486" w:rsidP="00392486">
                      <w:pPr>
                        <w:pStyle w:val="Caption"/>
                        <w:rPr>
                          <w:color w:val="000000" w:themeColor="text1"/>
                        </w:rPr>
                      </w:pPr>
                      <w:r>
                        <w:t xml:space="preserve">Figure </w:t>
                      </w:r>
                      <w:fldSimple w:instr=" SEQ Figure \* ARABIC ">
                        <w:r w:rsidR="005D2E52">
                          <w:rPr>
                            <w:noProof/>
                          </w:rPr>
                          <w:t>4</w:t>
                        </w:r>
                      </w:fldSimple>
                      <w:r>
                        <w:t xml:space="preserve"> -visualising a test case where DSC = 0.0000. The model struggled to detect lesions towards the base/apex regions of the prostate.</w:t>
                      </w:r>
                    </w:p>
                  </w:txbxContent>
                </v:textbox>
                <w10:wrap type="topAndBottom"/>
              </v:shape>
            </w:pict>
          </mc:Fallback>
        </mc:AlternateContent>
      </w:r>
      <w:r w:rsidR="0024408C" w:rsidRPr="0024408C">
        <w:rPr>
          <w:noProof/>
          <w:color w:val="000000" w:themeColor="text1"/>
          <w:sz w:val="24"/>
          <w:szCs w:val="24"/>
        </w:rPr>
        <w:drawing>
          <wp:anchor distT="0" distB="0" distL="114300" distR="114300" simplePos="0" relativeHeight="251634176" behindDoc="0" locked="0" layoutInCell="1" allowOverlap="1" wp14:anchorId="21362186" wp14:editId="0312B292">
            <wp:simplePos x="0" y="0"/>
            <wp:positionH relativeFrom="margin">
              <wp:align>left</wp:align>
            </wp:positionH>
            <wp:positionV relativeFrom="paragraph">
              <wp:posOffset>1313180</wp:posOffset>
            </wp:positionV>
            <wp:extent cx="5731510" cy="3804920"/>
            <wp:effectExtent l="0" t="0" r="2540" b="5080"/>
            <wp:wrapTopAndBottom/>
            <wp:docPr id="6" name="Picture 5" descr="A collage of different shades of blue&#10;&#10;AI-generated content may be incorrect.">
              <a:extLst xmlns:a="http://schemas.openxmlformats.org/drawingml/2006/main">
                <a:ext uri="{FF2B5EF4-FFF2-40B4-BE49-F238E27FC236}">
                  <a16:creationId xmlns:a16="http://schemas.microsoft.com/office/drawing/2014/main" id="{E26AE4F4-9592-D126-E2DC-164CF7D622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collage of different shades of blue&#10;&#10;AI-generated content may be incorrect.">
                      <a:extLst>
                        <a:ext uri="{FF2B5EF4-FFF2-40B4-BE49-F238E27FC236}">
                          <a16:creationId xmlns:a16="http://schemas.microsoft.com/office/drawing/2014/main" id="{E26AE4F4-9592-D126-E2DC-164CF7D6226F}"/>
                        </a:ext>
                      </a:extLst>
                    </pic:cNvPr>
                    <pic:cNvPicPr>
                      <a:picLocks noChangeAspect="1"/>
                    </pic:cNvPicPr>
                  </pic:nvPicPr>
                  <pic:blipFill>
                    <a:blip r:embed="rId13"/>
                    <a:stretch>
                      <a:fillRect/>
                    </a:stretch>
                  </pic:blipFill>
                  <pic:spPr>
                    <a:xfrm>
                      <a:off x="0" y="0"/>
                      <a:ext cx="5731510" cy="3804920"/>
                    </a:xfrm>
                    <a:prstGeom prst="rect">
                      <a:avLst/>
                    </a:prstGeom>
                  </pic:spPr>
                </pic:pic>
              </a:graphicData>
            </a:graphic>
          </wp:anchor>
        </w:drawing>
      </w:r>
      <w:r w:rsidR="00A97AC5" w:rsidRPr="00104505">
        <w:rPr>
          <w:color w:val="000000" w:themeColor="text1"/>
          <w:sz w:val="24"/>
          <w:szCs w:val="24"/>
        </w:rPr>
        <w:t>Most of the DSC = 0 cases were due to false negatives, i.e., the model output was zero lesion mask but one or more lesions were present in the ground truth. These failures were particularly prevalent in lesions at the base or apex of the prostate, which are anatomically challenging and tend to be plagued by reduced image contrast. In other instances, the lesions were very small or occurred subtly, and hence were hard for the model to identify with high confidence.</w:t>
      </w:r>
    </w:p>
    <w:p w14:paraId="1A2201E7" w14:textId="3AB6F94A" w:rsidR="002F6C26" w:rsidRDefault="002F6C26" w:rsidP="00A97AC5">
      <w:pPr>
        <w:rPr>
          <w:color w:val="000000" w:themeColor="text1"/>
          <w:sz w:val="24"/>
          <w:szCs w:val="24"/>
        </w:rPr>
      </w:pPr>
    </w:p>
    <w:p w14:paraId="2B27C361" w14:textId="77777777" w:rsidR="002F6C26" w:rsidRDefault="002F6C26" w:rsidP="00A97AC5">
      <w:pPr>
        <w:rPr>
          <w:color w:val="000000" w:themeColor="text1"/>
          <w:sz w:val="24"/>
          <w:szCs w:val="24"/>
        </w:rPr>
      </w:pPr>
    </w:p>
    <w:p w14:paraId="3DB61084" w14:textId="77777777" w:rsidR="002F6C26" w:rsidRDefault="002F6C26" w:rsidP="00A97AC5">
      <w:pPr>
        <w:rPr>
          <w:color w:val="000000" w:themeColor="text1"/>
          <w:sz w:val="24"/>
          <w:szCs w:val="24"/>
        </w:rPr>
      </w:pPr>
    </w:p>
    <w:p w14:paraId="0FEB7F06" w14:textId="632ECA61" w:rsidR="00F53D44" w:rsidRPr="00F53D44" w:rsidRDefault="00F53D44" w:rsidP="00F53D44">
      <w:pPr>
        <w:rPr>
          <w:color w:val="000000" w:themeColor="text1"/>
          <w:sz w:val="24"/>
          <w:szCs w:val="24"/>
        </w:rPr>
      </w:pPr>
    </w:p>
    <w:p w14:paraId="30300E76" w14:textId="77777777" w:rsidR="009279D9" w:rsidRDefault="009279D9" w:rsidP="00AE1CC2">
      <w:pPr>
        <w:pStyle w:val="ListParagraph"/>
        <w:rPr>
          <w:color w:val="000000" w:themeColor="text1"/>
          <w:sz w:val="24"/>
          <w:szCs w:val="24"/>
        </w:rPr>
      </w:pPr>
    </w:p>
    <w:p w14:paraId="3B0B2AC5" w14:textId="77777777" w:rsidR="009279D9" w:rsidRDefault="009279D9" w:rsidP="00AE1CC2">
      <w:pPr>
        <w:pStyle w:val="ListParagraph"/>
        <w:rPr>
          <w:color w:val="000000" w:themeColor="text1"/>
          <w:sz w:val="24"/>
          <w:szCs w:val="24"/>
        </w:rPr>
      </w:pPr>
    </w:p>
    <w:p w14:paraId="31475CA3" w14:textId="77777777" w:rsidR="009279D9" w:rsidRDefault="009279D9" w:rsidP="005D2E52">
      <w:pPr>
        <w:pStyle w:val="ListParagraph"/>
        <w:rPr>
          <w:color w:val="000000" w:themeColor="text1"/>
          <w:sz w:val="24"/>
          <w:szCs w:val="24"/>
        </w:rPr>
      </w:pPr>
    </w:p>
    <w:p w14:paraId="04870CB8" w14:textId="5793373C" w:rsidR="009279D9" w:rsidRDefault="009279D9" w:rsidP="009279D9">
      <w:pPr>
        <w:pStyle w:val="ListParagraph"/>
        <w:rPr>
          <w:color w:val="000000" w:themeColor="text1"/>
          <w:sz w:val="24"/>
          <w:szCs w:val="24"/>
        </w:rPr>
      </w:pPr>
      <w:r>
        <w:rPr>
          <w:noProof/>
        </w:rPr>
        <w:lastRenderedPageBreak/>
        <mc:AlternateContent>
          <mc:Choice Requires="wps">
            <w:drawing>
              <wp:anchor distT="0" distB="0" distL="114300" distR="114300" simplePos="0" relativeHeight="251707904" behindDoc="0" locked="0" layoutInCell="1" allowOverlap="1" wp14:anchorId="7EFED379" wp14:editId="45D6CE21">
                <wp:simplePos x="0" y="0"/>
                <wp:positionH relativeFrom="margin">
                  <wp:align>right</wp:align>
                </wp:positionH>
                <wp:positionV relativeFrom="paragraph">
                  <wp:posOffset>8021320</wp:posOffset>
                </wp:positionV>
                <wp:extent cx="5731510" cy="635"/>
                <wp:effectExtent l="0" t="0" r="2540" b="0"/>
                <wp:wrapTopAndBottom/>
                <wp:docPr id="1687970752"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6C7131D" w14:textId="6FB130FA" w:rsidR="009279D9" w:rsidRPr="00594AC1" w:rsidRDefault="009279D9" w:rsidP="009279D9">
                            <w:pPr>
                              <w:pStyle w:val="Caption"/>
                              <w:rPr>
                                <w:color w:val="000000" w:themeColor="text1"/>
                              </w:rPr>
                            </w:pPr>
                            <w:r>
                              <w:t xml:space="preserve">Figure </w:t>
                            </w:r>
                            <w:r w:rsidR="00AE1CC2">
                              <w:t>6</w:t>
                            </w:r>
                            <w:r>
                              <w:t xml:space="preserve"> - </w:t>
                            </w:r>
                            <w:r w:rsidRPr="005135B6">
                              <w:t>Visualising a test case where DSC = 0.0000. The model struggled to detect</w:t>
                            </w:r>
                            <w:r>
                              <w:t xml:space="preserve"> particularly small/early stage </w:t>
                            </w:r>
                            <w:r w:rsidRPr="005135B6">
                              <w:t xml:space="preserve"> lesions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FED379" id="_x0000_s1029" type="#_x0000_t202" style="position:absolute;left:0;text-align:left;margin-left:400.1pt;margin-top:631.6pt;width:451.3pt;height:.05pt;z-index:2517079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r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9ez+YxCkmI31/N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" stroked="f">
                <v:textbox style="mso-fit-shape-to-text:t" inset="0,0,0,0">
                  <w:txbxContent>
                    <w:p w14:paraId="26C7131D" w14:textId="6FB130FA" w:rsidR="009279D9" w:rsidRPr="00594AC1" w:rsidRDefault="009279D9" w:rsidP="009279D9">
                      <w:pPr>
                        <w:pStyle w:val="Caption"/>
                        <w:rPr>
                          <w:color w:val="000000" w:themeColor="text1"/>
                        </w:rPr>
                      </w:pPr>
                      <w:r>
                        <w:t xml:space="preserve">Figure </w:t>
                      </w:r>
                      <w:r w:rsidR="00AE1CC2">
                        <w:t>6</w:t>
                      </w:r>
                      <w:r>
                        <w:t xml:space="preserve"> - </w:t>
                      </w:r>
                      <w:r w:rsidRPr="005135B6">
                        <w:t>Visualising a test case where DSC = 0.0000. The model struggled to detect</w:t>
                      </w:r>
                      <w:r>
                        <w:t xml:space="preserve"> particularly small/early stage </w:t>
                      </w:r>
                      <w:r w:rsidRPr="005135B6">
                        <w:t xml:space="preserve"> lesions</w:t>
                      </w:r>
                    </w:p>
                  </w:txbxContent>
                </v:textbox>
                <w10:wrap type="topAndBottom" anchorx="margin"/>
              </v:shape>
            </w:pict>
          </mc:Fallback>
        </mc:AlternateContent>
      </w:r>
      <w:r w:rsidRPr="00F53D44">
        <w:rPr>
          <w:noProof/>
          <w:color w:val="000000" w:themeColor="text1"/>
          <w:sz w:val="24"/>
          <w:szCs w:val="24"/>
        </w:rPr>
        <w:drawing>
          <wp:anchor distT="0" distB="0" distL="114300" distR="114300" simplePos="0" relativeHeight="251700736" behindDoc="0" locked="0" layoutInCell="1" allowOverlap="1" wp14:anchorId="1376FE4D" wp14:editId="17C904D9">
            <wp:simplePos x="0" y="0"/>
            <wp:positionH relativeFrom="margin">
              <wp:align>right</wp:align>
            </wp:positionH>
            <wp:positionV relativeFrom="paragraph">
              <wp:posOffset>4145915</wp:posOffset>
            </wp:positionV>
            <wp:extent cx="5731510" cy="3782695"/>
            <wp:effectExtent l="0" t="0" r="2540" b="8255"/>
            <wp:wrapTopAndBottom/>
            <wp:docPr id="1079978932" name="Picture 1" descr="A collage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78932" name="Picture 1" descr="A collage of different colors&#10;&#10;AI-generated content may be incorrect."/>
                    <pic:cNvPicPr/>
                  </pic:nvPicPr>
                  <pic:blipFill>
                    <a:blip r:embed="rId14"/>
                    <a:stretch>
                      <a:fillRect/>
                    </a:stretch>
                  </pic:blipFill>
                  <pic:spPr>
                    <a:xfrm>
                      <a:off x="0" y="0"/>
                      <a:ext cx="5731510" cy="3782695"/>
                    </a:xfrm>
                    <a:prstGeom prst="rect">
                      <a:avLst/>
                    </a:prstGeom>
                  </pic:spPr>
                </pic:pic>
              </a:graphicData>
            </a:graphic>
          </wp:anchor>
        </w:drawing>
      </w:r>
      <w:r w:rsidR="00392486">
        <w:rPr>
          <w:noProof/>
        </w:rPr>
        <mc:AlternateContent>
          <mc:Choice Requires="wps">
            <w:drawing>
              <wp:anchor distT="0" distB="0" distL="114300" distR="114300" simplePos="0" relativeHeight="251702784" behindDoc="0" locked="0" layoutInCell="1" allowOverlap="1" wp14:anchorId="5E641EBD" wp14:editId="1778C79C">
                <wp:simplePos x="0" y="0"/>
                <wp:positionH relativeFrom="column">
                  <wp:posOffset>-1270</wp:posOffset>
                </wp:positionH>
                <wp:positionV relativeFrom="paragraph">
                  <wp:posOffset>3887470</wp:posOffset>
                </wp:positionV>
                <wp:extent cx="5731510" cy="635"/>
                <wp:effectExtent l="0" t="0" r="0" b="0"/>
                <wp:wrapTopAndBottom/>
                <wp:docPr id="1053219064"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40EDC5D" w14:textId="4576CEDE" w:rsidR="00392486" w:rsidRPr="006D1385" w:rsidRDefault="00392486" w:rsidP="00392486">
                            <w:pPr>
                              <w:pStyle w:val="Caption"/>
                              <w:rPr>
                                <w:color w:val="000000" w:themeColor="text1"/>
                              </w:rPr>
                            </w:pPr>
                            <w:r>
                              <w:t>Figure</w:t>
                            </w:r>
                            <w:r w:rsidR="00AE1CC2">
                              <w:t xml:space="preserve"> 5</w:t>
                            </w:r>
                            <w:r>
                              <w:t xml:space="preserve"> - Visualising a test case where DSC = 0.0000. The model struggled to detect lesions of multiple foci.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641EBD" id="_x0000_s1030" type="#_x0000_t202" style="position:absolute;left:0;text-align:left;margin-left:-.1pt;margin-top:306.1pt;width:451.3pt;height:.05pt;z-index:251702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" stroked="f">
                <v:textbox style="mso-fit-shape-to-text:t" inset="0,0,0,0">
                  <w:txbxContent>
                    <w:p w14:paraId="440EDC5D" w14:textId="4576CEDE" w:rsidR="00392486" w:rsidRPr="006D1385" w:rsidRDefault="00392486" w:rsidP="00392486">
                      <w:pPr>
                        <w:pStyle w:val="Caption"/>
                        <w:rPr>
                          <w:color w:val="000000" w:themeColor="text1"/>
                        </w:rPr>
                      </w:pPr>
                      <w:r>
                        <w:t>Figure</w:t>
                      </w:r>
                      <w:r w:rsidR="00AE1CC2">
                        <w:t xml:space="preserve"> 5</w:t>
                      </w:r>
                      <w:r>
                        <w:t xml:space="preserve"> - Visualising a test case where DSC = 0.0000. The model struggled to detect lesions of multiple foci.</w:t>
                      </w:r>
                    </w:p>
                  </w:txbxContent>
                </v:textbox>
                <w10:wrap type="topAndBottom"/>
              </v:shape>
            </w:pict>
          </mc:Fallback>
        </mc:AlternateContent>
      </w:r>
      <w:r w:rsidR="002F6C26" w:rsidRPr="002F6C26">
        <w:rPr>
          <w:noProof/>
          <w:color w:val="000000" w:themeColor="text1"/>
          <w:sz w:val="24"/>
          <w:szCs w:val="24"/>
        </w:rPr>
        <w:drawing>
          <wp:anchor distT="0" distB="0" distL="114300" distR="114300" simplePos="0" relativeHeight="251646464" behindDoc="0" locked="0" layoutInCell="1" allowOverlap="1" wp14:anchorId="3CF8A915" wp14:editId="798CFD12">
            <wp:simplePos x="0" y="0"/>
            <wp:positionH relativeFrom="margin">
              <wp:align>center</wp:align>
            </wp:positionH>
            <wp:positionV relativeFrom="paragraph">
              <wp:posOffset>424</wp:posOffset>
            </wp:positionV>
            <wp:extent cx="5731510" cy="3830320"/>
            <wp:effectExtent l="0" t="0" r="2540" b="0"/>
            <wp:wrapTopAndBottom/>
            <wp:docPr id="8" name="Picture 7" descr="A collage of images of a person's face&#10;&#10;AI-generated content may be incorrect.">
              <a:extLst xmlns:a="http://schemas.openxmlformats.org/drawingml/2006/main">
                <a:ext uri="{FF2B5EF4-FFF2-40B4-BE49-F238E27FC236}">
                  <a16:creationId xmlns:a16="http://schemas.microsoft.com/office/drawing/2014/main" id="{46EA6279-4652-7F50-2730-8E73E1CB2B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collage of images of a person's face&#10;&#10;AI-generated content may be incorrect.">
                      <a:extLst>
                        <a:ext uri="{FF2B5EF4-FFF2-40B4-BE49-F238E27FC236}">
                          <a16:creationId xmlns:a16="http://schemas.microsoft.com/office/drawing/2014/main" id="{46EA6279-4652-7F50-2730-8E73E1CB2B5C}"/>
                        </a:ext>
                      </a:extLst>
                    </pic:cNvPr>
                    <pic:cNvPicPr>
                      <a:picLocks noChangeAspect="1"/>
                    </pic:cNvPicPr>
                  </pic:nvPicPr>
                  <pic:blipFill>
                    <a:blip r:embed="rId15"/>
                    <a:stretch>
                      <a:fillRect/>
                    </a:stretch>
                  </pic:blipFill>
                  <pic:spPr>
                    <a:xfrm>
                      <a:off x="0" y="0"/>
                      <a:ext cx="5731510" cy="3830320"/>
                    </a:xfrm>
                    <a:prstGeom prst="rect">
                      <a:avLst/>
                    </a:prstGeom>
                  </pic:spPr>
                </pic:pic>
              </a:graphicData>
            </a:graphic>
          </wp:anchor>
        </w:drawing>
      </w:r>
    </w:p>
    <w:p w14:paraId="02074310" w14:textId="756BC854" w:rsidR="00F53D44" w:rsidRDefault="00A97AC5" w:rsidP="009279D9">
      <w:pPr>
        <w:pStyle w:val="ListParagraph"/>
        <w:numPr>
          <w:ilvl w:val="0"/>
          <w:numId w:val="3"/>
        </w:numPr>
        <w:rPr>
          <w:color w:val="000000" w:themeColor="text1"/>
          <w:sz w:val="24"/>
          <w:szCs w:val="24"/>
        </w:rPr>
      </w:pPr>
      <w:r w:rsidRPr="00104505">
        <w:rPr>
          <w:color w:val="000000" w:themeColor="text1"/>
          <w:sz w:val="24"/>
          <w:szCs w:val="24"/>
        </w:rPr>
        <w:t>Partial Segmentations (Low Dice ≈ 0.2)</w:t>
      </w:r>
      <w:r w:rsidR="00CB298F">
        <w:rPr>
          <w:color w:val="000000" w:themeColor="text1"/>
          <w:sz w:val="24"/>
          <w:szCs w:val="24"/>
        </w:rPr>
        <w:t xml:space="preserve"> – see Figure 7 for an example</w:t>
      </w:r>
    </w:p>
    <w:p w14:paraId="278912A8" w14:textId="18E838AE" w:rsidR="00A97AC5" w:rsidRDefault="005D2E52" w:rsidP="00A97AC5">
      <w:pPr>
        <w:rPr>
          <w:color w:val="000000" w:themeColor="text1"/>
          <w:sz w:val="24"/>
          <w:szCs w:val="24"/>
        </w:rPr>
      </w:pPr>
      <w:r>
        <w:rPr>
          <w:noProof/>
        </w:rPr>
        <w:lastRenderedPageBreak/>
        <mc:AlternateContent>
          <mc:Choice Requires="wps">
            <w:drawing>
              <wp:anchor distT="0" distB="0" distL="114300" distR="114300" simplePos="0" relativeHeight="251691008" behindDoc="0" locked="0" layoutInCell="1" allowOverlap="1" wp14:anchorId="1FD3329F" wp14:editId="1E28F48A">
                <wp:simplePos x="0" y="0"/>
                <wp:positionH relativeFrom="column">
                  <wp:posOffset>0</wp:posOffset>
                </wp:positionH>
                <wp:positionV relativeFrom="paragraph">
                  <wp:posOffset>5156200</wp:posOffset>
                </wp:positionV>
                <wp:extent cx="5725795" cy="635"/>
                <wp:effectExtent l="0" t="0" r="0" b="0"/>
                <wp:wrapTopAndBottom/>
                <wp:docPr id="1607408438" name="Text Box 1"/>
                <wp:cNvGraphicFramePr/>
                <a:graphic xmlns:a="http://schemas.openxmlformats.org/drawingml/2006/main">
                  <a:graphicData uri="http://schemas.microsoft.com/office/word/2010/wordprocessingShape">
                    <wps:wsp>
                      <wps:cNvSpPr txBox="1"/>
                      <wps:spPr>
                        <a:xfrm>
                          <a:off x="0" y="0"/>
                          <a:ext cx="5725795" cy="635"/>
                        </a:xfrm>
                        <a:prstGeom prst="rect">
                          <a:avLst/>
                        </a:prstGeom>
                        <a:solidFill>
                          <a:prstClr val="white"/>
                        </a:solidFill>
                        <a:ln>
                          <a:noFill/>
                        </a:ln>
                      </wps:spPr>
                      <wps:txbx>
                        <w:txbxContent>
                          <w:p w14:paraId="6F2C7DEF" w14:textId="170368B4" w:rsidR="005D2E52" w:rsidRPr="001E0485" w:rsidRDefault="005D2E52" w:rsidP="005D2E52">
                            <w:pPr>
                              <w:pStyle w:val="Caption"/>
                              <w:rPr>
                                <w:color w:val="000000" w:themeColor="text1"/>
                              </w:rPr>
                            </w:pPr>
                            <w:r>
                              <w:t xml:space="preserve">Figure </w:t>
                            </w:r>
                            <w:fldSimple w:instr=" SEQ Figure \* ARABIC ">
                              <w:r>
                                <w:rPr>
                                  <w:noProof/>
                                </w:rPr>
                                <w:t>7</w:t>
                              </w:r>
                            </w:fldSimple>
                            <w:r w:rsidR="00AE1CC2">
                              <w:t xml:space="preserve"> – Visualising a test case where DSC = </w:t>
                            </w:r>
                            <w:r w:rsidR="003433D2">
                              <w:t xml:space="preserve">0.1719. The model struggled with </w:t>
                            </w:r>
                            <w:r w:rsidR="004B44CF">
                              <w:t xml:space="preserve">identifying </w:t>
                            </w:r>
                            <w:r w:rsidR="006141AE">
                              <w:t>multiple lesions</w:t>
                            </w:r>
                            <w:r w:rsidR="00066821">
                              <w:t>, predicting one foci out of the two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D3329F" id="_x0000_s1031" type="#_x0000_t202" style="position:absolute;margin-left:0;margin-top:406pt;width:450.8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" stroked="f">
                <v:textbox style="mso-fit-shape-to-text:t" inset="0,0,0,0">
                  <w:txbxContent>
                    <w:p w14:paraId="6F2C7DEF" w14:textId="170368B4" w:rsidR="005D2E52" w:rsidRPr="001E0485" w:rsidRDefault="005D2E52" w:rsidP="005D2E52">
                      <w:pPr>
                        <w:pStyle w:val="Caption"/>
                        <w:rPr>
                          <w:color w:val="000000" w:themeColor="text1"/>
                        </w:rPr>
                      </w:pPr>
                      <w:r>
                        <w:t xml:space="preserve">Figure </w:t>
                      </w:r>
                      <w:fldSimple w:instr=" SEQ Figure \* ARABIC ">
                        <w:r>
                          <w:rPr>
                            <w:noProof/>
                          </w:rPr>
                          <w:t>7</w:t>
                        </w:r>
                      </w:fldSimple>
                      <w:r w:rsidR="00AE1CC2">
                        <w:t xml:space="preserve"> – Visualising a test case where DSC = </w:t>
                      </w:r>
                      <w:r w:rsidR="003433D2">
                        <w:t xml:space="preserve">0.1719. The model struggled with </w:t>
                      </w:r>
                      <w:r w:rsidR="004B44CF">
                        <w:t xml:space="preserve">identifying </w:t>
                      </w:r>
                      <w:r w:rsidR="006141AE">
                        <w:t>multiple lesions</w:t>
                      </w:r>
                      <w:r w:rsidR="00066821">
                        <w:t>, predicting one foci out of the two</w:t>
                      </w:r>
                    </w:p>
                  </w:txbxContent>
                </v:textbox>
                <w10:wrap type="topAndBottom"/>
              </v:shape>
            </w:pict>
          </mc:Fallback>
        </mc:AlternateContent>
      </w:r>
      <w:r w:rsidR="00A10AE3" w:rsidRPr="00B87FA8">
        <w:rPr>
          <w:noProof/>
          <w:color w:val="000000" w:themeColor="text1"/>
          <w:sz w:val="24"/>
          <w:szCs w:val="24"/>
        </w:rPr>
        <w:drawing>
          <wp:anchor distT="0" distB="0" distL="114300" distR="114300" simplePos="0" relativeHeight="251667968" behindDoc="0" locked="0" layoutInCell="1" allowOverlap="1" wp14:anchorId="7CF1B711" wp14:editId="37256361">
            <wp:simplePos x="0" y="0"/>
            <wp:positionH relativeFrom="margin">
              <wp:align>left</wp:align>
            </wp:positionH>
            <wp:positionV relativeFrom="paragraph">
              <wp:posOffset>1256847</wp:posOffset>
            </wp:positionV>
            <wp:extent cx="5725795" cy="3842385"/>
            <wp:effectExtent l="0" t="0" r="8255" b="5715"/>
            <wp:wrapTopAndBottom/>
            <wp:docPr id="815758584" name="Picture 5" descr="A collage of images of different colors&#10;&#10;AI-generated content may be incorrect.">
              <a:extLst xmlns:a="http://schemas.openxmlformats.org/drawingml/2006/main">
                <a:ext uri="{FF2B5EF4-FFF2-40B4-BE49-F238E27FC236}">
                  <a16:creationId xmlns:a16="http://schemas.microsoft.com/office/drawing/2014/main" id="{F381F5AE-4091-4F0F-BB4D-C060014604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58584" name="Picture 5" descr="A collage of images of different colors&#10;&#10;AI-generated content may be incorrect.">
                      <a:extLst>
                        <a:ext uri="{FF2B5EF4-FFF2-40B4-BE49-F238E27FC236}">
                          <a16:creationId xmlns:a16="http://schemas.microsoft.com/office/drawing/2014/main" id="{F381F5AE-4091-4F0F-BB4D-C060014604F5}"/>
                        </a:ext>
                      </a:extLst>
                    </pic:cNvPr>
                    <pic:cNvPicPr>
                      <a:picLocks noChangeAspect="1"/>
                    </pic:cNvPicPr>
                  </pic:nvPicPr>
                  <pic:blipFill>
                    <a:blip r:embed="rId16"/>
                    <a:stretch>
                      <a:fillRect/>
                    </a:stretch>
                  </pic:blipFill>
                  <pic:spPr>
                    <a:xfrm>
                      <a:off x="0" y="0"/>
                      <a:ext cx="5734371" cy="3848006"/>
                    </a:xfrm>
                    <a:prstGeom prst="rect">
                      <a:avLst/>
                    </a:prstGeom>
                  </pic:spPr>
                </pic:pic>
              </a:graphicData>
            </a:graphic>
            <wp14:sizeRelH relativeFrom="margin">
              <wp14:pctWidth>0</wp14:pctWidth>
            </wp14:sizeRelH>
            <wp14:sizeRelV relativeFrom="margin">
              <wp14:pctHeight>0</wp14:pctHeight>
            </wp14:sizeRelV>
          </wp:anchor>
        </w:drawing>
      </w:r>
      <w:r w:rsidR="00A97AC5" w:rsidRPr="00104505">
        <w:rPr>
          <w:color w:val="000000" w:themeColor="text1"/>
          <w:sz w:val="24"/>
          <w:szCs w:val="24"/>
        </w:rPr>
        <w:t>At the lower peak of the distribution (~0.2 DSC), the model was likely to detect a lesion but not segment it well, capturing only a fraction of the lesion or one of several foci. This was particularly observed in multifocal disease, in which the model either captured only one lesion or detected isolated areas that did not significantly overlap with the ground truth.</w:t>
      </w:r>
      <w:r w:rsidR="000306D6">
        <w:rPr>
          <w:color w:val="000000" w:themeColor="text1"/>
          <w:sz w:val="24"/>
          <w:szCs w:val="24"/>
        </w:rPr>
        <w:t xml:space="preserve"> Additionally, the model would over predict </w:t>
      </w:r>
      <w:r w:rsidR="00C963AF">
        <w:rPr>
          <w:color w:val="000000" w:themeColor="text1"/>
          <w:sz w:val="24"/>
          <w:szCs w:val="24"/>
        </w:rPr>
        <w:t>lesions, detecting lesions that don’t exist.</w:t>
      </w:r>
    </w:p>
    <w:p w14:paraId="4150E0E7" w14:textId="28802485" w:rsidR="00B87FA8" w:rsidRDefault="00B87FA8" w:rsidP="00A97AC5">
      <w:pPr>
        <w:rPr>
          <w:color w:val="000000" w:themeColor="text1"/>
          <w:sz w:val="24"/>
          <w:szCs w:val="24"/>
        </w:rPr>
      </w:pPr>
    </w:p>
    <w:p w14:paraId="0B548399" w14:textId="6F96AD2D" w:rsidR="00A10AE3" w:rsidRDefault="00A10AE3" w:rsidP="00A97AC5">
      <w:pPr>
        <w:rPr>
          <w:color w:val="000000" w:themeColor="text1"/>
          <w:sz w:val="24"/>
          <w:szCs w:val="24"/>
        </w:rPr>
      </w:pPr>
    </w:p>
    <w:p w14:paraId="24FBFFFE" w14:textId="77777777" w:rsidR="00A10AE3" w:rsidRDefault="00A10AE3" w:rsidP="00A97AC5">
      <w:pPr>
        <w:rPr>
          <w:color w:val="000000" w:themeColor="text1"/>
          <w:sz w:val="24"/>
          <w:szCs w:val="24"/>
        </w:rPr>
      </w:pPr>
    </w:p>
    <w:p w14:paraId="5D7F3057" w14:textId="77777777" w:rsidR="00A10AE3" w:rsidRDefault="00A10AE3" w:rsidP="00A97AC5">
      <w:pPr>
        <w:rPr>
          <w:color w:val="000000" w:themeColor="text1"/>
          <w:sz w:val="24"/>
          <w:szCs w:val="24"/>
        </w:rPr>
      </w:pPr>
    </w:p>
    <w:p w14:paraId="6D472E45" w14:textId="77777777" w:rsidR="00A10AE3" w:rsidRDefault="00A10AE3" w:rsidP="00A97AC5">
      <w:pPr>
        <w:rPr>
          <w:color w:val="000000" w:themeColor="text1"/>
          <w:sz w:val="24"/>
          <w:szCs w:val="24"/>
        </w:rPr>
      </w:pPr>
    </w:p>
    <w:p w14:paraId="12D0FEC9" w14:textId="77777777" w:rsidR="00A10AE3" w:rsidRDefault="00A10AE3" w:rsidP="00A97AC5">
      <w:pPr>
        <w:rPr>
          <w:color w:val="000000" w:themeColor="text1"/>
          <w:sz w:val="24"/>
          <w:szCs w:val="24"/>
        </w:rPr>
      </w:pPr>
    </w:p>
    <w:p w14:paraId="69CDA26B" w14:textId="77777777" w:rsidR="00A10AE3" w:rsidRDefault="00A10AE3" w:rsidP="00A97AC5">
      <w:pPr>
        <w:rPr>
          <w:color w:val="000000" w:themeColor="text1"/>
          <w:sz w:val="24"/>
          <w:szCs w:val="24"/>
        </w:rPr>
      </w:pPr>
    </w:p>
    <w:p w14:paraId="00711616" w14:textId="77777777" w:rsidR="00A10AE3" w:rsidRDefault="00A10AE3" w:rsidP="00A97AC5">
      <w:pPr>
        <w:rPr>
          <w:color w:val="000000" w:themeColor="text1"/>
          <w:sz w:val="24"/>
          <w:szCs w:val="24"/>
        </w:rPr>
      </w:pPr>
    </w:p>
    <w:p w14:paraId="0D8650A7" w14:textId="77777777" w:rsidR="00A10AE3" w:rsidRDefault="00A10AE3" w:rsidP="00A97AC5">
      <w:pPr>
        <w:rPr>
          <w:color w:val="000000" w:themeColor="text1"/>
          <w:sz w:val="24"/>
          <w:szCs w:val="24"/>
        </w:rPr>
      </w:pPr>
    </w:p>
    <w:p w14:paraId="0A1141BB" w14:textId="77777777" w:rsidR="00A10AE3" w:rsidRDefault="00A10AE3" w:rsidP="00A97AC5">
      <w:pPr>
        <w:rPr>
          <w:color w:val="000000" w:themeColor="text1"/>
          <w:sz w:val="24"/>
          <w:szCs w:val="24"/>
        </w:rPr>
      </w:pPr>
    </w:p>
    <w:p w14:paraId="283E7A2E" w14:textId="77777777" w:rsidR="00A10AE3" w:rsidRPr="00104505" w:rsidRDefault="00A10AE3" w:rsidP="00A97AC5">
      <w:pPr>
        <w:rPr>
          <w:color w:val="000000" w:themeColor="text1"/>
          <w:sz w:val="24"/>
          <w:szCs w:val="24"/>
        </w:rPr>
      </w:pPr>
    </w:p>
    <w:p w14:paraId="509D9165" w14:textId="318A500A" w:rsidR="00A97AC5" w:rsidRPr="00066821" w:rsidRDefault="00A97AC5" w:rsidP="00A97AC5">
      <w:pPr>
        <w:pStyle w:val="ListParagraph"/>
        <w:numPr>
          <w:ilvl w:val="0"/>
          <w:numId w:val="3"/>
        </w:numPr>
        <w:rPr>
          <w:sz w:val="24"/>
          <w:szCs w:val="24"/>
        </w:rPr>
      </w:pPr>
      <w:r w:rsidRPr="00066821">
        <w:rPr>
          <w:sz w:val="24"/>
          <w:szCs w:val="24"/>
        </w:rPr>
        <w:lastRenderedPageBreak/>
        <w:t>False Positives (Incorrect Regions)</w:t>
      </w:r>
      <w:r w:rsidR="00CB298F">
        <w:rPr>
          <w:sz w:val="24"/>
          <w:szCs w:val="24"/>
        </w:rPr>
        <w:t xml:space="preserve"> </w:t>
      </w:r>
      <w:r w:rsidR="00CB298F">
        <w:rPr>
          <w:color w:val="000000" w:themeColor="text1"/>
          <w:sz w:val="24"/>
          <w:szCs w:val="24"/>
        </w:rPr>
        <w:t>– see Figure 8 for an example</w:t>
      </w:r>
    </w:p>
    <w:p w14:paraId="1A230048" w14:textId="6EC63842" w:rsidR="00A10AE3" w:rsidRPr="00D87AFF" w:rsidRDefault="005D2E52" w:rsidP="00A97AC5">
      <w:pPr>
        <w:rPr>
          <w:sz w:val="24"/>
          <w:szCs w:val="24"/>
        </w:rPr>
      </w:pPr>
      <w:r w:rsidRPr="00066821">
        <w:rPr>
          <w:noProof/>
        </w:rPr>
        <mc:AlternateContent>
          <mc:Choice Requires="wps">
            <w:drawing>
              <wp:anchor distT="0" distB="0" distL="114300" distR="114300" simplePos="0" relativeHeight="251729408" behindDoc="0" locked="0" layoutInCell="1" allowOverlap="1" wp14:anchorId="75BFA35C" wp14:editId="426CF9FE">
                <wp:simplePos x="0" y="0"/>
                <wp:positionH relativeFrom="column">
                  <wp:posOffset>0</wp:posOffset>
                </wp:positionH>
                <wp:positionV relativeFrom="paragraph">
                  <wp:posOffset>4881245</wp:posOffset>
                </wp:positionV>
                <wp:extent cx="5737860" cy="635"/>
                <wp:effectExtent l="0" t="0" r="0" b="0"/>
                <wp:wrapTopAndBottom/>
                <wp:docPr id="694009757" name="Text Box 1"/>
                <wp:cNvGraphicFramePr/>
                <a:graphic xmlns:a="http://schemas.openxmlformats.org/drawingml/2006/main">
                  <a:graphicData uri="http://schemas.microsoft.com/office/word/2010/wordprocessingShape">
                    <wps:wsp>
                      <wps:cNvSpPr txBox="1"/>
                      <wps:spPr>
                        <a:xfrm>
                          <a:off x="0" y="0"/>
                          <a:ext cx="5737860" cy="635"/>
                        </a:xfrm>
                        <a:prstGeom prst="rect">
                          <a:avLst/>
                        </a:prstGeom>
                        <a:solidFill>
                          <a:prstClr val="white"/>
                        </a:solidFill>
                        <a:ln>
                          <a:noFill/>
                        </a:ln>
                      </wps:spPr>
                      <wps:txbx>
                        <w:txbxContent>
                          <w:p w14:paraId="36C39919" w14:textId="28E0D1C2" w:rsidR="005D2E52" w:rsidRPr="005D71FF" w:rsidRDefault="005D2E52" w:rsidP="005D2E52">
                            <w:pPr>
                              <w:pStyle w:val="Caption"/>
                              <w:rPr>
                                <w:color w:val="000000" w:themeColor="text1"/>
                              </w:rPr>
                            </w:pPr>
                            <w:r>
                              <w:t xml:space="preserve">Figure </w:t>
                            </w:r>
                            <w:fldSimple w:instr=" SEQ Figure \* ARABIC ">
                              <w:r>
                                <w:rPr>
                                  <w:noProof/>
                                </w:rPr>
                                <w:t>8</w:t>
                              </w:r>
                            </w:fldSimple>
                            <w:r w:rsidR="0009002D">
                              <w:t xml:space="preserve"> – Visualising </w:t>
                            </w:r>
                            <w:r w:rsidR="006B70A8">
                              <w:t>a test case where the DSC = 0.4001</w:t>
                            </w:r>
                            <w:r w:rsidR="00447F6E">
                              <w:t xml:space="preserve">. The model correctly predicted the existing lesion, but over predicted </w:t>
                            </w:r>
                            <w:r w:rsidR="00D82D33">
                              <w:t>another lesion</w:t>
                            </w:r>
                            <w:r w:rsidR="00012ADA">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BFA35C" id="_x0000_s1032" type="#_x0000_t202" style="position:absolute;margin-left:0;margin-top:384.35pt;width:451.8pt;height:.05pt;z-index:251729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" stroked="f">
                <v:textbox style="mso-fit-shape-to-text:t" inset="0,0,0,0">
                  <w:txbxContent>
                    <w:p w14:paraId="36C39919" w14:textId="28E0D1C2" w:rsidR="005D2E52" w:rsidRPr="005D71FF" w:rsidRDefault="005D2E52" w:rsidP="005D2E52">
                      <w:pPr>
                        <w:pStyle w:val="Caption"/>
                        <w:rPr>
                          <w:color w:val="000000" w:themeColor="text1"/>
                        </w:rPr>
                      </w:pPr>
                      <w:r>
                        <w:t xml:space="preserve">Figure </w:t>
                      </w:r>
                      <w:fldSimple w:instr=" SEQ Figure \* ARABIC ">
                        <w:r>
                          <w:rPr>
                            <w:noProof/>
                          </w:rPr>
                          <w:t>8</w:t>
                        </w:r>
                      </w:fldSimple>
                      <w:r w:rsidR="0009002D">
                        <w:t xml:space="preserve"> – Visualising </w:t>
                      </w:r>
                      <w:r w:rsidR="006B70A8">
                        <w:t>a test case where the DSC = 0.4001</w:t>
                      </w:r>
                      <w:r w:rsidR="00447F6E">
                        <w:t xml:space="preserve">. The model correctly predicted the existing lesion, but over predicted </w:t>
                      </w:r>
                      <w:r w:rsidR="00D82D33">
                        <w:t>another lesion</w:t>
                      </w:r>
                      <w:r w:rsidR="00012ADA">
                        <w:t>.</w:t>
                      </w:r>
                    </w:p>
                  </w:txbxContent>
                </v:textbox>
                <w10:wrap type="topAndBottom"/>
              </v:shape>
            </w:pict>
          </mc:Fallback>
        </mc:AlternateContent>
      </w:r>
      <w:r w:rsidR="00A10AE3" w:rsidRPr="00066821">
        <w:rPr>
          <w:noProof/>
          <w:sz w:val="24"/>
          <w:szCs w:val="24"/>
        </w:rPr>
        <w:drawing>
          <wp:anchor distT="0" distB="0" distL="114300" distR="114300" simplePos="0" relativeHeight="251709952" behindDoc="0" locked="0" layoutInCell="1" allowOverlap="1" wp14:anchorId="19FBB870" wp14:editId="7E788236">
            <wp:simplePos x="0" y="0"/>
            <wp:positionH relativeFrom="margin">
              <wp:align>left</wp:align>
            </wp:positionH>
            <wp:positionV relativeFrom="paragraph">
              <wp:posOffset>916486</wp:posOffset>
            </wp:positionV>
            <wp:extent cx="5737860" cy="3907790"/>
            <wp:effectExtent l="0" t="0" r="0" b="0"/>
            <wp:wrapTopAndBottom/>
            <wp:docPr id="188693283" name="Picture 1" descr="A collage of images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3283" name="Picture 1" descr="A collage of images of a person's face&#10;&#10;AI-generated content may be incorrect."/>
                    <pic:cNvPicPr/>
                  </pic:nvPicPr>
                  <pic:blipFill>
                    <a:blip r:embed="rId17"/>
                    <a:stretch>
                      <a:fillRect/>
                    </a:stretch>
                  </pic:blipFill>
                  <pic:spPr>
                    <a:xfrm>
                      <a:off x="0" y="0"/>
                      <a:ext cx="5759491" cy="3922380"/>
                    </a:xfrm>
                    <a:prstGeom prst="rect">
                      <a:avLst/>
                    </a:prstGeom>
                  </pic:spPr>
                </pic:pic>
              </a:graphicData>
            </a:graphic>
            <wp14:sizeRelH relativeFrom="margin">
              <wp14:pctWidth>0</wp14:pctWidth>
            </wp14:sizeRelH>
            <wp14:sizeRelV relativeFrom="margin">
              <wp14:pctHeight>0</wp14:pctHeight>
            </wp14:sizeRelV>
          </wp:anchor>
        </w:drawing>
      </w:r>
      <w:r w:rsidR="00A97AC5" w:rsidRPr="00066821">
        <w:rPr>
          <w:sz w:val="24"/>
          <w:szCs w:val="24"/>
        </w:rPr>
        <w:t>Some of the low-scoring predictions (DSC ≈ 0.2) were due to false positives, where the model predicted lesions outside the ground truth region, mostly along the edge of the prostate. These tended to be near benign structures or motion artefacts, which can have appearance patterns close to true lesions on DWI or ADC maps.</w:t>
      </w:r>
    </w:p>
    <w:p w14:paraId="7552795F" w14:textId="55AB6C51" w:rsidR="00A97AC5" w:rsidRPr="00104505" w:rsidRDefault="00A97AC5" w:rsidP="00A97AC5">
      <w:pPr>
        <w:pStyle w:val="ListParagraph"/>
        <w:numPr>
          <w:ilvl w:val="0"/>
          <w:numId w:val="3"/>
        </w:numPr>
        <w:rPr>
          <w:color w:val="000000" w:themeColor="text1"/>
          <w:sz w:val="24"/>
          <w:szCs w:val="24"/>
        </w:rPr>
      </w:pPr>
      <w:r w:rsidRPr="00104505">
        <w:rPr>
          <w:color w:val="000000" w:themeColor="text1"/>
          <w:sz w:val="24"/>
          <w:szCs w:val="24"/>
        </w:rPr>
        <w:t>Well-Segmented Cases (Dice &gt; 0.5)</w:t>
      </w:r>
      <w:r w:rsidR="00CB298F">
        <w:rPr>
          <w:color w:val="000000" w:themeColor="text1"/>
          <w:sz w:val="24"/>
          <w:szCs w:val="24"/>
        </w:rPr>
        <w:t xml:space="preserve"> – see Figure </w:t>
      </w:r>
      <w:r w:rsidR="00CA35B5">
        <w:rPr>
          <w:color w:val="000000" w:themeColor="text1"/>
          <w:sz w:val="24"/>
          <w:szCs w:val="24"/>
        </w:rPr>
        <w:t>10</w:t>
      </w:r>
      <w:r w:rsidR="00CB298F">
        <w:rPr>
          <w:color w:val="000000" w:themeColor="text1"/>
          <w:sz w:val="24"/>
          <w:szCs w:val="24"/>
        </w:rPr>
        <w:t xml:space="preserve"> for an example</w:t>
      </w:r>
    </w:p>
    <w:p w14:paraId="4B560173" w14:textId="6734878F" w:rsidR="007C55B0" w:rsidRPr="00104505" w:rsidRDefault="00A97AC5" w:rsidP="004F3404">
      <w:pPr>
        <w:rPr>
          <w:color w:val="000000" w:themeColor="text1"/>
          <w:sz w:val="24"/>
          <w:szCs w:val="24"/>
        </w:rPr>
      </w:pPr>
      <w:r w:rsidRPr="00104505">
        <w:rPr>
          <w:color w:val="000000" w:themeColor="text1"/>
          <w:sz w:val="24"/>
          <w:szCs w:val="24"/>
        </w:rPr>
        <w:t>The top mode of the distribution (~0.5 DSC) was reported for cases where the model achieved strong overlap with the ground truth lesion, especially for mid-gland tumours with evident visual contrast in all mpMRI channels. In these cases, the model accurately identified the lesion's location and border, although with minor over- or under-segmentation on the boundaries</w:t>
      </w:r>
      <w:r w:rsidR="004F3404" w:rsidRPr="00104505">
        <w:rPr>
          <w:color w:val="000000" w:themeColor="text1"/>
          <w:sz w:val="24"/>
          <w:szCs w:val="24"/>
        </w:rPr>
        <w:t>.</w:t>
      </w:r>
    </w:p>
    <w:p w14:paraId="5BDCC4D1" w14:textId="58CB9A1F" w:rsidR="004F2D50" w:rsidRPr="00104505" w:rsidRDefault="004F2D50" w:rsidP="004F3404">
      <w:pPr>
        <w:pStyle w:val="ListParagraph"/>
        <w:numPr>
          <w:ilvl w:val="0"/>
          <w:numId w:val="3"/>
        </w:numPr>
        <w:rPr>
          <w:color w:val="000000" w:themeColor="text1"/>
          <w:sz w:val="24"/>
          <w:szCs w:val="24"/>
        </w:rPr>
      </w:pPr>
      <w:r w:rsidRPr="00104505">
        <w:rPr>
          <w:color w:val="000000" w:themeColor="text1"/>
          <w:sz w:val="24"/>
          <w:szCs w:val="24"/>
        </w:rPr>
        <w:t>Very well segmented cases (Dice &gt; 0.</w:t>
      </w:r>
      <w:r w:rsidR="000B6021">
        <w:rPr>
          <w:color w:val="000000" w:themeColor="text1"/>
          <w:sz w:val="24"/>
          <w:szCs w:val="24"/>
        </w:rPr>
        <w:t>7</w:t>
      </w:r>
      <w:r w:rsidRPr="00104505">
        <w:rPr>
          <w:color w:val="000000" w:themeColor="text1"/>
          <w:sz w:val="24"/>
          <w:szCs w:val="24"/>
        </w:rPr>
        <w:t>)</w:t>
      </w:r>
      <w:r w:rsidR="00CB298F">
        <w:rPr>
          <w:color w:val="000000" w:themeColor="text1"/>
          <w:sz w:val="24"/>
          <w:szCs w:val="24"/>
        </w:rPr>
        <w:t xml:space="preserve"> – see Figure 9 for an example</w:t>
      </w:r>
    </w:p>
    <w:p w14:paraId="20C8DE0A" w14:textId="2E25003C" w:rsidR="003F352B" w:rsidRDefault="003F352B" w:rsidP="003F352B">
      <w:pPr>
        <w:rPr>
          <w:sz w:val="24"/>
          <w:szCs w:val="24"/>
          <w:lang w:eastAsia="en-GB"/>
        </w:rPr>
      </w:pPr>
      <w:r w:rsidRPr="00104505">
        <w:rPr>
          <w:sz w:val="24"/>
          <w:szCs w:val="24"/>
          <w:lang w:eastAsia="en-GB"/>
        </w:rPr>
        <w:t>Notably, all Dice scores above 0.70 occurred in single-lesion cases, where the U-Net had a single foci to resolve. In these instances, the larger and more distinct peripheral zone tumours were typically segmented with higher overlap and minimal confusion, reflecting the model’s relative strength when only one lesion is present.</w:t>
      </w:r>
    </w:p>
    <w:p w14:paraId="7268EBF5" w14:textId="28C355F6" w:rsidR="00076D69" w:rsidRPr="00104505" w:rsidRDefault="00CA35B5" w:rsidP="003F352B">
      <w:pPr>
        <w:rPr>
          <w:sz w:val="24"/>
          <w:szCs w:val="24"/>
          <w:lang w:eastAsia="en-GB"/>
        </w:rPr>
      </w:pPr>
      <w:r>
        <w:rPr>
          <w:noProof/>
        </w:rPr>
        <w:lastRenderedPageBreak/>
        <mc:AlternateContent>
          <mc:Choice Requires="wps">
            <w:drawing>
              <wp:anchor distT="0" distB="0" distL="114300" distR="114300" simplePos="0" relativeHeight="251697152" behindDoc="0" locked="0" layoutInCell="1" allowOverlap="1" wp14:anchorId="451B66FB" wp14:editId="68C57896">
                <wp:simplePos x="0" y="0"/>
                <wp:positionH relativeFrom="margin">
                  <wp:align>right</wp:align>
                </wp:positionH>
                <wp:positionV relativeFrom="paragraph">
                  <wp:posOffset>8289925</wp:posOffset>
                </wp:positionV>
                <wp:extent cx="5731510" cy="635"/>
                <wp:effectExtent l="0" t="0" r="2540" b="6985"/>
                <wp:wrapSquare wrapText="bothSides"/>
                <wp:docPr id="200912232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41A35E2" w14:textId="7E2B3474" w:rsidR="005D2E52" w:rsidRPr="00C25520" w:rsidRDefault="005D2E52" w:rsidP="005D2E52">
                            <w:pPr>
                              <w:pStyle w:val="Caption"/>
                              <w:rPr>
                                <w:color w:val="000000" w:themeColor="text1"/>
                              </w:rPr>
                            </w:pPr>
                            <w:r>
                              <w:t xml:space="preserve">Figure </w:t>
                            </w:r>
                            <w:fldSimple w:instr=" SEQ Figure \* ARABIC ">
                              <w:r>
                                <w:rPr>
                                  <w:noProof/>
                                </w:rPr>
                                <w:t>10</w:t>
                              </w:r>
                            </w:fldSimple>
                            <w:r w:rsidR="000C21EC">
                              <w:t xml:space="preserve"> – Visualising a test case were DSC = </w:t>
                            </w:r>
                            <w:r w:rsidR="00861C60">
                              <w:t xml:space="preserve">0.6397. The model performed broadly well by identifying </w:t>
                            </w:r>
                            <w:r w:rsidR="00E535DC">
                              <w:t xml:space="preserve">the lesion, but it is worse at </w:t>
                            </w:r>
                            <w:r w:rsidR="00160E29">
                              <w:t xml:space="preserve">identifying the boundary as well as other examples. This case has the lesion less central than cases </w:t>
                            </w:r>
                            <w:r w:rsidR="00A13464">
                              <w:t>with DSC&gt;0.7.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1B66FB" id="_x0000_s1033" type="#_x0000_t202" style="position:absolute;margin-left:400.1pt;margin-top:652.75pt;width:451.3pt;height:.05pt;z-index:25169715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gnNGgIAAD8EAAAOAAAAZHJzL2Uyb0RvYy54bWysU8Fu2zAMvQ/YPwi6L05apCu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LOP1/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" stroked="f">
                <v:textbox style="mso-fit-shape-to-text:t" inset="0,0,0,0">
                  <w:txbxContent>
                    <w:p w14:paraId="241A35E2" w14:textId="7E2B3474" w:rsidR="005D2E52" w:rsidRPr="00C25520" w:rsidRDefault="005D2E52" w:rsidP="005D2E52">
                      <w:pPr>
                        <w:pStyle w:val="Caption"/>
                        <w:rPr>
                          <w:color w:val="000000" w:themeColor="text1"/>
                        </w:rPr>
                      </w:pPr>
                      <w:r>
                        <w:t xml:space="preserve">Figure </w:t>
                      </w:r>
                      <w:fldSimple w:instr=" SEQ Figure \* ARABIC ">
                        <w:r>
                          <w:rPr>
                            <w:noProof/>
                          </w:rPr>
                          <w:t>10</w:t>
                        </w:r>
                      </w:fldSimple>
                      <w:r w:rsidR="000C21EC">
                        <w:t xml:space="preserve"> – Visualising a test case were DSC = </w:t>
                      </w:r>
                      <w:r w:rsidR="00861C60">
                        <w:t xml:space="preserve">0.6397. The model performed broadly well by identifying </w:t>
                      </w:r>
                      <w:r w:rsidR="00E535DC">
                        <w:t xml:space="preserve">the lesion, but it is worse at </w:t>
                      </w:r>
                      <w:r w:rsidR="00160E29">
                        <w:t xml:space="preserve">identifying the boundary as well as other examples. This case has the lesion less central than cases </w:t>
                      </w:r>
                      <w:r w:rsidR="00A13464">
                        <w:t>with DSC&gt;0.7.</w:t>
                      </w:r>
                    </w:p>
                  </w:txbxContent>
                </v:textbox>
                <w10:wrap type="square" anchorx="margin"/>
              </v:shape>
            </w:pict>
          </mc:Fallback>
        </mc:AlternateContent>
      </w:r>
      <w:r w:rsidRPr="007C55B0">
        <w:rPr>
          <w:noProof/>
          <w:color w:val="000000" w:themeColor="text1"/>
          <w:sz w:val="24"/>
          <w:szCs w:val="24"/>
        </w:rPr>
        <w:drawing>
          <wp:anchor distT="0" distB="0" distL="114300" distR="114300" simplePos="0" relativeHeight="251694592" behindDoc="0" locked="0" layoutInCell="1" allowOverlap="1" wp14:anchorId="36A5F10D" wp14:editId="640DEDF9">
            <wp:simplePos x="0" y="0"/>
            <wp:positionH relativeFrom="margin">
              <wp:align>left</wp:align>
            </wp:positionH>
            <wp:positionV relativeFrom="paragraph">
              <wp:posOffset>4304665</wp:posOffset>
            </wp:positionV>
            <wp:extent cx="5731510" cy="3832225"/>
            <wp:effectExtent l="0" t="0" r="2540" b="0"/>
            <wp:wrapSquare wrapText="bothSides"/>
            <wp:docPr id="10" name="Picture 9" descr="A collage of images of different colors&#10;&#10;AI-generated content may be incorrect.">
              <a:extLst xmlns:a="http://schemas.openxmlformats.org/drawingml/2006/main">
                <a:ext uri="{FF2B5EF4-FFF2-40B4-BE49-F238E27FC236}">
                  <a16:creationId xmlns:a16="http://schemas.microsoft.com/office/drawing/2014/main" id="{37ADF5C5-3485-63E9-AF3B-564A212808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collage of images of different colors&#10;&#10;AI-generated content may be incorrect.">
                      <a:extLst>
                        <a:ext uri="{FF2B5EF4-FFF2-40B4-BE49-F238E27FC236}">
                          <a16:creationId xmlns:a16="http://schemas.microsoft.com/office/drawing/2014/main" id="{37ADF5C5-3485-63E9-AF3B-564A21280888}"/>
                        </a:ext>
                      </a:extLst>
                    </pic:cNvPr>
                    <pic:cNvPicPr>
                      <a:picLocks noChangeAspect="1"/>
                    </pic:cNvPicPr>
                  </pic:nvPicPr>
                  <pic:blipFill>
                    <a:blip r:embed="rId18"/>
                    <a:stretch>
                      <a:fillRect/>
                    </a:stretch>
                  </pic:blipFill>
                  <pic:spPr>
                    <a:xfrm>
                      <a:off x="0" y="0"/>
                      <a:ext cx="5731510" cy="3832225"/>
                    </a:xfrm>
                    <a:prstGeom prst="rect">
                      <a:avLst/>
                    </a:prstGeom>
                  </pic:spPr>
                </pic:pic>
              </a:graphicData>
            </a:graphic>
            <wp14:sizeRelH relativeFrom="margin">
              <wp14:pctWidth>0</wp14:pctWidth>
            </wp14:sizeRelH>
            <wp14:sizeRelV relativeFrom="margin">
              <wp14:pctHeight>0</wp14:pctHeight>
            </wp14:sizeRelV>
          </wp:anchor>
        </w:drawing>
      </w:r>
      <w:r w:rsidR="005D2E52">
        <w:rPr>
          <w:noProof/>
        </w:rPr>
        <mc:AlternateContent>
          <mc:Choice Requires="wps">
            <w:drawing>
              <wp:anchor distT="0" distB="0" distL="114300" distR="114300" simplePos="0" relativeHeight="251695104" behindDoc="0" locked="0" layoutInCell="1" allowOverlap="1" wp14:anchorId="07A1026F" wp14:editId="6CFC63FC">
                <wp:simplePos x="0" y="0"/>
                <wp:positionH relativeFrom="column">
                  <wp:posOffset>-1270</wp:posOffset>
                </wp:positionH>
                <wp:positionV relativeFrom="paragraph">
                  <wp:posOffset>3895725</wp:posOffset>
                </wp:positionV>
                <wp:extent cx="5731510" cy="635"/>
                <wp:effectExtent l="0" t="0" r="0" b="0"/>
                <wp:wrapSquare wrapText="bothSides"/>
                <wp:docPr id="126326668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D2F487D" w14:textId="766F2D7E" w:rsidR="005D2E52" w:rsidRPr="009D72C0" w:rsidRDefault="005D2E52" w:rsidP="005D2E52">
                            <w:pPr>
                              <w:pStyle w:val="Caption"/>
                            </w:pPr>
                            <w:r>
                              <w:t xml:space="preserve">Figure </w:t>
                            </w:r>
                            <w:fldSimple w:instr=" SEQ Figure \* ARABIC ">
                              <w:r>
                                <w:rPr>
                                  <w:noProof/>
                                </w:rPr>
                                <w:t>9</w:t>
                              </w:r>
                            </w:fldSimple>
                            <w:r w:rsidR="00B73301">
                              <w:t xml:space="preserve"> – Visualising a test case where DSC = </w:t>
                            </w:r>
                            <w:r w:rsidR="0009513B">
                              <w:t xml:space="preserve">0.7682. The model predicted the lesion. The only error is with the </w:t>
                            </w:r>
                            <w:r w:rsidR="000C21EC">
                              <w:t>precise delineation of the lesion border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A1026F" id="_x0000_s1034" type="#_x0000_t202" style="position:absolute;margin-left:-.1pt;margin-top:306.75pt;width:451.3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" stroked="f">
                <v:textbox style="mso-fit-shape-to-text:t" inset="0,0,0,0">
                  <w:txbxContent>
                    <w:p w14:paraId="1D2F487D" w14:textId="766F2D7E" w:rsidR="005D2E52" w:rsidRPr="009D72C0" w:rsidRDefault="005D2E52" w:rsidP="005D2E52">
                      <w:pPr>
                        <w:pStyle w:val="Caption"/>
                      </w:pPr>
                      <w:r>
                        <w:t xml:space="preserve">Figure </w:t>
                      </w:r>
                      <w:fldSimple w:instr=" SEQ Figure \* ARABIC ">
                        <w:r>
                          <w:rPr>
                            <w:noProof/>
                          </w:rPr>
                          <w:t>9</w:t>
                        </w:r>
                      </w:fldSimple>
                      <w:r w:rsidR="00B73301">
                        <w:t xml:space="preserve"> – Visualising a test case where DSC = </w:t>
                      </w:r>
                      <w:r w:rsidR="0009513B">
                        <w:t xml:space="preserve">0.7682. The model predicted the lesion. The only error is with the </w:t>
                      </w:r>
                      <w:r w:rsidR="000C21EC">
                        <w:t>precise delineation of the lesion border</w:t>
                      </w:r>
                    </w:p>
                  </w:txbxContent>
                </v:textbox>
                <w10:wrap type="square"/>
              </v:shape>
            </w:pict>
          </mc:Fallback>
        </mc:AlternateContent>
      </w:r>
      <w:r w:rsidR="00076D69" w:rsidRPr="00076D69">
        <w:rPr>
          <w:noProof/>
          <w:sz w:val="24"/>
          <w:szCs w:val="24"/>
          <w:lang w:eastAsia="en-GB"/>
        </w:rPr>
        <w:drawing>
          <wp:anchor distT="0" distB="0" distL="114300" distR="114300" simplePos="0" relativeHeight="251677184" behindDoc="0" locked="0" layoutInCell="1" allowOverlap="1" wp14:anchorId="4C2D0C8A" wp14:editId="6CD2F148">
            <wp:simplePos x="0" y="0"/>
            <wp:positionH relativeFrom="margin">
              <wp:align>center</wp:align>
            </wp:positionH>
            <wp:positionV relativeFrom="paragraph">
              <wp:posOffset>1270</wp:posOffset>
            </wp:positionV>
            <wp:extent cx="5731510" cy="3837305"/>
            <wp:effectExtent l="0" t="0" r="2540" b="0"/>
            <wp:wrapSquare wrapText="bothSides"/>
            <wp:docPr id="756267138" name="Picture 5" descr="A collage of images of different colors&#10;&#10;AI-generated content may be incorrect.">
              <a:extLst xmlns:a="http://schemas.openxmlformats.org/drawingml/2006/main">
                <a:ext uri="{FF2B5EF4-FFF2-40B4-BE49-F238E27FC236}">
                  <a16:creationId xmlns:a16="http://schemas.microsoft.com/office/drawing/2014/main" id="{A0EFFD04-BDB9-F716-3471-4E3C229B4D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67138" name="Picture 5" descr="A collage of images of different colors&#10;&#10;AI-generated content may be incorrect.">
                      <a:extLst>
                        <a:ext uri="{FF2B5EF4-FFF2-40B4-BE49-F238E27FC236}">
                          <a16:creationId xmlns:a16="http://schemas.microsoft.com/office/drawing/2014/main" id="{A0EFFD04-BDB9-F716-3471-4E3C229B4DD8}"/>
                        </a:ext>
                      </a:extLst>
                    </pic:cNvPr>
                    <pic:cNvPicPr>
                      <a:picLocks noChangeAspect="1"/>
                    </pic:cNvPicPr>
                  </pic:nvPicPr>
                  <pic:blipFill>
                    <a:blip r:embed="rId19"/>
                    <a:stretch>
                      <a:fillRect/>
                    </a:stretch>
                  </pic:blipFill>
                  <pic:spPr>
                    <a:xfrm>
                      <a:off x="0" y="0"/>
                      <a:ext cx="5731510" cy="3837305"/>
                    </a:xfrm>
                    <a:prstGeom prst="rect">
                      <a:avLst/>
                    </a:prstGeom>
                  </pic:spPr>
                </pic:pic>
              </a:graphicData>
            </a:graphic>
          </wp:anchor>
        </w:drawing>
      </w:r>
    </w:p>
    <w:p w14:paraId="427B0D70" w14:textId="4EC2F87B" w:rsidR="003F352B" w:rsidRPr="00104505" w:rsidRDefault="003F352B" w:rsidP="003F352B">
      <w:pPr>
        <w:rPr>
          <w:color w:val="000000" w:themeColor="text1"/>
          <w:sz w:val="24"/>
          <w:szCs w:val="24"/>
        </w:rPr>
      </w:pPr>
    </w:p>
    <w:p w14:paraId="3802E14C" w14:textId="77777777" w:rsidR="005267F2" w:rsidRDefault="005267F2" w:rsidP="00CD11FF">
      <w:pPr>
        <w:rPr>
          <w:sz w:val="24"/>
          <w:szCs w:val="24"/>
        </w:rPr>
      </w:pPr>
    </w:p>
    <w:p w14:paraId="0469C362" w14:textId="45D5D96C" w:rsidR="004F3404" w:rsidRPr="00104505" w:rsidRDefault="004F3404" w:rsidP="00CD11FF">
      <w:pPr>
        <w:rPr>
          <w:sz w:val="24"/>
          <w:szCs w:val="24"/>
        </w:rPr>
      </w:pPr>
      <w:r w:rsidRPr="00104505">
        <w:rPr>
          <w:sz w:val="24"/>
          <w:szCs w:val="24"/>
        </w:rPr>
        <w:t>Even with the overall mean DSC of 0.3145 looking low in context, this is strongly skewed by the large number of complete miss cases (DSC = 0). Focusing on the non-zero prediction cases, however, the average DSC holds up well against the inter-rater agreement benchmarks for prostate cancer segmentation.</w:t>
      </w:r>
    </w:p>
    <w:p w14:paraId="7ECE1B09" w14:textId="49FC5157" w:rsidR="001146E2" w:rsidRPr="00104505" w:rsidRDefault="004F3404" w:rsidP="001146E2">
      <w:pPr>
        <w:rPr>
          <w:sz w:val="24"/>
          <w:szCs w:val="24"/>
        </w:rPr>
      </w:pPr>
      <w:r w:rsidRPr="00104505">
        <w:rPr>
          <w:sz w:val="24"/>
          <w:szCs w:val="24"/>
        </w:rPr>
        <w:t>Moreover, our results highlight the importance of lesion size, location, and visual discriminability in segmentation accuracy prediction. The U-Net model consistently struggled with apex/base tumours and small or subtle lesions but performed reasonably well in detecting large or well-defined lesions in the mid-gland region.</w:t>
      </w:r>
    </w:p>
    <w:p w14:paraId="429DE63F" w14:textId="43534BF3" w:rsidR="006F306C" w:rsidRPr="00104505" w:rsidRDefault="009D010F" w:rsidP="00E05BB4">
      <w:pPr>
        <w:pStyle w:val="Heading1"/>
      </w:pPr>
      <w:bookmarkStart w:id="42" w:name="_Toc194662723"/>
      <w:r w:rsidRPr="00E05BB4">
        <w:t>Discussion</w:t>
      </w:r>
      <w:bookmarkEnd w:id="42"/>
    </w:p>
    <w:p w14:paraId="3ABD77FC" w14:textId="222DBED4" w:rsidR="006F306C" w:rsidRPr="00104505" w:rsidRDefault="00AE56BB" w:rsidP="000B6793">
      <w:pPr>
        <w:pStyle w:val="Heading2"/>
      </w:pPr>
      <w:bookmarkStart w:id="43" w:name="_Toc194662724"/>
      <w:r w:rsidRPr="00104505">
        <w:t xml:space="preserve">Key </w:t>
      </w:r>
      <w:r w:rsidRPr="000B6793">
        <w:t>Findings</w:t>
      </w:r>
      <w:bookmarkEnd w:id="43"/>
    </w:p>
    <w:p w14:paraId="66DD4174" w14:textId="36002A30" w:rsidR="003E1690" w:rsidRPr="00104505" w:rsidRDefault="003E1690" w:rsidP="003E1690">
      <w:pPr>
        <w:rPr>
          <w:sz w:val="24"/>
          <w:szCs w:val="24"/>
        </w:rPr>
      </w:pPr>
      <w:r w:rsidRPr="00104505">
        <w:rPr>
          <w:sz w:val="24"/>
          <w:szCs w:val="24"/>
        </w:rPr>
        <w:t xml:space="preserve">The U-Net model's test set Dice similarity coefficients (DSC) on 128 prostate MRI cases were seen to have a distinctly bimodal distribution, with modes around about 0.20 and 0.40–0.50. In practice, this meant the model would either do very poorly (DSC in the ~0.2 range) or </w:t>
      </w:r>
      <w:r w:rsidR="00AB60B3" w:rsidRPr="00104505">
        <w:rPr>
          <w:sz w:val="24"/>
          <w:szCs w:val="24"/>
        </w:rPr>
        <w:t>have a</w:t>
      </w:r>
      <w:r w:rsidRPr="00104505">
        <w:rPr>
          <w:sz w:val="24"/>
          <w:szCs w:val="24"/>
        </w:rPr>
        <w:t xml:space="preserve"> relatively good overlap (DSC in the ~0.4–0.5 range), with relatively few in between. This bimodal outcome means there were two subgroups of test cases: one where the model failed to segment the lesion correctly, and another where it successfully segmented a reasonable part of the </w:t>
      </w:r>
      <w:r w:rsidR="00AB60B3" w:rsidRPr="00104505">
        <w:rPr>
          <w:sz w:val="24"/>
          <w:szCs w:val="24"/>
        </w:rPr>
        <w:t>tumour</w:t>
      </w:r>
      <w:r w:rsidRPr="00104505">
        <w:rPr>
          <w:sz w:val="24"/>
          <w:szCs w:val="24"/>
        </w:rPr>
        <w:t xml:space="preserve">. This is a sign of unstable </w:t>
      </w:r>
      <w:r w:rsidR="00AB60B3" w:rsidRPr="00104505">
        <w:rPr>
          <w:sz w:val="24"/>
          <w:szCs w:val="24"/>
        </w:rPr>
        <w:t>behaviour</w:t>
      </w:r>
      <w:r w:rsidRPr="00104505">
        <w:rPr>
          <w:sz w:val="24"/>
          <w:szCs w:val="24"/>
        </w:rPr>
        <w:t xml:space="preserve"> due most likely to inherent variation in lesion quality or imaging protocol across patients</w:t>
      </w:r>
      <w:r w:rsidR="00D1377A" w:rsidRPr="00104505">
        <w:rPr>
          <w:sz w:val="24"/>
          <w:szCs w:val="24"/>
        </w:rPr>
        <w:t xml:space="preserve"> </w:t>
      </w:r>
      <w:sdt>
        <w:sdtPr>
          <w:rPr>
            <w:color w:val="000000"/>
            <w:sz w:val="24"/>
            <w:szCs w:val="24"/>
          </w:rPr>
          <w:tag w:val="MENDELEY_CITATION_v3_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"/>
          <w:id w:val="-701631747"/>
          <w:placeholder>
            <w:docPart w:val="DefaultPlaceholder_-1854013440"/>
          </w:placeholder>
        </w:sdtPr>
        <w:sdtContent>
          <w:r w:rsidR="00281F0F" w:rsidRPr="00281F0F">
            <w:rPr>
              <w:color w:val="000000"/>
              <w:sz w:val="24"/>
              <w:szCs w:val="24"/>
            </w:rPr>
            <w:t>(Canhoto et al., 2013)</w:t>
          </w:r>
        </w:sdtContent>
      </w:sdt>
      <w:r w:rsidRPr="00104505">
        <w:rPr>
          <w:sz w:val="24"/>
          <w:szCs w:val="24"/>
        </w:rPr>
        <w:t xml:space="preserve">. In fact, even the upper mode (about 0.45) only shows partial agreement with the ground truth, whereas the lower mode (~0.2) captures near-failure. </w:t>
      </w:r>
      <w:r w:rsidR="007D27AB" w:rsidRPr="00104505">
        <w:rPr>
          <w:sz w:val="24"/>
          <w:szCs w:val="24"/>
        </w:rPr>
        <w:t>The results therefore highlight that the model’s performance is not uniform across all cases</w:t>
      </w:r>
      <w:r w:rsidR="00C50105" w:rsidRPr="00104505">
        <w:rPr>
          <w:sz w:val="24"/>
          <w:szCs w:val="24"/>
        </w:rPr>
        <w:t xml:space="preserve">. </w:t>
      </w:r>
      <w:r w:rsidRPr="00104505">
        <w:rPr>
          <w:sz w:val="24"/>
          <w:szCs w:val="24"/>
        </w:rPr>
        <w:t xml:space="preserve">Below, </w:t>
      </w:r>
      <w:r w:rsidR="009A3949" w:rsidRPr="00104505">
        <w:rPr>
          <w:sz w:val="24"/>
          <w:szCs w:val="24"/>
        </w:rPr>
        <w:t>I</w:t>
      </w:r>
      <w:r w:rsidRPr="00104505">
        <w:rPr>
          <w:sz w:val="24"/>
          <w:szCs w:val="24"/>
        </w:rPr>
        <w:t xml:space="preserve"> comment on potential technical and clinical explanations for this bimodal performance curve.</w:t>
      </w:r>
      <w:r w:rsidR="003313BC">
        <w:rPr>
          <w:sz w:val="24"/>
          <w:szCs w:val="24"/>
        </w:rPr>
        <w:t xml:space="preserve"> </w:t>
      </w:r>
      <w:r w:rsidR="003313BC" w:rsidRPr="003313BC">
        <w:rPr>
          <w:sz w:val="24"/>
          <w:szCs w:val="24"/>
        </w:rPr>
        <w:t>These results directly address Objective 1 by demonstrating the segmentation performance achievable with a simple U-Net model</w:t>
      </w:r>
    </w:p>
    <w:p w14:paraId="0B1F53EE" w14:textId="6DC06571" w:rsidR="00E22F62" w:rsidRPr="00104505" w:rsidRDefault="00F32595" w:rsidP="00E22F62">
      <w:pPr>
        <w:rPr>
          <w:sz w:val="24"/>
          <w:szCs w:val="24"/>
        </w:rPr>
      </w:pPr>
      <w:r w:rsidRPr="00104505">
        <w:rPr>
          <w:sz w:val="24"/>
          <w:szCs w:val="24"/>
        </w:rPr>
        <w:t>Tumour</w:t>
      </w:r>
      <w:r w:rsidR="00E22F62" w:rsidRPr="00104505">
        <w:rPr>
          <w:sz w:val="24"/>
          <w:szCs w:val="24"/>
        </w:rPr>
        <w:t xml:space="preserve"> size also appears to play a significant role. Small prostate cancer lesions are by their very nature challenging to segment algorithms, and even slight errors can severely reduce the Dice score</w:t>
      </w:r>
      <w:r w:rsidR="00E22F62" w:rsidRPr="00104505">
        <w:rPr>
          <w:rFonts w:ascii="Arial" w:hAnsi="Arial" w:cs="Arial"/>
          <w:sz w:val="24"/>
          <w:szCs w:val="24"/>
        </w:rPr>
        <w:t>​</w:t>
      </w:r>
      <w:r w:rsidR="00575A8B" w:rsidRPr="00104505">
        <w:rPr>
          <w:sz w:val="24"/>
          <w:szCs w:val="24"/>
        </w:rPr>
        <w:t xml:space="preserve"> </w:t>
      </w:r>
      <w:sdt>
        <w:sdtPr>
          <w:rPr>
            <w:color w:val="000000"/>
            <w:sz w:val="24"/>
            <w:szCs w:val="24"/>
          </w:rPr>
          <w:tag w:val="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"/>
          <w:id w:val="-1845242571"/>
          <w:placeholder>
            <w:docPart w:val="DefaultPlaceholder_-1854013440"/>
          </w:placeholder>
        </w:sdtPr>
        <w:sdtContent>
          <w:r w:rsidR="00281F0F" w:rsidRPr="00281F0F">
            <w:rPr>
              <w:color w:val="000000"/>
              <w:sz w:val="24"/>
              <w:szCs w:val="24"/>
            </w:rPr>
            <w:t>(Bakas et al., 2018b; Isensee et al., 2021)</w:t>
          </w:r>
        </w:sdtContent>
      </w:sdt>
      <w:r w:rsidR="00E22F62" w:rsidRPr="00104505">
        <w:rPr>
          <w:sz w:val="24"/>
          <w:szCs w:val="24"/>
        </w:rPr>
        <w:t>. A small lesion occupies only a few voxels; when the model even partially misses it or mislabels a chunk of overlying tissue, the overlap (DSC) collapses.</w:t>
      </w:r>
      <w:r w:rsidR="00B30040" w:rsidRPr="00104505">
        <w:rPr>
          <w:sz w:val="24"/>
          <w:szCs w:val="24"/>
        </w:rPr>
        <w:t xml:space="preserve"> The</w:t>
      </w:r>
      <w:r w:rsidR="00E22F62" w:rsidRPr="00104505">
        <w:rPr>
          <w:sz w:val="24"/>
          <w:szCs w:val="24"/>
        </w:rPr>
        <w:t xml:space="preserve"> low-DSC mode (~0.2) will likely cover most cases with extremely small </w:t>
      </w:r>
      <w:r w:rsidRPr="00104505">
        <w:rPr>
          <w:sz w:val="24"/>
          <w:szCs w:val="24"/>
        </w:rPr>
        <w:t>tumours</w:t>
      </w:r>
      <w:r w:rsidR="00E22F62" w:rsidRPr="00104505">
        <w:rPr>
          <w:sz w:val="24"/>
          <w:szCs w:val="24"/>
        </w:rPr>
        <w:t xml:space="preserve">. In these cases the model's prediction might only partially overlap the true lesion (or miss it altogether), resulting in a low DSC. On the contrary, larger lesions possess more overlap volume; the model is able to capture at least portion of such large </w:t>
      </w:r>
      <w:r w:rsidRPr="00104505">
        <w:rPr>
          <w:sz w:val="24"/>
          <w:szCs w:val="24"/>
        </w:rPr>
        <w:t>tumours</w:t>
      </w:r>
      <w:r w:rsidR="00E22F62" w:rsidRPr="00104505">
        <w:rPr>
          <w:sz w:val="24"/>
          <w:szCs w:val="24"/>
        </w:rPr>
        <w:t xml:space="preserve"> and produce higher DSC values (~0.4–0.5). This is in agreement with results that segmentation algorithms produce higher Dice scores for larger </w:t>
      </w:r>
      <w:r w:rsidRPr="00104505">
        <w:rPr>
          <w:sz w:val="24"/>
          <w:szCs w:val="24"/>
        </w:rPr>
        <w:t>tumours</w:t>
      </w:r>
      <w:r w:rsidR="00E22F62" w:rsidRPr="00104505">
        <w:rPr>
          <w:sz w:val="24"/>
          <w:szCs w:val="24"/>
        </w:rPr>
        <w:t xml:space="preserve"> than for small </w:t>
      </w:r>
      <w:r w:rsidRPr="00104505">
        <w:rPr>
          <w:sz w:val="24"/>
          <w:szCs w:val="24"/>
        </w:rPr>
        <w:t>tumours</w:t>
      </w:r>
      <w:r w:rsidR="00E22F62" w:rsidRPr="00104505">
        <w:rPr>
          <w:rFonts w:ascii="Arial" w:hAnsi="Arial" w:cs="Arial"/>
          <w:sz w:val="24"/>
          <w:szCs w:val="24"/>
        </w:rPr>
        <w:t>​</w:t>
      </w:r>
      <w:r w:rsidR="00E22F62" w:rsidRPr="00104505">
        <w:rPr>
          <w:sz w:val="24"/>
          <w:szCs w:val="24"/>
        </w:rPr>
        <w:t xml:space="preserve"> </w:t>
      </w:r>
      <w:sdt>
        <w:sdtPr>
          <w:rPr>
            <w:color w:val="000000"/>
            <w:sz w:val="24"/>
            <w:szCs w:val="24"/>
          </w:rPr>
          <w:tag w:val="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"/>
          <w:id w:val="-1993708378"/>
          <w:placeholder>
            <w:docPart w:val="DefaultPlaceholder_-1854013440"/>
          </w:placeholder>
        </w:sdtPr>
        <w:sdtContent>
          <w:r w:rsidR="00281F0F" w:rsidRPr="00281F0F">
            <w:rPr>
              <w:rFonts w:eastAsia="Times New Roman"/>
              <w:color w:val="000000"/>
              <w:sz w:val="24"/>
            </w:rPr>
            <w:t>(Bakas et al., 2018c; Taha &amp; Hanbury, 2015)</w:t>
          </w:r>
        </w:sdtContent>
      </w:sdt>
      <w:r w:rsidR="00E22F62" w:rsidRPr="00104505">
        <w:rPr>
          <w:sz w:val="24"/>
          <w:szCs w:val="24"/>
        </w:rPr>
        <w:t xml:space="preserve">. </w:t>
      </w:r>
      <w:r w:rsidRPr="00104505">
        <w:rPr>
          <w:sz w:val="24"/>
          <w:szCs w:val="24"/>
        </w:rPr>
        <w:t>S</w:t>
      </w:r>
      <w:r w:rsidR="00E22F62" w:rsidRPr="00104505">
        <w:rPr>
          <w:sz w:val="24"/>
          <w:szCs w:val="24"/>
        </w:rPr>
        <w:t xml:space="preserve">mall lesion volume makes the effect of errors on the Dice score greater, resulting in the poor-performing cluster. Clinically, this could be seen as the </w:t>
      </w:r>
      <w:r w:rsidR="00E22F62" w:rsidRPr="00104505">
        <w:rPr>
          <w:sz w:val="24"/>
          <w:szCs w:val="24"/>
        </w:rPr>
        <w:lastRenderedPageBreak/>
        <w:t xml:space="preserve">model is not accurate at the early-stage or low-disease but is accurate on bulky, obvious </w:t>
      </w:r>
      <w:r w:rsidRPr="00104505">
        <w:rPr>
          <w:sz w:val="24"/>
          <w:szCs w:val="24"/>
        </w:rPr>
        <w:t>tumours</w:t>
      </w:r>
      <w:r w:rsidR="00E22F62" w:rsidRPr="00104505">
        <w:rPr>
          <w:sz w:val="24"/>
          <w:szCs w:val="24"/>
        </w:rPr>
        <w:t>.</w:t>
      </w:r>
    </w:p>
    <w:p w14:paraId="02FCBE0D" w14:textId="1E649922" w:rsidR="00701FD9" w:rsidRPr="00104505" w:rsidRDefault="00701FD9" w:rsidP="00701FD9">
      <w:pPr>
        <w:rPr>
          <w:sz w:val="24"/>
          <w:szCs w:val="24"/>
        </w:rPr>
      </w:pPr>
      <w:r w:rsidRPr="00104505">
        <w:rPr>
          <w:sz w:val="24"/>
          <w:szCs w:val="24"/>
        </w:rPr>
        <w:t>The majority of patients in the cohort have multiple foci of tumour, which makes the segmentation task more complex</w:t>
      </w:r>
      <w:r w:rsidR="007333A4" w:rsidRPr="00104505">
        <w:rPr>
          <w:sz w:val="24"/>
          <w:szCs w:val="24"/>
        </w:rPr>
        <w:t xml:space="preserve"> </w:t>
      </w:r>
      <w:sdt>
        <w:sdtPr>
          <w:rPr>
            <w:color w:val="000000"/>
            <w:sz w:val="24"/>
            <w:szCs w:val="24"/>
          </w:rPr>
          <w:tag w:val="MENDELEY_CITATION_v3_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"/>
          <w:id w:val="-1737164462"/>
          <w:placeholder>
            <w:docPart w:val="DefaultPlaceholder_-1854013440"/>
          </w:placeholder>
        </w:sdtPr>
        <w:sdtContent>
          <w:r w:rsidR="00281F0F" w:rsidRPr="00281F0F">
            <w:rPr>
              <w:color w:val="000000"/>
              <w:sz w:val="24"/>
              <w:szCs w:val="24"/>
            </w:rPr>
            <w:t>(Ahmed et al., 2017)</w:t>
          </w:r>
        </w:sdtContent>
      </w:sdt>
      <w:r w:rsidRPr="00104505">
        <w:rPr>
          <w:sz w:val="24"/>
          <w:szCs w:val="24"/>
        </w:rPr>
        <w:t>. Overlap for all lesions is averaged for a single DSC per patient in such a situation, and if the model does not detect one of multiple lesions, the overall overlap score falls considerably. For instance, in a two-lesion patient, accurately segmenting one of the lesions but not segmenting the other will give a low combined Dice. The model can also combine two adjacent lesions into a single region or divide a lesion into parts, which impacts the measure of overlap</w:t>
      </w:r>
      <w:r w:rsidR="007333A4" w:rsidRPr="00104505">
        <w:rPr>
          <w:sz w:val="24"/>
          <w:szCs w:val="24"/>
        </w:rPr>
        <w:t xml:space="preserve"> </w:t>
      </w:r>
      <w:sdt>
        <w:sdtPr>
          <w:rPr>
            <w:color w:val="000000"/>
            <w:sz w:val="24"/>
            <w:szCs w:val="24"/>
          </w:rPr>
          <w:tag w:val="MENDELEY_CITATION_v3_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"/>
          <w:id w:val="-1727293519"/>
          <w:placeholder>
            <w:docPart w:val="DefaultPlaceholder_-1854013440"/>
          </w:placeholder>
        </w:sdtPr>
        <w:sdtContent>
          <w:r w:rsidR="00281F0F" w:rsidRPr="00281F0F">
            <w:rPr>
              <w:rFonts w:eastAsia="Times New Roman"/>
              <w:color w:val="000000"/>
              <w:sz w:val="24"/>
            </w:rPr>
            <w:t>(Taha &amp; Hanbury, 2015)</w:t>
          </w:r>
        </w:sdtContent>
      </w:sdt>
      <w:r w:rsidRPr="00104505">
        <w:rPr>
          <w:sz w:val="24"/>
          <w:szCs w:val="24"/>
        </w:rPr>
        <w:t>. Cases of multi-focal disease would be over-represented in the low-DSC mode, as the network could have segmented only a fraction of the lesions (or substantial parts of one lesion but not the other)</w:t>
      </w:r>
      <w:r w:rsidR="007333A4" w:rsidRPr="00104505">
        <w:rPr>
          <w:sz w:val="24"/>
          <w:szCs w:val="24"/>
        </w:rPr>
        <w:t xml:space="preserve"> </w:t>
      </w:r>
      <w:sdt>
        <w:sdtPr>
          <w:rPr>
            <w:color w:val="000000"/>
            <w:sz w:val="24"/>
            <w:szCs w:val="24"/>
          </w:rPr>
          <w:tag w:val="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"/>
          <w:id w:val="1225488502"/>
          <w:placeholder>
            <w:docPart w:val="DefaultPlaceholder_-1854013440"/>
          </w:placeholder>
        </w:sdtPr>
        <w:sdtContent>
          <w:r w:rsidR="00281F0F" w:rsidRPr="00281F0F">
            <w:rPr>
              <w:color w:val="000000"/>
              <w:sz w:val="24"/>
              <w:szCs w:val="24"/>
            </w:rPr>
            <w:t>(Bakas et al., 2018a)</w:t>
          </w:r>
        </w:sdtContent>
      </w:sdt>
      <w:r w:rsidRPr="00104505">
        <w:rPr>
          <w:sz w:val="24"/>
          <w:szCs w:val="24"/>
        </w:rPr>
        <w:t xml:space="preserve">. This failure to consistently capture all lesions within a case involving multiple lesions would yield Dice scores near the lower modal peak. On the other hand, single large lesion cases are easier – the model is targeting a single object, and a partial correct segmentation of that object yields an intermediate DSC (capturing the greater mode). Lesion number heterogeneity per patient can thus split performance into two subgroups. Note that the Dice score here is computed per patient over all lesions; this conceals instance-wise performance because a single secondary lesion overlooked will subtract from the total score </w:t>
      </w:r>
      <w:sdt>
        <w:sdtPr>
          <w:rPr>
            <w:color w:val="000000"/>
            <w:sz w:val="24"/>
            <w:szCs w:val="24"/>
          </w:rPr>
          <w:tag w:val="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"/>
          <w:id w:val="834188020"/>
          <w:placeholder>
            <w:docPart w:val="DefaultPlaceholder_-1854013440"/>
          </w:placeholder>
        </w:sdtPr>
        <w:sdtContent>
          <w:r w:rsidR="00281F0F" w:rsidRPr="00281F0F">
            <w:rPr>
              <w:color w:val="000000"/>
              <w:sz w:val="24"/>
              <w:szCs w:val="24"/>
            </w:rPr>
            <w:t>(Reinke et al., 2021)</w:t>
          </w:r>
        </w:sdtContent>
      </w:sdt>
      <w:r w:rsidR="006D4262" w:rsidRPr="00104505">
        <w:rPr>
          <w:color w:val="000000"/>
          <w:sz w:val="24"/>
          <w:szCs w:val="24"/>
        </w:rPr>
        <w:t>.</w:t>
      </w:r>
      <w:r w:rsidRPr="00104505">
        <w:rPr>
          <w:sz w:val="24"/>
          <w:szCs w:val="24"/>
        </w:rPr>
        <w:t xml:space="preserve"> The bimodal distribution would therefore be a mixture of uni-focal cases (moderate DSC) and multi-focal cases (usually low DSC due to at least one missed lesion).</w:t>
      </w:r>
    </w:p>
    <w:p w14:paraId="26F400FB" w14:textId="3E8C35EC" w:rsidR="00634D9E" w:rsidRPr="00104505" w:rsidRDefault="00634D9E" w:rsidP="00701FD9">
      <w:pPr>
        <w:rPr>
          <w:sz w:val="24"/>
          <w:szCs w:val="24"/>
        </w:rPr>
      </w:pPr>
      <w:r w:rsidRPr="00104505">
        <w:rPr>
          <w:sz w:val="24"/>
          <w:szCs w:val="24"/>
        </w:rPr>
        <w:t>The anatomic zone of the tumour within the prostate is also a potential consideration. Peripheral zone (PZ) lesions will tend to be very conspicuous on diffusion-weighted imaging and ADC maps (and often appear as areas of restricted diffusion), whereas transition zone (TZ) lesions can be subtle and often obscured by benign prostatic hyperplasia nodules (inflamed prostate</w:t>
      </w:r>
      <w:sdt>
        <w:sdtPr>
          <w:rPr>
            <w:color w:val="000000"/>
            <w:sz w:val="24"/>
            <w:szCs w:val="24"/>
          </w:rPr>
          <w:tag w:val="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"/>
          <w:id w:val="-429043827"/>
          <w:placeholder>
            <w:docPart w:val="DefaultPlaceholder_-1854013440"/>
          </w:placeholder>
        </w:sdtPr>
        <w:sdtContent>
          <w:r w:rsidR="00281F0F" w:rsidRPr="00281F0F">
            <w:rPr>
              <w:color w:val="000000"/>
              <w:sz w:val="24"/>
              <w:szCs w:val="24"/>
            </w:rPr>
            <w:t>(Barentsz et al., 2012; Turkbey et al., 2019)</w:t>
          </w:r>
        </w:sdtContent>
      </w:sdt>
      <w:r w:rsidRPr="00104505">
        <w:rPr>
          <w:sz w:val="24"/>
          <w:szCs w:val="24"/>
        </w:rPr>
        <w:t xml:space="preserve">). If the training dataset was comprised mostly of PZ </w:t>
      </w:r>
      <w:r w:rsidR="00413704" w:rsidRPr="00104505">
        <w:rPr>
          <w:sz w:val="24"/>
          <w:szCs w:val="24"/>
        </w:rPr>
        <w:t>tumours</w:t>
      </w:r>
      <w:r w:rsidRPr="00104505">
        <w:rPr>
          <w:sz w:val="24"/>
          <w:szCs w:val="24"/>
        </w:rPr>
        <w:t xml:space="preserve"> (the most common location of prostate cancer), the model might have learned features that more accurately detect PZ lesions. TZ </w:t>
      </w:r>
      <w:r w:rsidR="00413704" w:rsidRPr="00104505">
        <w:rPr>
          <w:sz w:val="24"/>
          <w:szCs w:val="24"/>
        </w:rPr>
        <w:t>tumours</w:t>
      </w:r>
      <w:r w:rsidRPr="00104505">
        <w:rPr>
          <w:sz w:val="24"/>
          <w:szCs w:val="24"/>
        </w:rPr>
        <w:t xml:space="preserve">, conversely, might be under-segmented or missed, and would thus have lower Dice scores. Clinical evidence corroborates this discrepancy: even for human readers, there is less sensitivity for detection of TZ </w:t>
      </w:r>
      <w:r w:rsidR="00413704" w:rsidRPr="00104505">
        <w:rPr>
          <w:sz w:val="24"/>
          <w:szCs w:val="24"/>
        </w:rPr>
        <w:t>tumours</w:t>
      </w:r>
      <w:r w:rsidRPr="00104505">
        <w:rPr>
          <w:sz w:val="24"/>
          <w:szCs w:val="24"/>
        </w:rPr>
        <w:t xml:space="preserve"> on mpMRI than for PZ </w:t>
      </w:r>
      <w:r w:rsidR="00413704" w:rsidRPr="00104505">
        <w:rPr>
          <w:sz w:val="24"/>
          <w:szCs w:val="24"/>
        </w:rPr>
        <w:t>tumours</w:t>
      </w:r>
      <w:r w:rsidR="00BE2934" w:rsidRPr="00104505">
        <w:rPr>
          <w:sz w:val="24"/>
          <w:szCs w:val="24"/>
        </w:rPr>
        <w:t xml:space="preserve"> </w:t>
      </w:r>
      <w:sdt>
        <w:sdtPr>
          <w:rPr>
            <w:color w:val="000000"/>
            <w:sz w:val="24"/>
            <w:szCs w:val="24"/>
          </w:rPr>
          <w:tag w:val="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"/>
          <w:id w:val="-182746161"/>
          <w:placeholder>
            <w:docPart w:val="DefaultPlaceholder_-1854013440"/>
          </w:placeholder>
        </w:sdtPr>
        <w:sdtContent>
          <w:r w:rsidR="00281F0F" w:rsidRPr="00281F0F">
            <w:rPr>
              <w:color w:val="000000"/>
              <w:sz w:val="24"/>
              <w:szCs w:val="24"/>
            </w:rPr>
            <w:t>(Rosenkrantz, Ginocchio, et al., 2016; Vargas et al., 2012)</w:t>
          </w:r>
        </w:sdtContent>
      </w:sdt>
      <w:r w:rsidR="00413704" w:rsidRPr="00104505">
        <w:rPr>
          <w:sz w:val="24"/>
          <w:szCs w:val="24"/>
        </w:rPr>
        <w:t xml:space="preserve">. </w:t>
      </w:r>
      <w:r w:rsidRPr="00104505">
        <w:rPr>
          <w:sz w:val="24"/>
          <w:szCs w:val="24"/>
        </w:rPr>
        <w:t xml:space="preserve">In our results, it is plausible that one of the modes of the Dice distribution can correspond to more observable PZ lesions (giving moderate overlap), and the other mode to TZ or hard-location lesions (giving poor overlap).For instance, an evident posterolateral PZ </w:t>
      </w:r>
      <w:r w:rsidR="00D5413B" w:rsidRPr="00104505">
        <w:rPr>
          <w:sz w:val="24"/>
          <w:szCs w:val="24"/>
        </w:rPr>
        <w:t>tumour</w:t>
      </w:r>
      <w:r w:rsidRPr="00104505">
        <w:rPr>
          <w:sz w:val="24"/>
          <w:szCs w:val="24"/>
        </w:rPr>
        <w:t xml:space="preserve"> might be caught partially by the model (DSC ~0.5), whereas an anterior TZ lesion might be lost or just picked up (DSC ~0.1–0.2). Zonal imaging appearance variation and prevalence might then split the performance of the model. This </w:t>
      </w:r>
      <w:r w:rsidR="00413704" w:rsidRPr="00104505">
        <w:rPr>
          <w:sz w:val="24"/>
          <w:szCs w:val="24"/>
        </w:rPr>
        <w:t>highlights the limitation of</w:t>
      </w:r>
      <w:r w:rsidRPr="00104505">
        <w:rPr>
          <w:sz w:val="24"/>
          <w:szCs w:val="24"/>
        </w:rPr>
        <w:t xml:space="preserve"> the network fail</w:t>
      </w:r>
      <w:r w:rsidR="00D5413B" w:rsidRPr="00104505">
        <w:rPr>
          <w:sz w:val="24"/>
          <w:szCs w:val="24"/>
        </w:rPr>
        <w:t>ing to perform</w:t>
      </w:r>
      <w:r w:rsidRPr="00104505">
        <w:rPr>
          <w:sz w:val="24"/>
          <w:szCs w:val="24"/>
        </w:rPr>
        <w:t xml:space="preserve"> </w:t>
      </w:r>
      <w:r w:rsidR="00D5413B" w:rsidRPr="00104505">
        <w:rPr>
          <w:sz w:val="24"/>
          <w:szCs w:val="24"/>
        </w:rPr>
        <w:t>equally</w:t>
      </w:r>
      <w:r w:rsidRPr="00104505">
        <w:rPr>
          <w:sz w:val="24"/>
          <w:szCs w:val="24"/>
        </w:rPr>
        <w:t xml:space="preserve"> across all sub-regions in the anatomy of the prostate.</w:t>
      </w:r>
    </w:p>
    <w:p w14:paraId="431151ED" w14:textId="110E2EF0" w:rsidR="009D128B" w:rsidRPr="00104505" w:rsidRDefault="00530D96" w:rsidP="00701FD9">
      <w:pPr>
        <w:rPr>
          <w:sz w:val="24"/>
          <w:szCs w:val="24"/>
        </w:rPr>
      </w:pPr>
      <w:r w:rsidRPr="00104505">
        <w:rPr>
          <w:sz w:val="24"/>
          <w:szCs w:val="24"/>
        </w:rPr>
        <w:lastRenderedPageBreak/>
        <w:t>Additionally, all images were intensity-normalized, co-registered, and resampled, which was unavoidable but would introduce variability or minimal errors in some cases. In the case that MRI sequence co-registration was less than perfect for several patients, the model would receive misaligned multi-parametric data, and therefore segmentation failure</w:t>
      </w:r>
      <w:r w:rsidR="00BC6517" w:rsidRPr="00104505">
        <w:rPr>
          <w:sz w:val="24"/>
          <w:szCs w:val="24"/>
        </w:rPr>
        <w:t xml:space="preserve"> </w:t>
      </w:r>
      <w:sdt>
        <w:sdtPr>
          <w:rPr>
            <w:color w:val="000000"/>
            <w:sz w:val="24"/>
            <w:szCs w:val="24"/>
          </w:rPr>
          <w:tag w:val="MENDELEY_CITATION_v3_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"/>
          <w:id w:val="-699465506"/>
          <w:placeholder>
            <w:docPart w:val="DefaultPlaceholder_-1854013440"/>
          </w:placeholder>
        </w:sdtPr>
        <w:sdtContent>
          <w:r w:rsidR="00281F0F" w:rsidRPr="00281F0F">
            <w:rPr>
              <w:color w:val="000000"/>
              <w:sz w:val="24"/>
              <w:szCs w:val="24"/>
            </w:rPr>
            <w:t>(Gholizadeh-Ansari et al., 2020)</w:t>
          </w:r>
        </w:sdtContent>
      </w:sdt>
      <w:r w:rsidRPr="00104505">
        <w:rPr>
          <w:sz w:val="24"/>
          <w:szCs w:val="24"/>
        </w:rPr>
        <w:t xml:space="preserve">. Quality problems of the image (diffusion-weighted image distortion, motion artifacts) can also detract from model performance. Cases that are poorly performing (low DSC) should likely belong to cases of these artifacts as the model-learned features can degrade on encountering non-standard input data. For example, a case having severe motion blur or noise may mislead the network and lead it to fail to detect the lesion at all. Also, if some patients had very poor tumour-to-background contrast (e.g. a poorly defined lesion on all sequences), the model </w:t>
      </w:r>
      <w:r w:rsidR="0039191C" w:rsidRPr="00104505">
        <w:rPr>
          <w:sz w:val="24"/>
          <w:szCs w:val="24"/>
        </w:rPr>
        <w:t>may</w:t>
      </w:r>
      <w:r w:rsidRPr="00104505">
        <w:rPr>
          <w:sz w:val="24"/>
          <w:szCs w:val="24"/>
        </w:rPr>
        <w:t xml:space="preserve"> not </w:t>
      </w:r>
      <w:r w:rsidR="0039191C" w:rsidRPr="00104505">
        <w:rPr>
          <w:sz w:val="24"/>
          <w:szCs w:val="24"/>
        </w:rPr>
        <w:t xml:space="preserve">be </w:t>
      </w:r>
      <w:r w:rsidRPr="00104505">
        <w:rPr>
          <w:sz w:val="24"/>
          <w:szCs w:val="24"/>
        </w:rPr>
        <w:t xml:space="preserve">confident to segment it. In contrast, clean, high-quality imaging and well-behaved preprocessing cases are more often in the higher-DSC group. </w:t>
      </w:r>
      <w:r w:rsidR="0039191C" w:rsidRPr="00104505">
        <w:rPr>
          <w:sz w:val="24"/>
          <w:szCs w:val="24"/>
        </w:rPr>
        <w:t xml:space="preserve">It is to be kept in mind that the raw data provided </w:t>
      </w:r>
      <w:r w:rsidR="00F66E57" w:rsidRPr="00104505">
        <w:rPr>
          <w:sz w:val="24"/>
          <w:szCs w:val="24"/>
        </w:rPr>
        <w:t xml:space="preserve">was of relatively high quality, with </w:t>
      </w:r>
      <w:r w:rsidR="000B4FE3" w:rsidRPr="00104505">
        <w:rPr>
          <w:sz w:val="24"/>
          <w:szCs w:val="24"/>
        </w:rPr>
        <w:t xml:space="preserve">issues such as motion artifacts from patients would be less likely. Errors arising from this reason is </w:t>
      </w:r>
      <w:r w:rsidR="001D320B" w:rsidRPr="00104505">
        <w:rPr>
          <w:sz w:val="24"/>
          <w:szCs w:val="24"/>
        </w:rPr>
        <w:t>less likely to affect the final results.</w:t>
      </w:r>
    </w:p>
    <w:p w14:paraId="40770BBE" w14:textId="494CC669" w:rsidR="00530D96" w:rsidRPr="00104505" w:rsidRDefault="009D128B" w:rsidP="00701FD9">
      <w:pPr>
        <w:rPr>
          <w:sz w:val="24"/>
          <w:szCs w:val="24"/>
        </w:rPr>
      </w:pPr>
      <w:r w:rsidRPr="00104505">
        <w:rPr>
          <w:sz w:val="24"/>
          <w:szCs w:val="24"/>
        </w:rPr>
        <w:t>The bimodal outcome suggests the model is failing/succeeding in two typical manners: in most cases it under-segments or completely fails to segment the lesion (false negatives), and in the remaining ones it outlines the area of the lesion but potentially extends into other non-tumour regions as well (false positives)</w:t>
      </w:r>
      <w:r w:rsidR="00E907B9" w:rsidRPr="00104505">
        <w:rPr>
          <w:sz w:val="24"/>
          <w:szCs w:val="24"/>
        </w:rPr>
        <w:t xml:space="preserve"> </w:t>
      </w:r>
      <w:sdt>
        <w:sdtPr>
          <w:rPr>
            <w:color w:val="000000"/>
            <w:sz w:val="24"/>
            <w:szCs w:val="24"/>
          </w:rPr>
          <w:tag w:val="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"/>
          <w:id w:val="131925138"/>
          <w:placeholder>
            <w:docPart w:val="DefaultPlaceholder_-1854013440"/>
          </w:placeholder>
        </w:sdtPr>
        <w:sdtContent>
          <w:r w:rsidR="00281F0F" w:rsidRPr="00281F0F">
            <w:rPr>
              <w:color w:val="000000"/>
              <w:sz w:val="24"/>
              <w:szCs w:val="24"/>
            </w:rPr>
            <w:t>(Bakas et al., 2018a)</w:t>
          </w:r>
        </w:sdtContent>
      </w:sdt>
      <w:r w:rsidRPr="00104505">
        <w:rPr>
          <w:sz w:val="24"/>
          <w:szCs w:val="24"/>
        </w:rPr>
        <w:t>. In either situation, a low Dice score is generated. For instance, if the network is not highlighting a tumour at all, then the DSC for such an example will be nearly 0. Similarly, if it is segmenting some region which doesn't really belong to tumour (e.g. incorrectly classifying benign tissue as cancer), then the overlap with the actual lesion will be minimal. The cluster at DSC ~0.2 likely includes cases with deep false negatives (the model recognized little to no actual lesion) or mislocalised predictions. The top mode (~0.45) suggests that in those instances the model did recognize the lesion but underestimated its size or included some false-positive regions surrounding it, which resulted in partial overlap. Most notably, the Dice metric is responsive to both types of error: leaving part of the lesion out or misclassifying healthy tissue both reduce the score</w:t>
      </w:r>
      <w:r w:rsidR="00930A9F" w:rsidRPr="00104505">
        <w:rPr>
          <w:sz w:val="24"/>
          <w:szCs w:val="24"/>
        </w:rPr>
        <w:t xml:space="preserve"> </w:t>
      </w:r>
      <w:sdt>
        <w:sdtPr>
          <w:rPr>
            <w:color w:val="000000"/>
            <w:sz w:val="24"/>
            <w:szCs w:val="24"/>
          </w:rPr>
          <w:tag w:val="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"/>
          <w:id w:val="-862205882"/>
          <w:placeholder>
            <w:docPart w:val="DefaultPlaceholder_-1854013440"/>
          </w:placeholder>
        </w:sdtPr>
        <w:sdtContent>
          <w:r w:rsidR="00281F0F" w:rsidRPr="00281F0F">
            <w:rPr>
              <w:color w:val="000000"/>
              <w:sz w:val="24"/>
              <w:szCs w:val="24"/>
            </w:rPr>
            <w:t>(Reinke et al., 2021)</w:t>
          </w:r>
        </w:sdtContent>
      </w:sdt>
      <w:r w:rsidRPr="00104505">
        <w:rPr>
          <w:sz w:val="24"/>
          <w:szCs w:val="24"/>
        </w:rPr>
        <w:t>. The sensitivity is greater for small lesions</w:t>
      </w:r>
      <w:r w:rsidR="00930A9F" w:rsidRPr="00104505">
        <w:rPr>
          <w:sz w:val="24"/>
          <w:szCs w:val="24"/>
        </w:rPr>
        <w:t xml:space="preserve"> </w:t>
      </w:r>
      <w:sdt>
        <w:sdtPr>
          <w:rPr>
            <w:color w:val="000000"/>
            <w:sz w:val="24"/>
            <w:szCs w:val="24"/>
          </w:rPr>
          <w:tag w:val="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"/>
          <w:id w:val="1068996384"/>
          <w:placeholder>
            <w:docPart w:val="DefaultPlaceholder_-1854013440"/>
          </w:placeholder>
        </w:sdtPr>
        <w:sdtContent>
          <w:r w:rsidR="00281F0F" w:rsidRPr="00281F0F">
            <w:rPr>
              <w:color w:val="000000"/>
              <w:sz w:val="24"/>
              <w:szCs w:val="24"/>
            </w:rPr>
            <w:t>(Bakas et al., 2018a)</w:t>
          </w:r>
        </w:sdtContent>
      </w:sdt>
      <w:r w:rsidRPr="00104505">
        <w:rPr>
          <w:sz w:val="24"/>
          <w:szCs w:val="24"/>
        </w:rPr>
        <w:t xml:space="preserve">– a small number of voxels did not make it or are false are sufficient to make the Dice </w:t>
      </w:r>
      <w:r w:rsidR="000F5B32" w:rsidRPr="00104505">
        <w:rPr>
          <w:sz w:val="24"/>
          <w:szCs w:val="24"/>
        </w:rPr>
        <w:t xml:space="preserve">score </w:t>
      </w:r>
      <w:r w:rsidR="00387203" w:rsidRPr="00104505">
        <w:rPr>
          <w:sz w:val="24"/>
          <w:szCs w:val="24"/>
        </w:rPr>
        <w:t xml:space="preserve">react </w:t>
      </w:r>
      <w:r w:rsidRPr="00104505">
        <w:rPr>
          <w:sz w:val="24"/>
          <w:szCs w:val="24"/>
        </w:rPr>
        <w:t>strongly</w:t>
      </w:r>
      <w:r w:rsidR="000F5B32" w:rsidRPr="00104505">
        <w:rPr>
          <w:sz w:val="24"/>
          <w:szCs w:val="24"/>
        </w:rPr>
        <w:t>.</w:t>
      </w:r>
    </w:p>
    <w:p w14:paraId="2302E2DA" w14:textId="29E4E764" w:rsidR="00C8553F" w:rsidRPr="00104505" w:rsidRDefault="003B3B1D" w:rsidP="00701FD9">
      <w:pPr>
        <w:rPr>
          <w:sz w:val="24"/>
          <w:szCs w:val="24"/>
        </w:rPr>
      </w:pPr>
      <w:r w:rsidRPr="00104505">
        <w:rPr>
          <w:sz w:val="24"/>
          <w:szCs w:val="24"/>
        </w:rPr>
        <w:t xml:space="preserve">Collectively, these factors paint a consistent picture: </w:t>
      </w:r>
      <w:r w:rsidR="00C8553F" w:rsidRPr="00104505">
        <w:rPr>
          <w:sz w:val="24"/>
          <w:szCs w:val="24"/>
        </w:rPr>
        <w:t xml:space="preserve">cases of large, well-defined, solitary lesions (often in the </w:t>
      </w:r>
      <w:r w:rsidRPr="00104505">
        <w:rPr>
          <w:sz w:val="24"/>
          <w:szCs w:val="24"/>
        </w:rPr>
        <w:t>peripheral zone</w:t>
      </w:r>
      <w:r w:rsidR="00C8553F" w:rsidRPr="00104505">
        <w:rPr>
          <w:sz w:val="24"/>
          <w:szCs w:val="24"/>
        </w:rPr>
        <w:t xml:space="preserve">) are segmented with decent accuracy, while cases of small, faint, or multiple lesions are segmentation failures (often involving transition zone </w:t>
      </w:r>
      <w:r w:rsidRPr="00104505">
        <w:rPr>
          <w:sz w:val="24"/>
          <w:szCs w:val="24"/>
        </w:rPr>
        <w:t>tumours</w:t>
      </w:r>
      <w:r w:rsidR="00C8553F" w:rsidRPr="00104505">
        <w:rPr>
          <w:sz w:val="24"/>
          <w:szCs w:val="24"/>
        </w:rPr>
        <w:t xml:space="preserve"> or poor</w:t>
      </w:r>
      <w:r w:rsidRPr="00104505">
        <w:rPr>
          <w:sz w:val="24"/>
          <w:szCs w:val="24"/>
        </w:rPr>
        <w:t>er</w:t>
      </w:r>
      <w:r w:rsidR="00C8553F" w:rsidRPr="00104505">
        <w:rPr>
          <w:sz w:val="24"/>
          <w:szCs w:val="24"/>
        </w:rPr>
        <w:t xml:space="preserve"> image quality). These two peaks in the Dice distribution mirror these two </w:t>
      </w:r>
      <w:r w:rsidRPr="00104505">
        <w:rPr>
          <w:sz w:val="24"/>
          <w:szCs w:val="24"/>
        </w:rPr>
        <w:t>categories</w:t>
      </w:r>
      <w:r w:rsidR="00C8553F" w:rsidRPr="00104505">
        <w:rPr>
          <w:sz w:val="24"/>
          <w:szCs w:val="24"/>
        </w:rPr>
        <w:t xml:space="preserve"> of model performance. This justification is supported by earlier studies in intraprostatic lesion segmentation, which reported high performance variability between cases. One of the deep learning algorithms, for example, had a mean DSC of only 0.41 with quite a large standard deviation (±0.28) in prostate </w:t>
      </w:r>
      <w:r w:rsidRPr="00104505">
        <w:rPr>
          <w:sz w:val="24"/>
          <w:szCs w:val="24"/>
        </w:rPr>
        <w:t xml:space="preserve">tumours </w:t>
      </w:r>
      <w:sdt>
        <w:sdtPr>
          <w:rPr>
            <w:color w:val="000000"/>
            <w:sz w:val="24"/>
            <w:szCs w:val="24"/>
          </w:rPr>
          <w:tag w:val="MENDELEY_CITATION_v3_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"/>
          <w:id w:val="-1707413208"/>
          <w:placeholder>
            <w:docPart w:val="DefaultPlaceholder_-1854013440"/>
          </w:placeholder>
        </w:sdtPr>
        <w:sdtContent>
          <w:r w:rsidR="00281F0F" w:rsidRPr="00281F0F">
            <w:rPr>
              <w:color w:val="000000"/>
              <w:sz w:val="24"/>
              <w:szCs w:val="24"/>
            </w:rPr>
            <w:t>(Seetharaman et al., 2021)</w:t>
          </w:r>
        </w:sdtContent>
      </w:sdt>
      <w:r w:rsidR="007E1AB8" w:rsidRPr="00104505">
        <w:rPr>
          <w:color w:val="000000"/>
          <w:sz w:val="24"/>
          <w:szCs w:val="24"/>
        </w:rPr>
        <w:t xml:space="preserve">. </w:t>
      </w:r>
      <w:r w:rsidR="00C8553F" w:rsidRPr="00104505">
        <w:rPr>
          <w:sz w:val="24"/>
          <w:szCs w:val="24"/>
        </w:rPr>
        <w:t xml:space="preserve">Showing that some of them could have good overlap while the majority had close to zero – an observation quite consistent with </w:t>
      </w:r>
      <w:r w:rsidR="00C8553F" w:rsidRPr="00104505">
        <w:rPr>
          <w:sz w:val="24"/>
          <w:szCs w:val="24"/>
        </w:rPr>
        <w:lastRenderedPageBreak/>
        <w:t>our bimodal findings. Other studies have achieved DSC 0.35–0.60 for prostate lesion segmentation depending on the cohort and techniques</w:t>
      </w:r>
      <w:r w:rsidR="00C0615E" w:rsidRPr="00104505">
        <w:rPr>
          <w:sz w:val="24"/>
          <w:szCs w:val="24"/>
        </w:rPr>
        <w:t xml:space="preserve"> </w:t>
      </w:r>
      <w:sdt>
        <w:sdtPr>
          <w:rPr>
            <w:color w:val="000000"/>
            <w:sz w:val="24"/>
            <w:szCs w:val="24"/>
          </w:rPr>
          <w:tag w:val="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"/>
          <w:id w:val="149882249"/>
          <w:placeholder>
            <w:docPart w:val="DefaultPlaceholder_-1854013440"/>
          </w:placeholder>
        </w:sdtPr>
        <w:sdtContent>
          <w:r w:rsidR="00281F0F" w:rsidRPr="00281F0F">
            <w:rPr>
              <w:color w:val="000000"/>
              <w:sz w:val="24"/>
              <w:szCs w:val="24"/>
            </w:rPr>
            <w:t>(Isensee et al., 2021; LaBella et al., 2024)</w:t>
          </w:r>
        </w:sdtContent>
      </w:sdt>
      <w:r w:rsidR="00C8553F" w:rsidRPr="00104505">
        <w:rPr>
          <w:sz w:val="24"/>
          <w:szCs w:val="24"/>
        </w:rPr>
        <w:t xml:space="preserve">, again frequently noting that small or invisible </w:t>
      </w:r>
      <w:r w:rsidRPr="00104505">
        <w:rPr>
          <w:sz w:val="24"/>
          <w:szCs w:val="24"/>
        </w:rPr>
        <w:t>tumours</w:t>
      </w:r>
      <w:r w:rsidR="00C8553F" w:rsidRPr="00104505">
        <w:rPr>
          <w:sz w:val="24"/>
          <w:szCs w:val="24"/>
        </w:rPr>
        <w:t xml:space="preserve"> are overlooked. Our analysis therefore highlights established failure modes of automated segmentation in this case and offers particular insight into why the model will work on some </w:t>
      </w:r>
      <w:r w:rsidRPr="00104505">
        <w:rPr>
          <w:sz w:val="24"/>
          <w:szCs w:val="24"/>
        </w:rPr>
        <w:t>tumours</w:t>
      </w:r>
      <w:r w:rsidR="00C8553F" w:rsidRPr="00104505">
        <w:rPr>
          <w:sz w:val="24"/>
          <w:szCs w:val="24"/>
        </w:rPr>
        <w:t xml:space="preserve"> but not others.</w:t>
      </w:r>
    </w:p>
    <w:p w14:paraId="7266EC83" w14:textId="3D15FF74" w:rsidR="00AE56BB" w:rsidRPr="00104505" w:rsidRDefault="00AE56BB" w:rsidP="000B6793">
      <w:pPr>
        <w:pStyle w:val="Heading2"/>
      </w:pPr>
      <w:bookmarkStart w:id="44" w:name="_Toc194662725"/>
      <w:r w:rsidRPr="00104505">
        <w:t>Clinica</w:t>
      </w:r>
      <w:r w:rsidR="00502F7F" w:rsidRPr="00104505">
        <w:t>l Relevance</w:t>
      </w:r>
      <w:bookmarkEnd w:id="44"/>
    </w:p>
    <w:p w14:paraId="0BF178C4" w14:textId="4BBEE060" w:rsidR="003E6710" w:rsidRPr="00104505" w:rsidRDefault="00603E24" w:rsidP="005156FA">
      <w:pPr>
        <w:rPr>
          <w:sz w:val="24"/>
          <w:szCs w:val="24"/>
        </w:rPr>
      </w:pPr>
      <w:r w:rsidRPr="00104505">
        <w:rPr>
          <w:sz w:val="24"/>
          <w:szCs w:val="24"/>
        </w:rPr>
        <w:t xml:space="preserve">The clinical </w:t>
      </w:r>
      <w:r w:rsidR="003E6710" w:rsidRPr="00104505">
        <w:rPr>
          <w:sz w:val="24"/>
          <w:szCs w:val="24"/>
        </w:rPr>
        <w:t>implications</w:t>
      </w:r>
      <w:r w:rsidRPr="00104505">
        <w:rPr>
          <w:sz w:val="24"/>
          <w:szCs w:val="24"/>
        </w:rPr>
        <w:t xml:space="preserve"> of this work is encouraging. Prostate cancer diagnosis and management increasingly rely on </w:t>
      </w:r>
      <w:r w:rsidR="00D47F14" w:rsidRPr="00104505">
        <w:rPr>
          <w:sz w:val="24"/>
          <w:szCs w:val="24"/>
        </w:rPr>
        <w:t>the</w:t>
      </w:r>
      <w:r w:rsidRPr="00104505">
        <w:rPr>
          <w:sz w:val="24"/>
          <w:szCs w:val="24"/>
        </w:rPr>
        <w:t xml:space="preserve"> reading of mpMRI scans by specialists, which is time-consuming and subject to inter-reader variability</w:t>
      </w:r>
      <w:r w:rsidR="00A206B3" w:rsidRPr="00104505">
        <w:rPr>
          <w:sz w:val="24"/>
          <w:szCs w:val="24"/>
        </w:rPr>
        <w:t xml:space="preserve"> </w:t>
      </w:r>
      <w:sdt>
        <w:sdtPr>
          <w:rPr>
            <w:color w:val="000000"/>
            <w:sz w:val="24"/>
            <w:szCs w:val="24"/>
          </w:rPr>
          <w:tag w:val="MENDELEY_CITATION_v3_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"/>
          <w:id w:val="-1789961595"/>
          <w:placeholder>
            <w:docPart w:val="DefaultPlaceholder_-1854013440"/>
          </w:placeholder>
        </w:sdtPr>
        <w:sdtContent>
          <w:r w:rsidR="00281F0F" w:rsidRPr="00281F0F">
            <w:rPr>
              <w:color w:val="000000"/>
              <w:sz w:val="24"/>
              <w:szCs w:val="24"/>
            </w:rPr>
            <w:t>(Gaur et al., 2021)</w:t>
          </w:r>
        </w:sdtContent>
      </w:sdt>
      <w:r w:rsidRPr="00104505">
        <w:rPr>
          <w:sz w:val="24"/>
          <w:szCs w:val="24"/>
        </w:rPr>
        <w:t>. Our automated segmentation software may be used as a second reader or triage tool, bringing suspicious regions to the attention of the radiologist for review</w:t>
      </w:r>
      <w:r w:rsidR="00D45F30" w:rsidRPr="00104505">
        <w:rPr>
          <w:sz w:val="24"/>
          <w:szCs w:val="24"/>
        </w:rPr>
        <w:t xml:space="preserve"> </w:t>
      </w:r>
      <w:sdt>
        <w:sdtPr>
          <w:rPr>
            <w:color w:val="000000"/>
            <w:sz w:val="24"/>
            <w:szCs w:val="24"/>
          </w:rPr>
          <w:tag w:val="MENDELEY_CITATION_v3_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"/>
          <w:id w:val="1925293973"/>
          <w:placeholder>
            <w:docPart w:val="DefaultPlaceholder_-1854013440"/>
          </w:placeholder>
        </w:sdtPr>
        <w:sdtContent>
          <w:r w:rsidR="00281F0F" w:rsidRPr="00281F0F">
            <w:rPr>
              <w:color w:val="000000"/>
              <w:sz w:val="24"/>
              <w:szCs w:val="24"/>
            </w:rPr>
            <w:t>(Schelb et al., 2021)</w:t>
          </w:r>
        </w:sdtContent>
      </w:sdt>
      <w:r w:rsidRPr="00104505">
        <w:rPr>
          <w:sz w:val="24"/>
          <w:szCs w:val="24"/>
        </w:rPr>
        <w:t xml:space="preserve">. </w:t>
      </w:r>
    </w:p>
    <w:p w14:paraId="68B4AB13" w14:textId="3A1A0D74" w:rsidR="003E6710" w:rsidRPr="00104505" w:rsidRDefault="00603E24" w:rsidP="005156FA">
      <w:pPr>
        <w:rPr>
          <w:sz w:val="24"/>
          <w:szCs w:val="24"/>
        </w:rPr>
      </w:pPr>
      <w:r w:rsidRPr="00104505">
        <w:rPr>
          <w:sz w:val="24"/>
          <w:szCs w:val="24"/>
        </w:rPr>
        <w:t>One potential application is assistance for radiologists in daily MRI reporting. As an example, the AI can pre-segment lesions and provide volume measurements as a starting point for editing by the radiologist, potentially saving time and bringing consistency. Another application is in planning targeted biopsy and treatment. The algorithm output can assist in planning MRI-ultrasound fusion biopsies by demonstrating lesion location and extent</w:t>
      </w:r>
      <w:r w:rsidR="002D1F39" w:rsidRPr="00104505">
        <w:rPr>
          <w:sz w:val="24"/>
          <w:szCs w:val="24"/>
        </w:rPr>
        <w:t xml:space="preserve"> </w:t>
      </w:r>
      <w:sdt>
        <w:sdtPr>
          <w:rPr>
            <w:color w:val="000000"/>
            <w:sz w:val="24"/>
            <w:szCs w:val="24"/>
          </w:rPr>
          <w:tag w:val="MENDELEY_CITATION_v3_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"/>
          <w:id w:val="-1775086210"/>
          <w:placeholder>
            <w:docPart w:val="DefaultPlaceholder_-1854013440"/>
          </w:placeholder>
        </w:sdtPr>
        <w:sdtContent>
          <w:r w:rsidR="00281F0F" w:rsidRPr="00281F0F">
            <w:rPr>
              <w:color w:val="000000"/>
              <w:sz w:val="24"/>
              <w:szCs w:val="24"/>
            </w:rPr>
            <w:t>(Boldt et al., 2019)</w:t>
          </w:r>
        </w:sdtContent>
      </w:sdt>
      <w:r w:rsidRPr="00104505">
        <w:rPr>
          <w:sz w:val="24"/>
          <w:szCs w:val="24"/>
        </w:rPr>
        <w:t>. Similarly, for focal therapies or radiation dose escalation to dominant lesions, an auto-contour</w:t>
      </w:r>
      <w:r w:rsidR="006301EF" w:rsidRPr="00104505">
        <w:rPr>
          <w:sz w:val="24"/>
          <w:szCs w:val="24"/>
        </w:rPr>
        <w:t xml:space="preserve"> tool</w:t>
      </w:r>
      <w:r w:rsidRPr="00104505">
        <w:rPr>
          <w:sz w:val="24"/>
          <w:szCs w:val="24"/>
        </w:rPr>
        <w:t xml:space="preserve"> could speed up the treatment planning process (with physician approval)</w:t>
      </w:r>
      <w:r w:rsidR="00D45F30" w:rsidRPr="00104505">
        <w:rPr>
          <w:sz w:val="24"/>
          <w:szCs w:val="24"/>
        </w:rPr>
        <w:t xml:space="preserve"> </w:t>
      </w:r>
      <w:sdt>
        <w:sdtPr>
          <w:rPr>
            <w:color w:val="000000"/>
            <w:sz w:val="24"/>
            <w:szCs w:val="24"/>
          </w:rPr>
          <w:tag w:val="MENDELEY_CITATION_v3_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"/>
          <w:id w:val="446819663"/>
          <w:placeholder>
            <w:docPart w:val="DefaultPlaceholder_-1854013440"/>
          </w:placeholder>
        </w:sdtPr>
        <w:sdtContent>
          <w:r w:rsidR="00281F0F" w:rsidRPr="00281F0F">
            <w:rPr>
              <w:color w:val="000000"/>
              <w:sz w:val="24"/>
              <w:szCs w:val="24"/>
            </w:rPr>
            <w:t>(Boldt et al., 2019)</w:t>
          </w:r>
        </w:sdtContent>
      </w:sdt>
      <w:r w:rsidRPr="00104505">
        <w:rPr>
          <w:sz w:val="24"/>
          <w:szCs w:val="24"/>
        </w:rPr>
        <w:t xml:space="preserve">. </w:t>
      </w:r>
    </w:p>
    <w:p w14:paraId="7683DC97" w14:textId="13D46477" w:rsidR="003E6710" w:rsidRPr="00104505" w:rsidRDefault="00603E24" w:rsidP="005156FA">
      <w:pPr>
        <w:rPr>
          <w:sz w:val="24"/>
          <w:szCs w:val="24"/>
        </w:rPr>
      </w:pPr>
      <w:r w:rsidRPr="00104505">
        <w:rPr>
          <w:sz w:val="24"/>
          <w:szCs w:val="24"/>
        </w:rPr>
        <w:t xml:space="preserve">It is important to mention that such an AI program would </w:t>
      </w:r>
      <w:r w:rsidR="002F538A" w:rsidRPr="00104505">
        <w:rPr>
          <w:sz w:val="24"/>
          <w:szCs w:val="24"/>
        </w:rPr>
        <w:t>serve</w:t>
      </w:r>
      <w:r w:rsidRPr="00104505">
        <w:rPr>
          <w:sz w:val="24"/>
          <w:szCs w:val="24"/>
        </w:rPr>
        <w:t xml:space="preserve"> rather than replace the human expert. As it is, the model still misses some cancers and, on occasion, emphasizes benign spots, so a radiologist's analysis is still essential. However, even with these limitations, the tool can improve workflow by quickly providing an initial interpretation. For example, an automated system could flag exams with likely lesions, helping prioritize those for immediate review. By providing consistent segmentations, the AI might also help reduce inter-observer variability – radiologists using the AI’s output as a guide could become more consistent with each other in what they consider the lesion’s extent</w:t>
      </w:r>
      <w:r w:rsidR="002D1F39" w:rsidRPr="00104505">
        <w:rPr>
          <w:sz w:val="24"/>
          <w:szCs w:val="24"/>
        </w:rPr>
        <w:t xml:space="preserve"> </w:t>
      </w:r>
      <w:sdt>
        <w:sdtPr>
          <w:rPr>
            <w:color w:val="000000"/>
            <w:sz w:val="24"/>
            <w:szCs w:val="24"/>
          </w:rPr>
          <w:tag w:val="MENDELEY_CITATION_v3_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"/>
          <w:id w:val="-2061161195"/>
          <w:placeholder>
            <w:docPart w:val="DefaultPlaceholder_-1854013440"/>
          </w:placeholder>
        </w:sdtPr>
        <w:sdtContent>
          <w:r w:rsidR="00281F0F" w:rsidRPr="00281F0F">
            <w:rPr>
              <w:color w:val="000000"/>
              <w:sz w:val="24"/>
              <w:szCs w:val="24"/>
            </w:rPr>
            <w:t>(Boldt et al., 2019)</w:t>
          </w:r>
        </w:sdtContent>
      </w:sdt>
      <w:r w:rsidRPr="00104505">
        <w:rPr>
          <w:sz w:val="24"/>
          <w:szCs w:val="24"/>
        </w:rPr>
        <w:t xml:space="preserve">. </w:t>
      </w:r>
    </w:p>
    <w:p w14:paraId="20841C14" w14:textId="7A349B73" w:rsidR="005156FA" w:rsidRPr="00104505" w:rsidRDefault="00603E24" w:rsidP="005156FA">
      <w:pPr>
        <w:rPr>
          <w:sz w:val="24"/>
          <w:szCs w:val="24"/>
        </w:rPr>
      </w:pPr>
      <w:r w:rsidRPr="00104505">
        <w:rPr>
          <w:sz w:val="24"/>
          <w:szCs w:val="24"/>
        </w:rPr>
        <w:t xml:space="preserve">Clinically, the fact that </w:t>
      </w:r>
      <w:r w:rsidR="002F538A" w:rsidRPr="00104505">
        <w:rPr>
          <w:sz w:val="24"/>
          <w:szCs w:val="24"/>
        </w:rPr>
        <w:t>the U-NET</w:t>
      </w:r>
      <w:r w:rsidRPr="00104505">
        <w:rPr>
          <w:sz w:val="24"/>
          <w:szCs w:val="24"/>
        </w:rPr>
        <w:t xml:space="preserve"> model is </w:t>
      </w:r>
      <w:r w:rsidR="002F538A" w:rsidRPr="00104505">
        <w:rPr>
          <w:sz w:val="24"/>
          <w:szCs w:val="24"/>
        </w:rPr>
        <w:t>comparable to</w:t>
      </w:r>
      <w:r w:rsidRPr="00104505">
        <w:rPr>
          <w:sz w:val="24"/>
          <w:szCs w:val="24"/>
        </w:rPr>
        <w:t xml:space="preserve"> prior methods</w:t>
      </w:r>
      <w:r w:rsidR="00D47115" w:rsidRPr="00104505">
        <w:rPr>
          <w:sz w:val="24"/>
          <w:szCs w:val="24"/>
        </w:rPr>
        <w:t xml:space="preserve"> </w:t>
      </w:r>
      <w:sdt>
        <w:sdtPr>
          <w:rPr>
            <w:color w:val="000000"/>
            <w:sz w:val="24"/>
            <w:szCs w:val="24"/>
          </w:rPr>
          <w:tag w:val="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"/>
          <w:id w:val="-1809380363"/>
          <w:placeholder>
            <w:docPart w:val="DefaultPlaceholder_-1854013440"/>
          </w:placeholder>
        </w:sdtPr>
        <w:sdtContent>
          <w:r w:rsidR="00281F0F" w:rsidRPr="00281F0F">
            <w:rPr>
              <w:color w:val="000000"/>
              <w:sz w:val="24"/>
              <w:szCs w:val="24"/>
            </w:rPr>
            <w:t>(Bakas et al., 2018c; Seetharaman et al., 2021)</w:t>
          </w:r>
        </w:sdtContent>
      </w:sdt>
      <w:r w:rsidR="00D47115" w:rsidRPr="00104505">
        <w:rPr>
          <w:sz w:val="24"/>
          <w:szCs w:val="24"/>
        </w:rPr>
        <w:t xml:space="preserve">. </w:t>
      </w:r>
      <w:r w:rsidRPr="00104505">
        <w:rPr>
          <w:sz w:val="24"/>
          <w:szCs w:val="24"/>
        </w:rPr>
        <w:t xml:space="preserve">The promise shown by this U-Net method shows that even without state-of-the-art techniques, AI is able to extract useful features from mpMRI to aid in cancer detection. As the technology is further refined (e.g., through improvements detailed </w:t>
      </w:r>
      <w:r w:rsidR="009A0D99" w:rsidRPr="00104505">
        <w:rPr>
          <w:sz w:val="24"/>
          <w:szCs w:val="24"/>
        </w:rPr>
        <w:t>in the future work section</w:t>
      </w:r>
      <w:r w:rsidRPr="00104505">
        <w:rPr>
          <w:sz w:val="24"/>
          <w:szCs w:val="24"/>
        </w:rPr>
        <w:t>), it can emerge as a reliable part of the diagnostic process. AI segmentations could one day be a standard tool used by radiologists as a "second set of eyes" to double-check their PI-RADS assessments, combining human judgment with AI consistency</w:t>
      </w:r>
      <w:r w:rsidR="00D47115" w:rsidRPr="00104505">
        <w:rPr>
          <w:sz w:val="24"/>
          <w:szCs w:val="24"/>
        </w:rPr>
        <w:t xml:space="preserve"> </w:t>
      </w:r>
      <w:sdt>
        <w:sdtPr>
          <w:rPr>
            <w:color w:val="000000"/>
            <w:sz w:val="24"/>
            <w:szCs w:val="24"/>
          </w:rPr>
          <w:tag w:val="MENDELEY_CITATION_v3_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"/>
          <w:id w:val="938795416"/>
          <w:placeholder>
            <w:docPart w:val="DefaultPlaceholder_-1854013440"/>
          </w:placeholder>
        </w:sdtPr>
        <w:sdtContent>
          <w:r w:rsidR="00281F0F" w:rsidRPr="00281F0F">
            <w:rPr>
              <w:color w:val="000000"/>
              <w:sz w:val="24"/>
              <w:szCs w:val="24"/>
            </w:rPr>
            <w:t>(Gaur et al., 2021)</w:t>
          </w:r>
        </w:sdtContent>
      </w:sdt>
      <w:r w:rsidRPr="00104505">
        <w:rPr>
          <w:sz w:val="24"/>
          <w:szCs w:val="24"/>
        </w:rPr>
        <w:t xml:space="preserve">. This synergy can improve overall diagnostic performance – i.e., the AI can pick up on a lesion that a less experienced reader might miss, or, conversely, the radiologist can override an AI false </w:t>
      </w:r>
      <w:r w:rsidR="002F538A" w:rsidRPr="00104505">
        <w:rPr>
          <w:sz w:val="24"/>
          <w:szCs w:val="24"/>
        </w:rPr>
        <w:t>positive lesion detection</w:t>
      </w:r>
      <w:r w:rsidRPr="00104505">
        <w:rPr>
          <w:sz w:val="24"/>
          <w:szCs w:val="24"/>
        </w:rPr>
        <w:t xml:space="preserve">. In summary, the clinical implication of our findings is that they </w:t>
      </w:r>
      <w:r w:rsidRPr="00104505">
        <w:rPr>
          <w:sz w:val="24"/>
          <w:szCs w:val="24"/>
        </w:rPr>
        <w:lastRenderedPageBreak/>
        <w:t>bring us one step closer to AI-assisted reading of prostate MRI, which can lead to earlier and more reproducible detection of clinically significant cancers and, ultimately, better patient outcomes</w:t>
      </w:r>
      <w:r w:rsidR="00B937DA" w:rsidRPr="00104505">
        <w:rPr>
          <w:sz w:val="24"/>
          <w:szCs w:val="24"/>
        </w:rPr>
        <w:t xml:space="preserve"> </w:t>
      </w:r>
      <w:sdt>
        <w:sdtPr>
          <w:rPr>
            <w:color w:val="000000"/>
            <w:sz w:val="24"/>
            <w:szCs w:val="24"/>
          </w:rPr>
          <w:tag w:val="MENDELEY_CITATION_v3_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"/>
          <w:id w:val="-1668556710"/>
          <w:placeholder>
            <w:docPart w:val="DefaultPlaceholder_-1854013440"/>
          </w:placeholder>
        </w:sdtPr>
        <w:sdtContent>
          <w:r w:rsidR="00281F0F" w:rsidRPr="00281F0F">
            <w:rPr>
              <w:color w:val="000000"/>
              <w:sz w:val="24"/>
              <w:szCs w:val="24"/>
            </w:rPr>
            <w:t>(Boldt et al., 2019)</w:t>
          </w:r>
        </w:sdtContent>
      </w:sdt>
      <w:r w:rsidRPr="00104505">
        <w:rPr>
          <w:sz w:val="24"/>
          <w:szCs w:val="24"/>
        </w:rPr>
        <w:t>.</w:t>
      </w:r>
      <w:r w:rsidR="00347460">
        <w:rPr>
          <w:sz w:val="24"/>
          <w:szCs w:val="24"/>
        </w:rPr>
        <w:t xml:space="preserve"> </w:t>
      </w:r>
      <w:r w:rsidR="00347460" w:rsidRPr="00347460">
        <w:rPr>
          <w:sz w:val="24"/>
          <w:szCs w:val="24"/>
        </w:rPr>
        <w:t>This reinforces Objective 3, suggesting AI tools like ours could meaningfully enhance efficiency in clinical prostate cancer workflows</w:t>
      </w:r>
      <w:r w:rsidR="00347460">
        <w:rPr>
          <w:sz w:val="24"/>
          <w:szCs w:val="24"/>
        </w:rPr>
        <w:t>.</w:t>
      </w:r>
    </w:p>
    <w:p w14:paraId="67528B06" w14:textId="1C5B8674" w:rsidR="00502F7F" w:rsidRPr="00104505" w:rsidRDefault="00502F7F" w:rsidP="000B6793">
      <w:pPr>
        <w:pStyle w:val="Heading2"/>
      </w:pPr>
      <w:bookmarkStart w:id="45" w:name="_Toc194662726"/>
      <w:r w:rsidRPr="00104505">
        <w:t>Limitations and Future Work</w:t>
      </w:r>
      <w:bookmarkEnd w:id="45"/>
    </w:p>
    <w:p w14:paraId="1936AD5B" w14:textId="79A4333E" w:rsidR="000C7842" w:rsidRPr="00104505" w:rsidRDefault="00A40C31" w:rsidP="00A40C31">
      <w:pPr>
        <w:rPr>
          <w:sz w:val="24"/>
          <w:szCs w:val="24"/>
        </w:rPr>
      </w:pPr>
      <w:r w:rsidRPr="00104505">
        <w:rPr>
          <w:sz w:val="24"/>
          <w:szCs w:val="24"/>
        </w:rPr>
        <w:t>The model's architecture may be enhanced. Our U-Net was simple; the incorporation of current breakthroughs may address performance deficits. Utilizing attention mechanisms (such as Attention U-Net) might enable attention to the right regions and boundaries, for instance</w:t>
      </w:r>
      <w:r w:rsidR="006861B8" w:rsidRPr="00104505">
        <w:rPr>
          <w:sz w:val="24"/>
          <w:szCs w:val="24"/>
        </w:rPr>
        <w:t xml:space="preserve"> </w:t>
      </w:r>
      <w:sdt>
        <w:sdtPr>
          <w:rPr>
            <w:color w:val="000000"/>
            <w:sz w:val="24"/>
            <w:szCs w:val="24"/>
          </w:rPr>
          <w:tag w:val="MENDELEY_CITATION_v3_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"/>
          <w:id w:val="842669422"/>
          <w:placeholder>
            <w:docPart w:val="DefaultPlaceholder_-1854013440"/>
          </w:placeholder>
        </w:sdtPr>
        <w:sdtContent>
          <w:r w:rsidR="00281F0F" w:rsidRPr="00281F0F">
            <w:rPr>
              <w:color w:val="000000"/>
              <w:sz w:val="24"/>
              <w:szCs w:val="24"/>
            </w:rPr>
            <w:t>(Oktay et al., 2018c)</w:t>
          </w:r>
        </w:sdtContent>
      </w:sdt>
      <w:r w:rsidRPr="00104505">
        <w:rPr>
          <w:sz w:val="24"/>
          <w:szCs w:val="24"/>
        </w:rPr>
        <w:t>. Transformer architectures for segmentation (currently emerging in research) might capture long-range dependencies and enhance separation of complex shapes. Research into such architectures for prostate MRI is a natural extension. Likewise, experimenting with loss functions is worthwhile. One could also experiment with boundary-aware loss functions (e.g., variants of Dice or Tversky that penalize boundary errors) to tackle the contour precision issue</w:t>
      </w:r>
      <w:r w:rsidR="0054466D" w:rsidRPr="00104505">
        <w:rPr>
          <w:sz w:val="24"/>
          <w:szCs w:val="24"/>
        </w:rPr>
        <w:t xml:space="preserve"> </w:t>
      </w:r>
      <w:sdt>
        <w:sdtPr>
          <w:rPr>
            <w:color w:val="000000"/>
            <w:sz w:val="24"/>
            <w:szCs w:val="24"/>
          </w:rPr>
          <w:tag w:val="MENDELEY_CITATION_v3_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"/>
          <w:id w:val="-74897227"/>
          <w:placeholder>
            <w:docPart w:val="DefaultPlaceholder_-1854013440"/>
          </w:placeholder>
        </w:sdtPr>
        <w:sdtContent>
          <w:r w:rsidR="00281F0F" w:rsidRPr="00281F0F">
            <w:rPr>
              <w:color w:val="000000"/>
              <w:sz w:val="24"/>
              <w:szCs w:val="24"/>
            </w:rPr>
            <w:t>(Salehi et al., 2017)</w:t>
          </w:r>
        </w:sdtContent>
      </w:sdt>
      <w:r w:rsidRPr="00104505">
        <w:rPr>
          <w:sz w:val="24"/>
          <w:szCs w:val="24"/>
        </w:rPr>
        <w:t xml:space="preserve">. </w:t>
      </w:r>
    </w:p>
    <w:p w14:paraId="01C27785" w14:textId="76A285EC" w:rsidR="00A40C31" w:rsidRPr="00104505" w:rsidRDefault="00A40C31" w:rsidP="00A40C31">
      <w:pPr>
        <w:rPr>
          <w:sz w:val="24"/>
          <w:szCs w:val="24"/>
        </w:rPr>
      </w:pPr>
      <w:r w:rsidRPr="00104505">
        <w:rPr>
          <w:sz w:val="24"/>
          <w:szCs w:val="24"/>
        </w:rPr>
        <w:t>Handling small lesions is a clear area for improvement. Data augmentation or specialized training strategies might help the model recognize very small lesions (e.g., oversampling slices with tiny lesions, or using multi-task learning to simultaneously detect lesions)</w:t>
      </w:r>
      <w:r w:rsidR="00345B2F" w:rsidRPr="00104505">
        <w:rPr>
          <w:sz w:val="24"/>
          <w:szCs w:val="24"/>
        </w:rPr>
        <w:t xml:space="preserve"> </w:t>
      </w:r>
      <w:r w:rsidRPr="00104505">
        <w:rPr>
          <w:sz w:val="24"/>
          <w:szCs w:val="24"/>
        </w:rPr>
        <w:t>. There is another idea that is a separate detection module: classify with a classification CNN to label slices or regions likely having a lesion, then segment. Multi-task learning (having the network predict also whether there is a lesion on a slice or a PI-RADS category) may force it to learn more robust features for detection</w:t>
      </w:r>
      <w:r w:rsidR="00F846E8" w:rsidRPr="00104505">
        <w:rPr>
          <w:sz w:val="24"/>
          <w:szCs w:val="24"/>
        </w:rPr>
        <w:t xml:space="preserve"> </w:t>
      </w:r>
      <w:sdt>
        <w:sdtPr>
          <w:rPr>
            <w:color w:val="000000"/>
            <w:sz w:val="24"/>
            <w:szCs w:val="24"/>
          </w:rPr>
          <w:tag w:val="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"/>
          <w:id w:val="609786033"/>
          <w:placeholder>
            <w:docPart w:val="DefaultPlaceholder_-1854013440"/>
          </w:placeholder>
        </w:sdtPr>
        <w:sdtContent>
          <w:r w:rsidR="00281F0F" w:rsidRPr="00281F0F">
            <w:rPr>
              <w:color w:val="000000"/>
              <w:sz w:val="24"/>
              <w:szCs w:val="24"/>
            </w:rPr>
            <w:t>(Bakas et al., 2018a)</w:t>
          </w:r>
        </w:sdtContent>
      </w:sdt>
      <w:r w:rsidRPr="00104505">
        <w:rPr>
          <w:sz w:val="24"/>
          <w:szCs w:val="24"/>
        </w:rPr>
        <w:t xml:space="preserve">. From an implementation standpoint, integration of the model into a clinical workflow and obtaining user feedback will be critical. </w:t>
      </w:r>
    </w:p>
    <w:p w14:paraId="52949E11" w14:textId="4DF53EDE" w:rsidR="00233005" w:rsidRPr="00104505" w:rsidRDefault="00233005" w:rsidP="00A40C31">
      <w:pPr>
        <w:rPr>
          <w:sz w:val="24"/>
          <w:szCs w:val="24"/>
        </w:rPr>
      </w:pPr>
      <w:r w:rsidRPr="00104505">
        <w:rPr>
          <w:sz w:val="24"/>
          <w:szCs w:val="24"/>
        </w:rPr>
        <w:t>Another important step toward future research is the inclusion of healthy patient data in training. In the majority of clinical settings, a high percentage of prostate MRI scans prove to be normal or showing benign conditions (Litjens et al., 2017). By including these non-cancer cases in the model's training process, the network would learn to recognize normal anatomy and benign variants more precisely, which could further reduce false positives. This would better reflect actual clinical distributions, in which only a limited number of patients have suspicious lesions and some scans have no cancer at all (Gaur et al., 2021). As a result, training on healthy patient data can enhance the system's robustness and specificity so that it better separates actual cancers from benign findings without sacrificing stable sensitivity for clinically relevant disease.</w:t>
      </w:r>
    </w:p>
    <w:p w14:paraId="3D5D03E2" w14:textId="1F3A1090" w:rsidR="00A40C31" w:rsidRPr="00104505" w:rsidRDefault="00A40C31" w:rsidP="00A40C31">
      <w:pPr>
        <w:rPr>
          <w:sz w:val="24"/>
          <w:szCs w:val="24"/>
        </w:rPr>
      </w:pPr>
      <w:r w:rsidRPr="00104505">
        <w:rPr>
          <w:sz w:val="24"/>
          <w:szCs w:val="24"/>
        </w:rPr>
        <w:t>Having a prototype where radiologists can see AI-generated contours overlaid on MRI and provide comments would guide the refinements</w:t>
      </w:r>
      <w:r w:rsidR="007327C7" w:rsidRPr="00104505">
        <w:rPr>
          <w:sz w:val="24"/>
          <w:szCs w:val="24"/>
        </w:rPr>
        <w:t xml:space="preserve"> </w:t>
      </w:r>
      <w:sdt>
        <w:sdtPr>
          <w:rPr>
            <w:color w:val="000000"/>
            <w:sz w:val="24"/>
            <w:szCs w:val="24"/>
          </w:rPr>
          <w:tag w:val="MENDELEY_CITATION_v3_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"/>
          <w:id w:val="1805886951"/>
          <w:placeholder>
            <w:docPart w:val="DefaultPlaceholder_-1854013440"/>
          </w:placeholder>
        </w:sdtPr>
        <w:sdtContent>
          <w:r w:rsidR="00281F0F" w:rsidRPr="00281F0F">
            <w:rPr>
              <w:rFonts w:eastAsia="Times New Roman"/>
              <w:color w:val="000000"/>
              <w:sz w:val="24"/>
            </w:rPr>
            <w:t>(Azimi &amp; Pahl, 2020)</w:t>
          </w:r>
        </w:sdtContent>
      </w:sdt>
      <w:r w:rsidRPr="00104505">
        <w:rPr>
          <w:sz w:val="24"/>
          <w:szCs w:val="24"/>
        </w:rPr>
        <w:t xml:space="preserve">. </w:t>
      </w:r>
      <w:r w:rsidR="000D5484" w:rsidRPr="00104505">
        <w:rPr>
          <w:sz w:val="24"/>
          <w:szCs w:val="24"/>
        </w:rPr>
        <w:t>H</w:t>
      </w:r>
      <w:r w:rsidRPr="00104505">
        <w:rPr>
          <w:sz w:val="24"/>
          <w:szCs w:val="24"/>
        </w:rPr>
        <w:t>ypothetical</w:t>
      </w:r>
      <w:r w:rsidR="000D5484" w:rsidRPr="00104505">
        <w:rPr>
          <w:sz w:val="24"/>
          <w:szCs w:val="24"/>
        </w:rPr>
        <w:t>ly</w:t>
      </w:r>
      <w:r w:rsidRPr="00104505">
        <w:rPr>
          <w:sz w:val="24"/>
          <w:szCs w:val="24"/>
        </w:rPr>
        <w:t>, radiologists might prefer to have a confidence level with each prediction or visualizations detailing (heatmaps) why the model highlighted a region</w:t>
      </w:r>
      <w:r w:rsidR="00F57F6F" w:rsidRPr="00104505">
        <w:rPr>
          <w:sz w:val="24"/>
          <w:szCs w:val="24"/>
        </w:rPr>
        <w:t xml:space="preserve"> </w:t>
      </w:r>
      <w:sdt>
        <w:sdtPr>
          <w:rPr>
            <w:color w:val="000000"/>
            <w:sz w:val="24"/>
            <w:szCs w:val="24"/>
          </w:rPr>
          <w:tag w:val="MENDELEY_CITATION_v3_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"/>
          <w:id w:val="736057274"/>
          <w:placeholder>
            <w:docPart w:val="DefaultPlaceholder_-1854013440"/>
          </w:placeholder>
        </w:sdtPr>
        <w:sdtContent>
          <w:r w:rsidR="00281F0F" w:rsidRPr="00281F0F">
            <w:rPr>
              <w:color w:val="000000"/>
              <w:sz w:val="24"/>
              <w:szCs w:val="24"/>
            </w:rPr>
            <w:t>(Samek et al., 2017)</w:t>
          </w:r>
        </w:sdtContent>
      </w:sdt>
      <w:r w:rsidRPr="00104505">
        <w:rPr>
          <w:sz w:val="24"/>
          <w:szCs w:val="24"/>
        </w:rPr>
        <w:t xml:space="preserve">. </w:t>
      </w:r>
    </w:p>
    <w:p w14:paraId="21F86384" w14:textId="6EDACA1A" w:rsidR="00E87C62" w:rsidRPr="00104505" w:rsidRDefault="00D2477A" w:rsidP="00A40C31">
      <w:pPr>
        <w:rPr>
          <w:sz w:val="24"/>
          <w:szCs w:val="24"/>
        </w:rPr>
      </w:pPr>
      <w:r w:rsidRPr="00104505">
        <w:rPr>
          <w:sz w:val="24"/>
          <w:szCs w:val="24"/>
        </w:rPr>
        <w:lastRenderedPageBreak/>
        <w:t>To assess the clinical utility of the proposed segmentation model, future studies should look beyond technical performance metrics and investigate its impact on the diagnostic process. One such potential area is developing reader studies in which trained radiologists read prostate MRI cases with and without the assistance of AI-guided segmentations</w:t>
      </w:r>
      <w:r w:rsidR="000A551C" w:rsidRPr="00104505">
        <w:rPr>
          <w:sz w:val="24"/>
          <w:szCs w:val="24"/>
        </w:rPr>
        <w:t xml:space="preserve"> </w:t>
      </w:r>
      <w:sdt>
        <w:sdtPr>
          <w:rPr>
            <w:color w:val="000000"/>
            <w:sz w:val="24"/>
            <w:szCs w:val="24"/>
          </w:rPr>
          <w:tag w:val="MENDELEY_CITATION_v3_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"/>
          <w:id w:val="-383487904"/>
          <w:placeholder>
            <w:docPart w:val="DefaultPlaceholder_-1854013440"/>
          </w:placeholder>
        </w:sdtPr>
        <w:sdtContent>
          <w:r w:rsidR="00281F0F" w:rsidRPr="00281F0F">
            <w:rPr>
              <w:color w:val="000000"/>
              <w:sz w:val="24"/>
              <w:szCs w:val="24"/>
            </w:rPr>
            <w:t>(Ungi et al., 2020)</w:t>
          </w:r>
        </w:sdtContent>
      </w:sdt>
      <w:r w:rsidRPr="00104505">
        <w:rPr>
          <w:sz w:val="24"/>
          <w:szCs w:val="24"/>
        </w:rPr>
        <w:t>. Such studies would allow systematic evaluation of whether AI support might improve cancer detection rates, reduce reading time, or boost confidence in clinical decision-making. It would also allow investigation of any cognitive bias that would be introduced by the AI, e.g., over-reliance on the model's suggestion</w:t>
      </w:r>
      <w:r w:rsidR="006350DF" w:rsidRPr="00104505">
        <w:rPr>
          <w:sz w:val="24"/>
          <w:szCs w:val="24"/>
        </w:rPr>
        <w:t xml:space="preserve"> </w:t>
      </w:r>
      <w:sdt>
        <w:sdtPr>
          <w:rPr>
            <w:color w:val="000000"/>
            <w:sz w:val="24"/>
            <w:szCs w:val="24"/>
          </w:rPr>
          <w:tag w:val="MENDELEY_CITATION_v3_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"/>
          <w:id w:val="-325822781"/>
          <w:placeholder>
            <w:docPart w:val="DefaultPlaceholder_-1854013440"/>
          </w:placeholder>
        </w:sdtPr>
        <w:sdtContent>
          <w:r w:rsidR="00281F0F" w:rsidRPr="00281F0F">
            <w:rPr>
              <w:color w:val="000000"/>
              <w:sz w:val="24"/>
              <w:szCs w:val="24"/>
            </w:rPr>
            <w:t>(Hekler et al., 2019)</w:t>
          </w:r>
        </w:sdtContent>
      </w:sdt>
      <w:r w:rsidRPr="00104505">
        <w:rPr>
          <w:sz w:val="24"/>
          <w:szCs w:val="24"/>
        </w:rPr>
        <w:t>. These evaluations are important in determining not only how well the model works in isolation, but how well it integrates into real-world clinical practice and whether it has a measurable positive effect on patient care.</w:t>
      </w:r>
    </w:p>
    <w:p w14:paraId="3239069D" w14:textId="191C1998" w:rsidR="00A40C31" w:rsidRPr="00104505" w:rsidRDefault="00A40C31" w:rsidP="00A40C31">
      <w:pPr>
        <w:rPr>
          <w:sz w:val="24"/>
          <w:szCs w:val="24"/>
        </w:rPr>
      </w:pPr>
      <w:r w:rsidRPr="00104505">
        <w:rPr>
          <w:sz w:val="24"/>
          <w:szCs w:val="24"/>
        </w:rPr>
        <w:t>Lastly, the limitations of our study (data set, 2D architecture, straightforward model design) are clear avenues for future growth. By expanding the data set, embracing 3D/complicated models, focusing on small lesion detection, and integrating the tool into the workflow (with proper evaluation), we can increase the performance as well as usability of the system</w:t>
      </w:r>
      <w:r w:rsidR="00BC6A3A" w:rsidRPr="00104505">
        <w:rPr>
          <w:sz w:val="24"/>
          <w:szCs w:val="24"/>
        </w:rPr>
        <w:t xml:space="preserve"> </w:t>
      </w:r>
      <w:r w:rsidRPr="00104505">
        <w:rPr>
          <w:sz w:val="24"/>
          <w:szCs w:val="24"/>
        </w:rPr>
        <w:t>. The developments attained in this project lay a solid groundwork. Implementing these future enhancements, we move closer to a stronger AI system capable of assisting clinicians more effectively in prostate cancer detection on MRI.</w:t>
      </w:r>
    </w:p>
    <w:p w14:paraId="56576031" w14:textId="051CF2DE" w:rsidR="009D010F" w:rsidRPr="00104505" w:rsidRDefault="009D010F" w:rsidP="00180B7C">
      <w:pPr>
        <w:pStyle w:val="Heading1"/>
      </w:pPr>
      <w:bookmarkStart w:id="46" w:name="_Toc194662727"/>
      <w:r w:rsidRPr="00180B7C">
        <w:t>Conclusion</w:t>
      </w:r>
      <w:bookmarkEnd w:id="46"/>
    </w:p>
    <w:p w14:paraId="4106D2C0" w14:textId="2EAC6281" w:rsidR="009D010F" w:rsidRPr="00104505" w:rsidRDefault="009857DE" w:rsidP="009D010F">
      <w:pPr>
        <w:rPr>
          <w:sz w:val="24"/>
          <w:szCs w:val="24"/>
        </w:rPr>
      </w:pPr>
      <w:r w:rsidRPr="009857DE">
        <w:rPr>
          <w:sz w:val="24"/>
          <w:szCs w:val="24"/>
        </w:rPr>
        <w:t>This research project demonstrates that deep learning can be effectively applied to prostate mpMRI for lesion segmentation, even using a relatively simple U-Net model</w:t>
      </w:r>
      <w:r>
        <w:rPr>
          <w:sz w:val="24"/>
          <w:szCs w:val="24"/>
        </w:rPr>
        <w:t xml:space="preserve">. </w:t>
      </w:r>
      <w:r w:rsidR="002F579B" w:rsidRPr="00104505">
        <w:rPr>
          <w:sz w:val="24"/>
          <w:szCs w:val="24"/>
        </w:rPr>
        <w:t xml:space="preserve">The </w:t>
      </w:r>
      <w:r w:rsidR="009A691C" w:rsidRPr="00104505">
        <w:rPr>
          <w:sz w:val="24"/>
          <w:szCs w:val="24"/>
        </w:rPr>
        <w:t xml:space="preserve">CNN-based U-Net segmentation model established that it can identify and segment prostate lesions with moderate accuracy (averaging around </w:t>
      </w:r>
      <w:r w:rsidR="009F6E7F" w:rsidRPr="00104505">
        <w:rPr>
          <w:sz w:val="24"/>
          <w:szCs w:val="24"/>
        </w:rPr>
        <w:t>3</w:t>
      </w:r>
      <w:r w:rsidR="009A691C" w:rsidRPr="00104505">
        <w:rPr>
          <w:sz w:val="24"/>
          <w:szCs w:val="24"/>
        </w:rPr>
        <w:t>0% overlap with expert</w:t>
      </w:r>
      <w:r w:rsidR="00963726" w:rsidRPr="00104505">
        <w:rPr>
          <w:sz w:val="24"/>
          <w:szCs w:val="24"/>
        </w:rPr>
        <w:t xml:space="preserve"> radiologist </w:t>
      </w:r>
      <w:r w:rsidR="009A691C" w:rsidRPr="00104505">
        <w:rPr>
          <w:sz w:val="24"/>
          <w:szCs w:val="24"/>
        </w:rPr>
        <w:t xml:space="preserve">defined </w:t>
      </w:r>
      <w:r w:rsidR="00963726" w:rsidRPr="00104505">
        <w:rPr>
          <w:sz w:val="24"/>
          <w:szCs w:val="24"/>
        </w:rPr>
        <w:t>tumour</w:t>
      </w:r>
      <w:r w:rsidR="009A691C" w:rsidRPr="00104505">
        <w:rPr>
          <w:sz w:val="24"/>
          <w:szCs w:val="24"/>
        </w:rPr>
        <w:t xml:space="preserve"> regions). Whil</w:t>
      </w:r>
      <w:r w:rsidR="004828E6" w:rsidRPr="00104505">
        <w:rPr>
          <w:sz w:val="24"/>
          <w:szCs w:val="24"/>
        </w:rPr>
        <w:t>st</w:t>
      </w:r>
      <w:r w:rsidR="009A691C" w:rsidRPr="00104505">
        <w:rPr>
          <w:sz w:val="24"/>
          <w:szCs w:val="24"/>
        </w:rPr>
        <w:t xml:space="preserve"> </w:t>
      </w:r>
      <w:r w:rsidR="004828E6" w:rsidRPr="00104505">
        <w:rPr>
          <w:sz w:val="24"/>
          <w:szCs w:val="24"/>
        </w:rPr>
        <w:t>the performance of this U-Net</w:t>
      </w:r>
      <w:r w:rsidR="009A691C" w:rsidRPr="00104505">
        <w:rPr>
          <w:sz w:val="24"/>
          <w:szCs w:val="24"/>
        </w:rPr>
        <w:t xml:space="preserve"> performance is</w:t>
      </w:r>
      <w:r w:rsidR="00CC7D03" w:rsidRPr="00104505">
        <w:rPr>
          <w:sz w:val="24"/>
          <w:szCs w:val="24"/>
        </w:rPr>
        <w:t xml:space="preserve"> not </w:t>
      </w:r>
      <w:r w:rsidR="00A1663B" w:rsidRPr="00104505">
        <w:rPr>
          <w:sz w:val="24"/>
          <w:szCs w:val="24"/>
        </w:rPr>
        <w:t>perfect by any means</w:t>
      </w:r>
      <w:r w:rsidR="009A691C" w:rsidRPr="00104505">
        <w:rPr>
          <w:sz w:val="24"/>
          <w:szCs w:val="24"/>
        </w:rPr>
        <w:t xml:space="preserve">, it is a positive outcome given the </w:t>
      </w:r>
      <w:r w:rsidR="004828E6" w:rsidRPr="00104505">
        <w:rPr>
          <w:sz w:val="24"/>
          <w:szCs w:val="24"/>
        </w:rPr>
        <w:t>complexity</w:t>
      </w:r>
      <w:r w:rsidR="009A691C" w:rsidRPr="00104505">
        <w:rPr>
          <w:sz w:val="24"/>
          <w:szCs w:val="24"/>
        </w:rPr>
        <w:t xml:space="preserve"> of </w:t>
      </w:r>
      <w:r w:rsidR="004828E6" w:rsidRPr="00104505">
        <w:rPr>
          <w:sz w:val="24"/>
          <w:szCs w:val="24"/>
        </w:rPr>
        <w:t xml:space="preserve">prostate lesions </w:t>
      </w:r>
      <w:r w:rsidR="009A691C" w:rsidRPr="00104505">
        <w:rPr>
          <w:sz w:val="24"/>
          <w:szCs w:val="24"/>
        </w:rPr>
        <w:t>and comparable to levels of agreement</w:t>
      </w:r>
      <w:r w:rsidR="005F17C9">
        <w:rPr>
          <w:sz w:val="24"/>
          <w:szCs w:val="24"/>
        </w:rPr>
        <w:t xml:space="preserve"> between radiologists</w:t>
      </w:r>
      <w:r w:rsidR="009A691C" w:rsidRPr="00104505">
        <w:rPr>
          <w:sz w:val="24"/>
          <w:szCs w:val="24"/>
        </w:rPr>
        <w:t>. Thus, the first objective – to test the accuracy of the model in a simple U-Net – was successful with encouraging findings: the model is an effective tool in the detection of suspicious areas on MRI scans</w:t>
      </w:r>
      <w:r w:rsidR="009F6E7F" w:rsidRPr="00104505">
        <w:rPr>
          <w:sz w:val="24"/>
          <w:szCs w:val="24"/>
        </w:rPr>
        <w:t xml:space="preserve">, and can act as a guide to </w:t>
      </w:r>
      <w:r w:rsidR="00605ED1" w:rsidRPr="00104505">
        <w:rPr>
          <w:sz w:val="24"/>
          <w:szCs w:val="24"/>
        </w:rPr>
        <w:t xml:space="preserve">accompany radiologists opinions. </w:t>
      </w:r>
    </w:p>
    <w:p w14:paraId="78705BD8" w14:textId="3ACB668A" w:rsidR="00E471B5" w:rsidRPr="00104505" w:rsidRDefault="00A21BBC" w:rsidP="00BB1999">
      <w:pPr>
        <w:rPr>
          <w:sz w:val="24"/>
          <w:szCs w:val="24"/>
        </w:rPr>
      </w:pPr>
      <w:r w:rsidRPr="00104505">
        <w:rPr>
          <w:sz w:val="24"/>
          <w:szCs w:val="24"/>
        </w:rPr>
        <w:t>We found that even this relatively simple U-Net achieved moderate Dice scores (~0.31 on average), aligning with inter-observer agreement levels. Therefore, o</w:t>
      </w:r>
      <w:r w:rsidR="00CE403C" w:rsidRPr="00104505">
        <w:rPr>
          <w:sz w:val="24"/>
          <w:szCs w:val="24"/>
        </w:rPr>
        <w:t xml:space="preserve">ne of the main </w:t>
      </w:r>
      <w:r w:rsidR="00002074" w:rsidRPr="00104505">
        <w:rPr>
          <w:sz w:val="24"/>
          <w:szCs w:val="24"/>
        </w:rPr>
        <w:t xml:space="preserve">conclusions we can draw from the U-Net’s performance with mpMRI prostate images, is it represents a solid </w:t>
      </w:r>
      <w:r w:rsidR="00D57DDB" w:rsidRPr="00104505">
        <w:rPr>
          <w:sz w:val="24"/>
          <w:szCs w:val="24"/>
        </w:rPr>
        <w:t>trade</w:t>
      </w:r>
      <w:r w:rsidR="00002074" w:rsidRPr="00104505">
        <w:rPr>
          <w:sz w:val="24"/>
          <w:szCs w:val="24"/>
        </w:rPr>
        <w:t>-off between accuracy and efficiency</w:t>
      </w:r>
      <w:r w:rsidR="00FD03B2" w:rsidRPr="00104505">
        <w:rPr>
          <w:sz w:val="24"/>
          <w:szCs w:val="24"/>
        </w:rPr>
        <w:t xml:space="preserve">, with its ability to </w:t>
      </w:r>
      <w:r w:rsidR="00096392" w:rsidRPr="00104505">
        <w:rPr>
          <w:sz w:val="24"/>
          <w:szCs w:val="24"/>
        </w:rPr>
        <w:t>identify the existence of lesions</w:t>
      </w:r>
      <w:r w:rsidR="00002074" w:rsidRPr="00104505">
        <w:rPr>
          <w:sz w:val="24"/>
          <w:szCs w:val="24"/>
        </w:rPr>
        <w:t xml:space="preserve">. Training the model took roughly 20 hours on a single GPU and </w:t>
      </w:r>
      <w:r w:rsidR="002128C1" w:rsidRPr="00104505">
        <w:rPr>
          <w:sz w:val="24"/>
          <w:szCs w:val="24"/>
        </w:rPr>
        <w:t xml:space="preserve">the inference is relatively </w:t>
      </w:r>
      <w:r w:rsidR="00D57DDB" w:rsidRPr="00104505">
        <w:rPr>
          <w:sz w:val="24"/>
          <w:szCs w:val="24"/>
        </w:rPr>
        <w:t xml:space="preserve">instant – the model can be integrated into existing workflows with very little delay. </w:t>
      </w:r>
      <w:r w:rsidR="00192795" w:rsidRPr="00104505">
        <w:rPr>
          <w:sz w:val="24"/>
          <w:szCs w:val="24"/>
        </w:rPr>
        <w:t>Furthermore, despite its simplicity</w:t>
      </w:r>
      <w:r w:rsidR="00601A2E" w:rsidRPr="00104505">
        <w:rPr>
          <w:sz w:val="24"/>
          <w:szCs w:val="24"/>
        </w:rPr>
        <w:t>, the model achieved a solid accuracy, thus it s</w:t>
      </w:r>
      <w:r w:rsidR="00B418E8" w:rsidRPr="00104505">
        <w:rPr>
          <w:sz w:val="24"/>
          <w:szCs w:val="24"/>
        </w:rPr>
        <w:t>erves as a strong starting point for an AI assisted segmentation tool for radiologists.</w:t>
      </w:r>
      <w:r w:rsidR="007E2BD5" w:rsidRPr="00104505">
        <w:rPr>
          <w:sz w:val="24"/>
          <w:szCs w:val="24"/>
        </w:rPr>
        <w:t xml:space="preserve"> However, as discussed, the model struggles with smaller or multi-focal lesions and may require advanced architectures or training strategies to address these shortcomings.</w:t>
      </w:r>
      <w:r w:rsidR="00B418E8" w:rsidRPr="00104505">
        <w:rPr>
          <w:sz w:val="24"/>
          <w:szCs w:val="24"/>
        </w:rPr>
        <w:t xml:space="preserve"> These finding</w:t>
      </w:r>
      <w:r w:rsidR="007E2BD5" w:rsidRPr="00104505">
        <w:rPr>
          <w:sz w:val="24"/>
          <w:szCs w:val="24"/>
        </w:rPr>
        <w:t>s</w:t>
      </w:r>
      <w:r w:rsidR="00B418E8" w:rsidRPr="00104505">
        <w:rPr>
          <w:sz w:val="24"/>
          <w:szCs w:val="24"/>
        </w:rPr>
        <w:t xml:space="preserve"> affirm the promise </w:t>
      </w:r>
      <w:r w:rsidR="009B3A8A" w:rsidRPr="00104505">
        <w:rPr>
          <w:sz w:val="24"/>
          <w:szCs w:val="24"/>
        </w:rPr>
        <w:t>of</w:t>
      </w:r>
      <w:r w:rsidR="00B418E8" w:rsidRPr="00104505">
        <w:rPr>
          <w:sz w:val="24"/>
          <w:szCs w:val="24"/>
        </w:rPr>
        <w:t xml:space="preserve"> applying AI to prostate MRI</w:t>
      </w:r>
      <w:r w:rsidR="009B3A8A" w:rsidRPr="00104505">
        <w:rPr>
          <w:sz w:val="24"/>
          <w:szCs w:val="24"/>
        </w:rPr>
        <w:t xml:space="preserve">, echoing </w:t>
      </w:r>
      <w:r w:rsidR="009B3A8A" w:rsidRPr="00104505">
        <w:rPr>
          <w:sz w:val="24"/>
          <w:szCs w:val="24"/>
        </w:rPr>
        <w:lastRenderedPageBreak/>
        <w:t>prior literature that deep learning can improve detection and segmentation of prostate lesions.</w:t>
      </w:r>
      <w:r w:rsidR="00D902BC" w:rsidRPr="00104505">
        <w:rPr>
          <w:sz w:val="24"/>
          <w:szCs w:val="24"/>
        </w:rPr>
        <w:t xml:space="preserve"> Because of its quick inference time (~instant segmentation once trained), the model could feasibly be embedded in routine practice to highlight suspicious regions. Future work must quantify actual time saved, biopsy reduction, and radiologist confidence gains to confirm an overall efficiency improvement.</w:t>
      </w:r>
    </w:p>
    <w:p w14:paraId="61ACB611" w14:textId="1B3824B9" w:rsidR="00D00F2A" w:rsidRPr="00104505" w:rsidRDefault="00D00F2A" w:rsidP="00180B7C">
      <w:pPr>
        <w:pStyle w:val="Heading1"/>
      </w:pPr>
      <w:bookmarkStart w:id="47" w:name="_Toc194662728"/>
      <w:r w:rsidRPr="00104505">
        <w:t>Statement of Student Contribution</w:t>
      </w:r>
      <w:bookmarkEnd w:id="47"/>
    </w:p>
    <w:p w14:paraId="1DF4917F" w14:textId="61EDB8B1" w:rsidR="005257E1" w:rsidRPr="00104505" w:rsidRDefault="006F0F8F" w:rsidP="005257E1">
      <w:pPr>
        <w:rPr>
          <w:sz w:val="24"/>
          <w:szCs w:val="24"/>
        </w:rPr>
      </w:pPr>
      <w:r w:rsidRPr="00104505">
        <w:rPr>
          <w:sz w:val="24"/>
          <w:szCs w:val="24"/>
        </w:rPr>
        <w:t xml:space="preserve">My </w:t>
      </w:r>
      <w:r w:rsidR="009030AA" w:rsidRPr="00104505">
        <w:rPr>
          <w:sz w:val="24"/>
          <w:szCs w:val="24"/>
        </w:rPr>
        <w:t xml:space="preserve">original </w:t>
      </w:r>
      <w:r w:rsidRPr="00104505">
        <w:rPr>
          <w:sz w:val="24"/>
          <w:szCs w:val="24"/>
        </w:rPr>
        <w:t xml:space="preserve">contributions </w:t>
      </w:r>
      <w:r w:rsidR="009030AA" w:rsidRPr="00104505">
        <w:rPr>
          <w:sz w:val="24"/>
          <w:szCs w:val="24"/>
        </w:rPr>
        <w:t>include but are not limited to</w:t>
      </w:r>
      <w:r w:rsidRPr="00104505">
        <w:rPr>
          <w:sz w:val="24"/>
          <w:szCs w:val="24"/>
        </w:rPr>
        <w:t>:</w:t>
      </w:r>
    </w:p>
    <w:p w14:paraId="0216B007" w14:textId="0669DC98" w:rsidR="006F0F8F" w:rsidRPr="00104505" w:rsidRDefault="006F0F8F" w:rsidP="006F0F8F">
      <w:pPr>
        <w:pStyle w:val="ListParagraph"/>
        <w:numPr>
          <w:ilvl w:val="0"/>
          <w:numId w:val="3"/>
        </w:numPr>
        <w:rPr>
          <w:sz w:val="24"/>
          <w:szCs w:val="24"/>
        </w:rPr>
      </w:pPr>
      <w:r w:rsidRPr="00104505">
        <w:rPr>
          <w:sz w:val="24"/>
          <w:szCs w:val="24"/>
        </w:rPr>
        <w:t>Pre-processing the mpMRI dataset</w:t>
      </w:r>
    </w:p>
    <w:p w14:paraId="1079C349" w14:textId="4F051841" w:rsidR="006F0F8F" w:rsidRPr="00104505" w:rsidRDefault="003B79D3" w:rsidP="006F0F8F">
      <w:pPr>
        <w:pStyle w:val="ListParagraph"/>
        <w:numPr>
          <w:ilvl w:val="0"/>
          <w:numId w:val="3"/>
        </w:numPr>
        <w:rPr>
          <w:sz w:val="24"/>
          <w:szCs w:val="24"/>
        </w:rPr>
      </w:pPr>
      <w:r w:rsidRPr="00104505">
        <w:rPr>
          <w:sz w:val="24"/>
          <w:szCs w:val="24"/>
        </w:rPr>
        <w:t>Designing and implementing the U-Net model from scratch</w:t>
      </w:r>
    </w:p>
    <w:p w14:paraId="0429D329" w14:textId="13AD5085" w:rsidR="003B79D3" w:rsidRPr="00104505" w:rsidRDefault="003B79D3" w:rsidP="006F0F8F">
      <w:pPr>
        <w:pStyle w:val="ListParagraph"/>
        <w:numPr>
          <w:ilvl w:val="0"/>
          <w:numId w:val="3"/>
        </w:numPr>
        <w:rPr>
          <w:sz w:val="24"/>
          <w:szCs w:val="24"/>
        </w:rPr>
      </w:pPr>
      <w:r w:rsidRPr="00104505">
        <w:rPr>
          <w:sz w:val="24"/>
          <w:szCs w:val="24"/>
        </w:rPr>
        <w:t>Training the U-Net model</w:t>
      </w:r>
    </w:p>
    <w:p w14:paraId="6748B0CF" w14:textId="20931D8A" w:rsidR="003B79D3" w:rsidRPr="00104505" w:rsidRDefault="00B20670" w:rsidP="006F0F8F">
      <w:pPr>
        <w:pStyle w:val="ListParagraph"/>
        <w:numPr>
          <w:ilvl w:val="0"/>
          <w:numId w:val="3"/>
        </w:numPr>
        <w:rPr>
          <w:sz w:val="24"/>
          <w:szCs w:val="24"/>
        </w:rPr>
      </w:pPr>
      <w:r w:rsidRPr="00104505">
        <w:rPr>
          <w:sz w:val="24"/>
          <w:szCs w:val="24"/>
        </w:rPr>
        <w:t>Evaluating the segmentation accuracy using the key metrics</w:t>
      </w:r>
    </w:p>
    <w:p w14:paraId="3D9DD3F5" w14:textId="2682E6C1" w:rsidR="00B20670" w:rsidRPr="00104505" w:rsidRDefault="009030AA" w:rsidP="006F0F8F">
      <w:pPr>
        <w:pStyle w:val="ListParagraph"/>
        <w:numPr>
          <w:ilvl w:val="0"/>
          <w:numId w:val="3"/>
        </w:numPr>
        <w:rPr>
          <w:sz w:val="24"/>
          <w:szCs w:val="24"/>
        </w:rPr>
      </w:pPr>
      <w:r w:rsidRPr="00104505">
        <w:rPr>
          <w:sz w:val="24"/>
          <w:szCs w:val="24"/>
        </w:rPr>
        <w:t xml:space="preserve">I optimised the U-Net model </w:t>
      </w:r>
      <w:r w:rsidR="00FE59CC" w:rsidRPr="00104505">
        <w:rPr>
          <w:sz w:val="24"/>
          <w:szCs w:val="24"/>
        </w:rPr>
        <w:t>to improve model performance and implemented visualisation techniques for comparing the segmentation outputs</w:t>
      </w:r>
    </w:p>
    <w:p w14:paraId="21E818ED" w14:textId="0EA2CED5" w:rsidR="001C55E6" w:rsidRPr="001C55E6" w:rsidRDefault="0094537A" w:rsidP="001C55E6">
      <w:pPr>
        <w:rPr>
          <w:sz w:val="24"/>
          <w:szCs w:val="24"/>
        </w:rPr>
      </w:pPr>
      <w:r w:rsidRPr="00104505">
        <w:rPr>
          <w:sz w:val="24"/>
          <w:szCs w:val="24"/>
        </w:rPr>
        <w:t>My work ensured that the U-Net model was accurate and computationally efficient</w:t>
      </w:r>
      <w:r w:rsidR="00834166" w:rsidRPr="00104505">
        <w:rPr>
          <w:sz w:val="24"/>
          <w:szCs w:val="24"/>
        </w:rPr>
        <w:t>.</w:t>
      </w:r>
      <w:bookmarkStart w:id="48" w:name="_Toc194662729"/>
    </w:p>
    <w:p w14:paraId="1C7DA979" w14:textId="5676AD6D" w:rsidR="00066F09" w:rsidRDefault="00066F09" w:rsidP="00180B7C">
      <w:pPr>
        <w:pStyle w:val="Heading1"/>
      </w:pPr>
      <w:r w:rsidRPr="00180B7C">
        <w:t>References</w:t>
      </w:r>
      <w:bookmarkEnd w:id="48"/>
    </w:p>
    <w:p w14:paraId="795AB0C4" w14:textId="4DFA4207" w:rsidR="009C5BA4" w:rsidRPr="009C5BA4" w:rsidRDefault="009C5BA4" w:rsidP="009C5BA4">
      <w:r w:rsidRPr="009C5BA4">
        <w:t xml:space="preserve">I acknowledge the use of </w:t>
      </w:r>
      <w:r w:rsidR="00EA3E1D">
        <w:t>ChatGPT</w:t>
      </w:r>
      <w:r w:rsidRPr="009C5BA4">
        <w:t>(version GPT-4</w:t>
      </w:r>
      <w:r w:rsidR="00EA3E1D">
        <w:t>o</w:t>
      </w:r>
      <w:r w:rsidRPr="009C5BA4">
        <w:t>, Microsoft, https://c</w:t>
      </w:r>
      <w:r w:rsidR="001C55E6">
        <w:t>hatgpt</w:t>
      </w:r>
      <w:r w:rsidRPr="009C5BA4">
        <w:t>.com/) to summarise my initial notes and to proofread my final draft.</w:t>
      </w:r>
    </w:p>
    <w:sdt>
      <w:sdtPr>
        <w:rPr>
          <w:color w:val="000000"/>
          <w:sz w:val="24"/>
          <w:szCs w:val="24"/>
        </w:rPr>
        <w:tag w:val="MENDELEY_BIBLIOGRAPHY"/>
        <w:id w:val="-476071993"/>
        <w:placeholder>
          <w:docPart w:val="DefaultPlaceholder_-1854013440"/>
        </w:placeholder>
      </w:sdtPr>
      <w:sdtContent>
        <w:p w14:paraId="7B7062C5" w14:textId="77777777" w:rsidR="00281F0F" w:rsidRDefault="00281F0F">
          <w:pPr>
            <w:autoSpaceDE w:val="0"/>
            <w:autoSpaceDN w:val="0"/>
            <w:ind w:hanging="480"/>
            <w:divId w:val="723018205"/>
            <w:rPr>
              <w:rFonts w:eastAsia="Times New Roman"/>
              <w:kern w:val="0"/>
              <w:sz w:val="24"/>
              <w:szCs w:val="24"/>
              <w14:ligatures w14:val="none"/>
            </w:rPr>
          </w:pPr>
          <w:r>
            <w:rPr>
              <w:rFonts w:eastAsia="Times New Roman"/>
            </w:rPr>
            <w:t xml:space="preserve">Ahmed, H. U., El-Shater Bosaily, A., Brown, L. C., Gabe, R., Kaplan, R., Parmar, M. K., Collaco-Moraes, Y., Ward, K., Hindley, R. G., Freeman, A., Kirkham, A. P., Oldroyd, R., Parker, C., &amp; Emberton, M. (2017). Diagnostic accuracy of multi-parametric MRI and TRUS biopsy in prostate cancer (PROMIS): a paired validating confirmatory study. </w:t>
          </w:r>
          <w:r>
            <w:rPr>
              <w:rFonts w:eastAsia="Times New Roman"/>
              <w:i/>
              <w:iCs/>
            </w:rPr>
            <w:t>The Lancet</w:t>
          </w:r>
          <w:r>
            <w:rPr>
              <w:rFonts w:eastAsia="Times New Roman"/>
            </w:rPr>
            <w:t xml:space="preserve">, </w:t>
          </w:r>
          <w:r>
            <w:rPr>
              <w:rFonts w:eastAsia="Times New Roman"/>
              <w:i/>
              <w:iCs/>
            </w:rPr>
            <w:t>389</w:t>
          </w:r>
          <w:r>
            <w:rPr>
              <w:rFonts w:eastAsia="Times New Roman"/>
            </w:rPr>
            <w:t>, 815–822. https://doi.org/10.1016/S0140-6736(16)32401-1</w:t>
          </w:r>
        </w:p>
        <w:p w14:paraId="218A0CE4" w14:textId="77777777" w:rsidR="00281F0F" w:rsidRDefault="00281F0F">
          <w:pPr>
            <w:autoSpaceDE w:val="0"/>
            <w:autoSpaceDN w:val="0"/>
            <w:ind w:hanging="480"/>
            <w:divId w:val="117603228"/>
            <w:rPr>
              <w:rFonts w:eastAsia="Times New Roman"/>
            </w:rPr>
          </w:pPr>
          <w:r>
            <w:rPr>
              <w:rFonts w:eastAsia="Times New Roman"/>
            </w:rPr>
            <w:t xml:space="preserve">Alqahtani, S. (2024). Systematic Review of AI-Assisted MRI in Prostate Cancer Diagnosis: Enhancing Accuracy Through Second Opinion Tools. </w:t>
          </w:r>
          <w:r>
            <w:rPr>
              <w:rFonts w:eastAsia="Times New Roman"/>
              <w:i/>
              <w:iCs/>
            </w:rPr>
            <w:t>Diagnostics (Basel, Switzerland)</w:t>
          </w:r>
          <w:r>
            <w:rPr>
              <w:rFonts w:eastAsia="Times New Roman"/>
            </w:rPr>
            <w:t xml:space="preserve">, </w:t>
          </w:r>
          <w:r>
            <w:rPr>
              <w:rFonts w:eastAsia="Times New Roman"/>
              <w:i/>
              <w:iCs/>
            </w:rPr>
            <w:t>14</w:t>
          </w:r>
          <w:r>
            <w:rPr>
              <w:rFonts w:eastAsia="Times New Roman"/>
            </w:rPr>
            <w:t>. https://doi.org/10.3390/diagnostics14222576</w:t>
          </w:r>
        </w:p>
        <w:p w14:paraId="481D3AE7" w14:textId="77777777" w:rsidR="00281F0F" w:rsidRDefault="00281F0F">
          <w:pPr>
            <w:autoSpaceDE w:val="0"/>
            <w:autoSpaceDN w:val="0"/>
            <w:ind w:hanging="480"/>
            <w:divId w:val="2011062121"/>
            <w:rPr>
              <w:rFonts w:eastAsia="Times New Roman"/>
            </w:rPr>
          </w:pPr>
          <w:r>
            <w:rPr>
              <w:rFonts w:eastAsia="Times New Roman"/>
            </w:rPr>
            <w:t xml:space="preserve">Azimi, S., &amp; Pahl, C. (2020). A layered quality framework for machine learning-driven data and information models. </w:t>
          </w:r>
          <w:r>
            <w:rPr>
              <w:rFonts w:eastAsia="Times New Roman"/>
              <w:i/>
              <w:iCs/>
            </w:rPr>
            <w:t>ICEIS 2020 - Proceedings of the 22nd International Conference on Enterprise Information Systems</w:t>
          </w:r>
          <w:r>
            <w:rPr>
              <w:rFonts w:eastAsia="Times New Roman"/>
            </w:rPr>
            <w:t xml:space="preserve">, </w:t>
          </w:r>
          <w:r>
            <w:rPr>
              <w:rFonts w:eastAsia="Times New Roman"/>
              <w:i/>
              <w:iCs/>
            </w:rPr>
            <w:t>1</w:t>
          </w:r>
          <w:r>
            <w:rPr>
              <w:rFonts w:eastAsia="Times New Roman"/>
            </w:rPr>
            <w:t>, 579–587. https://doi.org/10.5220/0009472305790587</w:t>
          </w:r>
        </w:p>
        <w:p w14:paraId="246992FA" w14:textId="77777777" w:rsidR="00281F0F" w:rsidRDefault="00281F0F">
          <w:pPr>
            <w:autoSpaceDE w:val="0"/>
            <w:autoSpaceDN w:val="0"/>
            <w:ind w:hanging="480"/>
            <w:divId w:val="249701975"/>
            <w:rPr>
              <w:rFonts w:eastAsia="Times New Roman"/>
            </w:rPr>
          </w:pPr>
          <w:r>
            <w:rPr>
              <w:rFonts w:eastAsia="Times New Roman"/>
            </w:rPr>
            <w:t xml:space="preserve">Bakas, S., Reyes, M., Jakab, A., Bauer, S., Rempfler, M., Crimi, A., Shinohara, R. T., Berger, C., Ha, S. M., Rozycki, M., Prastawa, M., Alberts, E., Lipkova, J., Freymann, J., Kirby, J., Bilello, M., Fathallah-Shaykh, H., Wiest, R., Kirschke, J., … Menze, B. (2018a). </w:t>
          </w:r>
          <w:r>
            <w:rPr>
              <w:rFonts w:eastAsia="Times New Roman"/>
              <w:i/>
              <w:iCs/>
            </w:rPr>
            <w:t>Identifying the Best Machine Learning Algorithms for Brain Tumor Segmentation, Progression Assessment, and Overall Survival Prediction in the BRATS Challenge</w:t>
          </w:r>
          <w:r>
            <w:rPr>
              <w:rFonts w:eastAsia="Times New Roman"/>
            </w:rPr>
            <w:t>.</w:t>
          </w:r>
        </w:p>
        <w:p w14:paraId="0138393F" w14:textId="77777777" w:rsidR="00281F0F" w:rsidRDefault="00281F0F">
          <w:pPr>
            <w:autoSpaceDE w:val="0"/>
            <w:autoSpaceDN w:val="0"/>
            <w:ind w:hanging="480"/>
            <w:divId w:val="917523969"/>
            <w:rPr>
              <w:rFonts w:eastAsia="Times New Roman"/>
            </w:rPr>
          </w:pPr>
          <w:r>
            <w:rPr>
              <w:rFonts w:eastAsia="Times New Roman"/>
            </w:rPr>
            <w:t xml:space="preserve">Bakas, S., Reyes, M., Jakab, A., Bauer, S., Rempfler, M., Crimi, A., Shinohara, R. T., Berger, C., Ha, S. M., Rozycki, M., Prastawa, M., Alberts, E., Lipkova, J., Freymann, J., Kirby, J., Bilello, M., Fathallah-Shaykh, H., Wiest, R., Kirschke, J., … Menze, B. (2018b). </w:t>
          </w:r>
          <w:r>
            <w:rPr>
              <w:rFonts w:eastAsia="Times New Roman"/>
              <w:i/>
              <w:iCs/>
            </w:rPr>
            <w:t>Identifying the Best Machine Learning Algorithms for Brain Tumor Segmentation, Progression Assessment, and Overall Survival Prediction in the BRATS Challenge</w:t>
          </w:r>
          <w:r>
            <w:rPr>
              <w:rFonts w:eastAsia="Times New Roman"/>
            </w:rPr>
            <w:t>.</w:t>
          </w:r>
        </w:p>
        <w:p w14:paraId="64F8D0BE" w14:textId="77777777" w:rsidR="00281F0F" w:rsidRDefault="00281F0F">
          <w:pPr>
            <w:autoSpaceDE w:val="0"/>
            <w:autoSpaceDN w:val="0"/>
            <w:ind w:hanging="480"/>
            <w:divId w:val="534122438"/>
            <w:rPr>
              <w:rFonts w:eastAsia="Times New Roman"/>
            </w:rPr>
          </w:pPr>
          <w:r>
            <w:rPr>
              <w:rFonts w:eastAsia="Times New Roman"/>
            </w:rPr>
            <w:lastRenderedPageBreak/>
            <w:t xml:space="preserve">Bakas, S., Reyes, M., Jakab, A., Bauer, S., Rempfler, M., Crimi, A., Shinohara, R. T., Berger, C., Ha, S. M., Rozycki, M., Prastawa, M., Alberts, E., Lipkova, J., Freymann, J., Kirby, J., Bilello, M., Fathallah-Shaykh, H., Wiest, R., Kirschke, J., … Menze, B. (2018c). </w:t>
          </w:r>
          <w:r>
            <w:rPr>
              <w:rFonts w:eastAsia="Times New Roman"/>
              <w:i/>
              <w:iCs/>
            </w:rPr>
            <w:t>Identifying the Best Machine Learning Algorithms for Brain Tumor Segmentation, Progression Assessment, and Overall Survival Prediction in the BRATS Challenge</w:t>
          </w:r>
          <w:r>
            <w:rPr>
              <w:rFonts w:eastAsia="Times New Roman"/>
            </w:rPr>
            <w:t>.</w:t>
          </w:r>
        </w:p>
        <w:p w14:paraId="386D0555" w14:textId="77777777" w:rsidR="00281F0F" w:rsidRDefault="00281F0F">
          <w:pPr>
            <w:autoSpaceDE w:val="0"/>
            <w:autoSpaceDN w:val="0"/>
            <w:ind w:hanging="480"/>
            <w:divId w:val="376902068"/>
            <w:rPr>
              <w:rFonts w:eastAsia="Times New Roman"/>
            </w:rPr>
          </w:pPr>
          <w:r>
            <w:rPr>
              <w:rFonts w:eastAsia="Times New Roman"/>
            </w:rPr>
            <w:t xml:space="preserve">Barentsz, J. O., Richenberg, J., Clements, R., Choyke, P., Verma, S., Villeirs, G., Rouviere, O., Logager, V., &amp; Fütterer, J. J. (2012). ESUR prostate MR guidelines 2012. </w:t>
          </w:r>
          <w:r>
            <w:rPr>
              <w:rFonts w:eastAsia="Times New Roman"/>
              <w:i/>
              <w:iCs/>
            </w:rPr>
            <w:t>European Radiology</w:t>
          </w:r>
          <w:r>
            <w:rPr>
              <w:rFonts w:eastAsia="Times New Roman"/>
            </w:rPr>
            <w:t xml:space="preserve">, </w:t>
          </w:r>
          <w:r>
            <w:rPr>
              <w:rFonts w:eastAsia="Times New Roman"/>
              <w:i/>
              <w:iCs/>
            </w:rPr>
            <w:t>22</w:t>
          </w:r>
          <w:r>
            <w:rPr>
              <w:rFonts w:eastAsia="Times New Roman"/>
            </w:rPr>
            <w:t>, 746–757. https://doi.org/10.1007/s00330-011-2377-y</w:t>
          </w:r>
        </w:p>
        <w:p w14:paraId="497259EE" w14:textId="77777777" w:rsidR="00281F0F" w:rsidRDefault="00281F0F">
          <w:pPr>
            <w:autoSpaceDE w:val="0"/>
            <w:autoSpaceDN w:val="0"/>
            <w:ind w:hanging="480"/>
            <w:divId w:val="1202598466"/>
            <w:rPr>
              <w:rFonts w:eastAsia="Times New Roman"/>
            </w:rPr>
          </w:pPr>
          <w:r>
            <w:rPr>
              <w:rFonts w:eastAsia="Times New Roman"/>
            </w:rPr>
            <w:t xml:space="preserve">Bergengren, O., Pekala, K. R., Matsoukas, K., Fainberg, J., Mungovan, S. F., Bratt, O., Bray, F., Brawley, O., Luckenbaugh, A. N., Mucci, L., Morgan, T. M., &amp; Carlsson, S. V. (2023). 2022 Update on Prostate Cancer Epidemiology and Risk Factors—A Systematic Review. In </w:t>
          </w:r>
          <w:r>
            <w:rPr>
              <w:rFonts w:eastAsia="Times New Roman"/>
              <w:i/>
              <w:iCs/>
            </w:rPr>
            <w:t>European Urology</w:t>
          </w:r>
          <w:r>
            <w:rPr>
              <w:rFonts w:eastAsia="Times New Roman"/>
            </w:rPr>
            <w:t xml:space="preserve"> (Vol. 84, pp. 191–206). Elsevier B.V. https://doi.org/10.1016/j.eururo.2023.04.021</w:t>
          </w:r>
        </w:p>
        <w:p w14:paraId="42F0E750" w14:textId="77777777" w:rsidR="00281F0F" w:rsidRDefault="00281F0F">
          <w:pPr>
            <w:autoSpaceDE w:val="0"/>
            <w:autoSpaceDN w:val="0"/>
            <w:ind w:hanging="480"/>
            <w:divId w:val="1683363435"/>
            <w:rPr>
              <w:rFonts w:eastAsia="Times New Roman"/>
            </w:rPr>
          </w:pPr>
          <w:r>
            <w:rPr>
              <w:rFonts w:eastAsia="Times New Roman"/>
            </w:rPr>
            <w:t xml:space="preserve">Bhayana, R., O’Shea, A., Anderson, M. A., Bradley, W. R., Gottumukkala, R. V., Mojtahed, A., Pierce, T. T., &amp; Harisinghani, M. (2021). PI-RADS versions 2 and 2.1: Interobserver agreement and diagnostic performance in peripheral and transition zone lesions among six radiologists. </w:t>
          </w:r>
          <w:r>
            <w:rPr>
              <w:rFonts w:eastAsia="Times New Roman"/>
              <w:i/>
              <w:iCs/>
            </w:rPr>
            <w:t>American Journal of Roentgenology</w:t>
          </w:r>
          <w:r>
            <w:rPr>
              <w:rFonts w:eastAsia="Times New Roman"/>
            </w:rPr>
            <w:t xml:space="preserve">, </w:t>
          </w:r>
          <w:r>
            <w:rPr>
              <w:rFonts w:eastAsia="Times New Roman"/>
              <w:i/>
              <w:iCs/>
            </w:rPr>
            <w:t>217</w:t>
          </w:r>
          <w:r>
            <w:rPr>
              <w:rFonts w:eastAsia="Times New Roman"/>
            </w:rPr>
            <w:t>, 141–151. https://doi.org/10.2214/AJR.20.24199</w:t>
          </w:r>
        </w:p>
        <w:p w14:paraId="2EE6B876" w14:textId="77777777" w:rsidR="00281F0F" w:rsidRDefault="00281F0F">
          <w:pPr>
            <w:autoSpaceDE w:val="0"/>
            <w:autoSpaceDN w:val="0"/>
            <w:ind w:hanging="480"/>
            <w:divId w:val="1441879197"/>
            <w:rPr>
              <w:rFonts w:eastAsia="Times New Roman"/>
            </w:rPr>
          </w:pPr>
          <w:r>
            <w:rPr>
              <w:rFonts w:eastAsia="Times New Roman"/>
            </w:rPr>
            <w:t xml:space="preserve">Boldt, A., Schiffer, A. M., Waszak, F., &amp; Yeung, N. (2019). Confidence Predictions Affect Performance Confidence and Neural Preparation in Perceptual Decision Making. </w:t>
          </w:r>
          <w:r>
            <w:rPr>
              <w:rFonts w:eastAsia="Times New Roman"/>
              <w:i/>
              <w:iCs/>
            </w:rPr>
            <w:t>Scientific Reports</w:t>
          </w:r>
          <w:r>
            <w:rPr>
              <w:rFonts w:eastAsia="Times New Roman"/>
            </w:rPr>
            <w:t xml:space="preserve">, </w:t>
          </w:r>
          <w:r>
            <w:rPr>
              <w:rFonts w:eastAsia="Times New Roman"/>
              <w:i/>
              <w:iCs/>
            </w:rPr>
            <w:t>9</w:t>
          </w:r>
          <w:r>
            <w:rPr>
              <w:rFonts w:eastAsia="Times New Roman"/>
            </w:rPr>
            <w:t>. https://doi.org/10.1038/s41598-019-40681-9</w:t>
          </w:r>
        </w:p>
        <w:p w14:paraId="643F5CE2" w14:textId="77777777" w:rsidR="00281F0F" w:rsidRDefault="00281F0F">
          <w:pPr>
            <w:autoSpaceDE w:val="0"/>
            <w:autoSpaceDN w:val="0"/>
            <w:ind w:hanging="480"/>
            <w:divId w:val="603459260"/>
            <w:rPr>
              <w:rFonts w:eastAsia="Times New Roman"/>
            </w:rPr>
          </w:pPr>
          <w:r>
            <w:rPr>
              <w:rFonts w:eastAsia="Times New Roman"/>
              <w:i/>
              <w:iCs/>
            </w:rPr>
            <w:t>Cancer in Men: Prostate Cancer is #1 for 118 Countries Globally</w:t>
          </w:r>
          <w:r>
            <w:rPr>
              <w:rFonts w:eastAsia="Times New Roman"/>
            </w:rPr>
            <w:t>. (n.d.). Https://Www.Cancer.Org/Research/Acs-Research-News/Prostate-Cancer-Is-Number-1-for-118-Countries-Worldwide.Html.</w:t>
          </w:r>
        </w:p>
        <w:p w14:paraId="6DDB3805" w14:textId="77777777" w:rsidR="00281F0F" w:rsidRDefault="00281F0F">
          <w:pPr>
            <w:autoSpaceDE w:val="0"/>
            <w:autoSpaceDN w:val="0"/>
            <w:ind w:hanging="480"/>
            <w:divId w:val="874660145"/>
            <w:rPr>
              <w:rFonts w:eastAsia="Times New Roman"/>
            </w:rPr>
          </w:pPr>
          <w:r>
            <w:rPr>
              <w:rFonts w:eastAsia="Times New Roman"/>
            </w:rPr>
            <w:t xml:space="preserve">Canhoto, A. I., Clark, M., &amp; Fennemore, P. (2013). Emerging segmentation practices in the age of the social customer. </w:t>
          </w:r>
          <w:r>
            <w:rPr>
              <w:rFonts w:eastAsia="Times New Roman"/>
              <w:i/>
              <w:iCs/>
            </w:rPr>
            <w:t>Journal of Strategic Marketing</w:t>
          </w:r>
          <w:r>
            <w:rPr>
              <w:rFonts w:eastAsia="Times New Roman"/>
            </w:rPr>
            <w:t xml:space="preserve">, </w:t>
          </w:r>
          <w:r>
            <w:rPr>
              <w:rFonts w:eastAsia="Times New Roman"/>
              <w:i/>
              <w:iCs/>
            </w:rPr>
            <w:t>21</w:t>
          </w:r>
          <w:r>
            <w:rPr>
              <w:rFonts w:eastAsia="Times New Roman"/>
            </w:rPr>
            <w:t>, 413–428. https://doi.org/10.1080/0965254X.2013.801609</w:t>
          </w:r>
        </w:p>
        <w:p w14:paraId="0E010391" w14:textId="77777777" w:rsidR="00281F0F" w:rsidRDefault="00281F0F">
          <w:pPr>
            <w:autoSpaceDE w:val="0"/>
            <w:autoSpaceDN w:val="0"/>
            <w:ind w:hanging="480"/>
            <w:divId w:val="1746803409"/>
            <w:rPr>
              <w:rFonts w:eastAsia="Times New Roman"/>
            </w:rPr>
          </w:pPr>
          <w:r>
            <w:rPr>
              <w:rFonts w:eastAsia="Times New Roman"/>
            </w:rPr>
            <w:t xml:space="preserve">Cao, R., Zhong, X., Afshari, S., Felker, E., Suvannarerg, V., Tubtawee, T., Vangala, S., Scalzo, F., Raman, S., &amp; Sung, K. (2021). Performance of Deep Learning and Genitourinary Radiologists in Detection of Prostate Cancer Using 3-T Multiparametric Magnetic Resonance Imaging. </w:t>
          </w:r>
          <w:r>
            <w:rPr>
              <w:rFonts w:eastAsia="Times New Roman"/>
              <w:i/>
              <w:iCs/>
            </w:rPr>
            <w:t>Journal of Magnetic Resonance Imaging</w:t>
          </w:r>
          <w:r>
            <w:rPr>
              <w:rFonts w:eastAsia="Times New Roman"/>
            </w:rPr>
            <w:t xml:space="preserve">, </w:t>
          </w:r>
          <w:r>
            <w:rPr>
              <w:rFonts w:eastAsia="Times New Roman"/>
              <w:i/>
              <w:iCs/>
            </w:rPr>
            <w:t>54</w:t>
          </w:r>
          <w:r>
            <w:rPr>
              <w:rFonts w:eastAsia="Times New Roman"/>
            </w:rPr>
            <w:t>, 474–483. https://doi.org/10.1002/jmri.27595</w:t>
          </w:r>
        </w:p>
        <w:p w14:paraId="57F28CF1" w14:textId="77777777" w:rsidR="00281F0F" w:rsidRDefault="00281F0F">
          <w:pPr>
            <w:autoSpaceDE w:val="0"/>
            <w:autoSpaceDN w:val="0"/>
            <w:ind w:hanging="480"/>
            <w:divId w:val="1724325605"/>
            <w:rPr>
              <w:rFonts w:eastAsia="Times New Roman"/>
            </w:rPr>
          </w:pPr>
          <w:r>
            <w:rPr>
              <w:rFonts w:eastAsia="Times New Roman"/>
            </w:rPr>
            <w:t xml:space="preserve">Chareshneu, A., Cantara, A., Tichý, D., &amp; Sehnal, D. (2024). Visualizing Volumetric and Segmentation Data using Mol* Volumes &amp; Segmentations 2.0. </w:t>
          </w:r>
          <w:r>
            <w:rPr>
              <w:rFonts w:eastAsia="Times New Roman"/>
              <w:i/>
              <w:iCs/>
            </w:rPr>
            <w:t>Current Protocols</w:t>
          </w:r>
          <w:r>
            <w:rPr>
              <w:rFonts w:eastAsia="Times New Roman"/>
            </w:rPr>
            <w:t xml:space="preserve">, </w:t>
          </w:r>
          <w:r>
            <w:rPr>
              <w:rFonts w:eastAsia="Times New Roman"/>
              <w:i/>
              <w:iCs/>
            </w:rPr>
            <w:t>4</w:t>
          </w:r>
          <w:r>
            <w:rPr>
              <w:rFonts w:eastAsia="Times New Roman"/>
            </w:rPr>
            <w:t>. https://doi.org/10.1002/cpz1.70070</w:t>
          </w:r>
        </w:p>
        <w:p w14:paraId="0F15ED65" w14:textId="77777777" w:rsidR="00281F0F" w:rsidRDefault="00281F0F">
          <w:pPr>
            <w:autoSpaceDE w:val="0"/>
            <w:autoSpaceDN w:val="0"/>
            <w:ind w:hanging="480"/>
            <w:divId w:val="179200285"/>
            <w:rPr>
              <w:rFonts w:eastAsia="Times New Roman"/>
            </w:rPr>
          </w:pPr>
          <w:r>
            <w:rPr>
              <w:rFonts w:eastAsia="Times New Roman"/>
            </w:rPr>
            <w:t xml:space="preserve">Chen, L., Lu, K., Rajeswaran, A., Lee, K., Grover, A., Laskin, M., Abbeel, P., Srinivas, A., &amp; Mordatch, I. (2021). Decision Transformer: Reinforcement Learning via Sequence Modeling. </w:t>
          </w:r>
          <w:r>
            <w:rPr>
              <w:rFonts w:eastAsia="Times New Roman"/>
              <w:i/>
              <w:iCs/>
            </w:rPr>
            <w:t>Advances in Neural Information Processing Systems</w:t>
          </w:r>
          <w:r>
            <w:rPr>
              <w:rFonts w:eastAsia="Times New Roman"/>
            </w:rPr>
            <w:t xml:space="preserve">, </w:t>
          </w:r>
          <w:r>
            <w:rPr>
              <w:rFonts w:eastAsia="Times New Roman"/>
              <w:i/>
              <w:iCs/>
            </w:rPr>
            <w:t>18</w:t>
          </w:r>
          <w:r>
            <w:rPr>
              <w:rFonts w:eastAsia="Times New Roman"/>
            </w:rPr>
            <w:t>, 15084–15097.</w:t>
          </w:r>
        </w:p>
        <w:p w14:paraId="5740E81F" w14:textId="77777777" w:rsidR="00281F0F" w:rsidRDefault="00281F0F">
          <w:pPr>
            <w:autoSpaceDE w:val="0"/>
            <w:autoSpaceDN w:val="0"/>
            <w:ind w:hanging="480"/>
            <w:divId w:val="290870897"/>
            <w:rPr>
              <w:rFonts w:eastAsia="Times New Roman"/>
            </w:rPr>
          </w:pPr>
          <w:r>
            <w:rPr>
              <w:rFonts w:eastAsia="Times New Roman"/>
            </w:rPr>
            <w:t xml:space="preserve">Chen, M. Y., Woodruff, M. A., Dasgupta, P., &amp; Rukin, N. J. (2020). Variability in accuracy of prostate cancer segmentation among radiologists, urologists, and scientists. </w:t>
          </w:r>
          <w:r>
            <w:rPr>
              <w:rFonts w:eastAsia="Times New Roman"/>
              <w:i/>
              <w:iCs/>
            </w:rPr>
            <w:t>Cancer Medicine</w:t>
          </w:r>
          <w:r>
            <w:rPr>
              <w:rFonts w:eastAsia="Times New Roman"/>
            </w:rPr>
            <w:t xml:space="preserve">, </w:t>
          </w:r>
          <w:r>
            <w:rPr>
              <w:rFonts w:eastAsia="Times New Roman"/>
              <w:i/>
              <w:iCs/>
            </w:rPr>
            <w:t>9</w:t>
          </w:r>
          <w:r>
            <w:rPr>
              <w:rFonts w:eastAsia="Times New Roman"/>
            </w:rPr>
            <w:t>, 7172–7182. https://doi.org/10.1002/cam4.3386</w:t>
          </w:r>
        </w:p>
        <w:p w14:paraId="7015E272" w14:textId="77777777" w:rsidR="00281F0F" w:rsidRDefault="00281F0F">
          <w:pPr>
            <w:autoSpaceDE w:val="0"/>
            <w:autoSpaceDN w:val="0"/>
            <w:ind w:hanging="480"/>
            <w:divId w:val="1493908558"/>
            <w:rPr>
              <w:rFonts w:eastAsia="Times New Roman"/>
            </w:rPr>
          </w:pPr>
          <w:r>
            <w:rPr>
              <w:rFonts w:eastAsia="Times New Roman"/>
            </w:rPr>
            <w:t xml:space="preserve">David MK, &amp; Leslie SW. (2024). 8. prostateNBK557495. </w:t>
          </w:r>
          <w:r>
            <w:rPr>
              <w:rFonts w:eastAsia="Times New Roman"/>
              <w:i/>
              <w:iCs/>
            </w:rPr>
            <w:t xml:space="preserve">Prostate Specific Antigen. </w:t>
          </w:r>
          <w:r>
            <w:rPr>
              <w:rFonts w:eastAsia="Times New Roman"/>
            </w:rPr>
            <w:t>.</w:t>
          </w:r>
        </w:p>
        <w:p w14:paraId="129D32EB" w14:textId="77777777" w:rsidR="00281F0F" w:rsidRDefault="00281F0F">
          <w:pPr>
            <w:autoSpaceDE w:val="0"/>
            <w:autoSpaceDN w:val="0"/>
            <w:ind w:hanging="480"/>
            <w:divId w:val="1701735414"/>
            <w:rPr>
              <w:rFonts w:eastAsia="Times New Roman"/>
            </w:rPr>
          </w:pPr>
          <w:r>
            <w:rPr>
              <w:rFonts w:eastAsia="Times New Roman"/>
            </w:rPr>
            <w:lastRenderedPageBreak/>
            <w:t xml:space="preserve">Dickinson, H., Ham, C., Snelling, I., &amp; Spurgeon, P. (2013a). </w:t>
          </w:r>
          <w:r>
            <w:rPr>
              <w:rFonts w:eastAsia="Times New Roman"/>
              <w:i/>
              <w:iCs/>
            </w:rPr>
            <w:t>Are We There Yet? Models of Medical Leadership and their effectiveness: An Exploratory Study</w:t>
          </w:r>
          <w:r>
            <w:rPr>
              <w:rFonts w:eastAsia="Times New Roman"/>
            </w:rPr>
            <w:t>.</w:t>
          </w:r>
        </w:p>
        <w:p w14:paraId="33B70C75" w14:textId="77777777" w:rsidR="00281F0F" w:rsidRDefault="00281F0F">
          <w:pPr>
            <w:autoSpaceDE w:val="0"/>
            <w:autoSpaceDN w:val="0"/>
            <w:ind w:hanging="480"/>
            <w:divId w:val="1347367459"/>
            <w:rPr>
              <w:rFonts w:eastAsia="Times New Roman"/>
            </w:rPr>
          </w:pPr>
          <w:r>
            <w:rPr>
              <w:rFonts w:eastAsia="Times New Roman"/>
            </w:rPr>
            <w:t xml:space="preserve">Dickinson, H., Ham, C., Snelling, I., &amp; Spurgeon, P. (2013b). </w:t>
          </w:r>
          <w:r>
            <w:rPr>
              <w:rFonts w:eastAsia="Times New Roman"/>
              <w:i/>
              <w:iCs/>
            </w:rPr>
            <w:t>Are We There Yet? Models of Medical Leadership and their effectiveness: An Exploratory Study</w:t>
          </w:r>
          <w:r>
            <w:rPr>
              <w:rFonts w:eastAsia="Times New Roman"/>
            </w:rPr>
            <w:t>.</w:t>
          </w:r>
        </w:p>
        <w:p w14:paraId="1065A8FE" w14:textId="77777777" w:rsidR="00281F0F" w:rsidRDefault="00281F0F">
          <w:pPr>
            <w:autoSpaceDE w:val="0"/>
            <w:autoSpaceDN w:val="0"/>
            <w:ind w:hanging="480"/>
            <w:divId w:val="591547843"/>
            <w:rPr>
              <w:rFonts w:eastAsia="Times New Roman"/>
            </w:rPr>
          </w:pPr>
          <w:r>
            <w:rPr>
              <w:rFonts w:eastAsia="Times New Roman"/>
            </w:rPr>
            <w:t xml:space="preserve">Dickinson, L., Ahmed, H. U., Kirkham, A. P., Allen, C., Freeman, A., Barber, J., Hindley, R. G., Leslie, T., Ogden, C., Persad, R., Winkler, M. H., &amp; Emberton, M. (2013). A multi-centre prospective development study evaluating focal therapy using high intensity focused ultrasound for localised prostate cancer: The INDEX study. </w:t>
          </w:r>
          <w:r>
            <w:rPr>
              <w:rFonts w:eastAsia="Times New Roman"/>
              <w:i/>
              <w:iCs/>
            </w:rPr>
            <w:t>Contemporary Clinical Trials</w:t>
          </w:r>
          <w:r>
            <w:rPr>
              <w:rFonts w:eastAsia="Times New Roman"/>
            </w:rPr>
            <w:t xml:space="preserve">, </w:t>
          </w:r>
          <w:r>
            <w:rPr>
              <w:rFonts w:eastAsia="Times New Roman"/>
              <w:i/>
              <w:iCs/>
            </w:rPr>
            <w:t>36</w:t>
          </w:r>
          <w:r>
            <w:rPr>
              <w:rFonts w:eastAsia="Times New Roman"/>
            </w:rPr>
            <w:t>, 68–80. https://doi.org/10.1016/j.cct.2013.06.005</w:t>
          </w:r>
        </w:p>
        <w:p w14:paraId="2710CC80" w14:textId="77777777" w:rsidR="00281F0F" w:rsidRDefault="00281F0F">
          <w:pPr>
            <w:autoSpaceDE w:val="0"/>
            <w:autoSpaceDN w:val="0"/>
            <w:ind w:hanging="480"/>
            <w:divId w:val="497615821"/>
            <w:rPr>
              <w:rFonts w:eastAsia="Times New Roman"/>
            </w:rPr>
          </w:pPr>
          <w:r>
            <w:rPr>
              <w:rFonts w:eastAsia="Times New Roman"/>
            </w:rPr>
            <w:t xml:space="preserve">El-Shater Bosaily, A., Parker, C., Brown, L. C., Gabe, R., Hindley, R. G., Kaplan, R., Emberton, M., Ahmed, H. U., Emberton, M., Ahmed, H., Bosaily, A. E. S., Kirkham, A., Freeman, A., Jameson, C., Hindley, R., Parker, C., Cooper, C., Oldroyd, R., Kaplan, R., … Agarwal, S. (2015). PROMIS - Prostate MR imaging study: A paired validating cohort study evaluating the role of multi-parametric MRI in men with clinical suspicion of prostate cancer. </w:t>
          </w:r>
          <w:r>
            <w:rPr>
              <w:rFonts w:eastAsia="Times New Roman"/>
              <w:i/>
              <w:iCs/>
            </w:rPr>
            <w:t>Contemporary Clinical Trials</w:t>
          </w:r>
          <w:r>
            <w:rPr>
              <w:rFonts w:eastAsia="Times New Roman"/>
            </w:rPr>
            <w:t xml:space="preserve">, </w:t>
          </w:r>
          <w:r>
            <w:rPr>
              <w:rFonts w:eastAsia="Times New Roman"/>
              <w:i/>
              <w:iCs/>
            </w:rPr>
            <w:t>42</w:t>
          </w:r>
          <w:r>
            <w:rPr>
              <w:rFonts w:eastAsia="Times New Roman"/>
            </w:rPr>
            <w:t>, 26–40. https://doi.org/10.1016/j.cct.2015.02.008</w:t>
          </w:r>
        </w:p>
        <w:p w14:paraId="4A821521" w14:textId="77777777" w:rsidR="00281F0F" w:rsidRDefault="00281F0F">
          <w:pPr>
            <w:autoSpaceDE w:val="0"/>
            <w:autoSpaceDN w:val="0"/>
            <w:ind w:hanging="480"/>
            <w:divId w:val="1189831880"/>
            <w:rPr>
              <w:rFonts w:eastAsia="Times New Roman"/>
            </w:rPr>
          </w:pPr>
          <w:r>
            <w:rPr>
              <w:rFonts w:eastAsia="Times New Roman"/>
            </w:rPr>
            <w:t xml:space="preserve">Fassia, M.-K., Balasubramanian, A., Woo, S., Vargas, H. A., Hricak, H., Konukoglu, E., &amp; Becker, A. S. (2024). Deep Learning Prostate MRI Segmentation Accuracy and Robustness: A Systematic Review. </w:t>
          </w:r>
          <w:r>
            <w:rPr>
              <w:rFonts w:eastAsia="Times New Roman"/>
              <w:i/>
              <w:iCs/>
            </w:rPr>
            <w:t>Radiology. Artificial Intelligence</w:t>
          </w:r>
          <w:r>
            <w:rPr>
              <w:rFonts w:eastAsia="Times New Roman"/>
            </w:rPr>
            <w:t xml:space="preserve">, </w:t>
          </w:r>
          <w:r>
            <w:rPr>
              <w:rFonts w:eastAsia="Times New Roman"/>
              <w:i/>
              <w:iCs/>
            </w:rPr>
            <w:t>6</w:t>
          </w:r>
          <w:r>
            <w:rPr>
              <w:rFonts w:eastAsia="Times New Roman"/>
            </w:rPr>
            <w:t>, e230138. https://doi.org/10.1148/ryai.230138</w:t>
          </w:r>
        </w:p>
        <w:p w14:paraId="7B716987" w14:textId="77777777" w:rsidR="00281F0F" w:rsidRDefault="00281F0F">
          <w:pPr>
            <w:autoSpaceDE w:val="0"/>
            <w:autoSpaceDN w:val="0"/>
            <w:ind w:hanging="480"/>
            <w:divId w:val="373698436"/>
            <w:rPr>
              <w:rFonts w:eastAsia="Times New Roman"/>
            </w:rPr>
          </w:pPr>
          <w:r>
            <w:rPr>
              <w:rFonts w:eastAsia="Times New Roman"/>
            </w:rPr>
            <w:t xml:space="preserve">Gaur, L., Afaq, A., Singh, G., &amp; Dwivedi, Y. K. (2021). Role of artificial intelligence and robotics to foster the touchless travel during a pandemic: a review and research agenda. </w:t>
          </w:r>
          <w:r>
            <w:rPr>
              <w:rFonts w:eastAsia="Times New Roman"/>
              <w:i/>
              <w:iCs/>
            </w:rPr>
            <w:t>International Journal of Contemporary Hospitality Management</w:t>
          </w:r>
          <w:r>
            <w:rPr>
              <w:rFonts w:eastAsia="Times New Roman"/>
            </w:rPr>
            <w:t xml:space="preserve">, </w:t>
          </w:r>
          <w:r>
            <w:rPr>
              <w:rFonts w:eastAsia="Times New Roman"/>
              <w:i/>
              <w:iCs/>
            </w:rPr>
            <w:t>33</w:t>
          </w:r>
          <w:r>
            <w:rPr>
              <w:rFonts w:eastAsia="Times New Roman"/>
            </w:rPr>
            <w:t>, 4079–4098. https://doi.org/10.1108/IJCHM-11-2020-1246</w:t>
          </w:r>
        </w:p>
        <w:p w14:paraId="48EA5861" w14:textId="77777777" w:rsidR="00281F0F" w:rsidRDefault="00281F0F">
          <w:pPr>
            <w:autoSpaceDE w:val="0"/>
            <w:autoSpaceDN w:val="0"/>
            <w:ind w:hanging="480"/>
            <w:divId w:val="341393849"/>
            <w:rPr>
              <w:rFonts w:eastAsia="Times New Roman"/>
            </w:rPr>
          </w:pPr>
          <w:r>
            <w:rPr>
              <w:rFonts w:eastAsia="Times New Roman"/>
            </w:rPr>
            <w:t xml:space="preserve">Gholizadeh-Ansari, M., Alirezaie, J., &amp; Babyn, P. (2020). Deep Learning for Low-Dose CT Denoising Using Perceptual Loss and Edge Detection Layer. </w:t>
          </w:r>
          <w:r>
            <w:rPr>
              <w:rFonts w:eastAsia="Times New Roman"/>
              <w:i/>
              <w:iCs/>
            </w:rPr>
            <w:t>Journal of Digital Imaging</w:t>
          </w:r>
          <w:r>
            <w:rPr>
              <w:rFonts w:eastAsia="Times New Roman"/>
            </w:rPr>
            <w:t xml:space="preserve">, </w:t>
          </w:r>
          <w:r>
            <w:rPr>
              <w:rFonts w:eastAsia="Times New Roman"/>
              <w:i/>
              <w:iCs/>
            </w:rPr>
            <w:t>33</w:t>
          </w:r>
          <w:r>
            <w:rPr>
              <w:rFonts w:eastAsia="Times New Roman"/>
            </w:rPr>
            <w:t>, 504–515. https://doi.org/10.1007/s10278-019-00274-4</w:t>
          </w:r>
        </w:p>
        <w:p w14:paraId="614D5049" w14:textId="77777777" w:rsidR="00281F0F" w:rsidRDefault="00281F0F">
          <w:pPr>
            <w:autoSpaceDE w:val="0"/>
            <w:autoSpaceDN w:val="0"/>
            <w:ind w:hanging="480"/>
            <w:divId w:val="1019240226"/>
            <w:rPr>
              <w:rFonts w:eastAsia="Times New Roman"/>
            </w:rPr>
          </w:pPr>
          <w:r>
            <w:rPr>
              <w:rFonts w:eastAsia="Times New Roman"/>
              <w:i/>
              <w:iCs/>
            </w:rPr>
            <w:t>GitHub - janishar/mit-deep-learning-book-pdf: MIT Deep Learning Book in PDF format (complete and parts) by Ian Goodfellow, Yoshua Bengio and Aaron Courville</w:t>
          </w:r>
          <w:r>
            <w:rPr>
              <w:rFonts w:eastAsia="Times New Roman"/>
            </w:rPr>
            <w:t>. (n.d.). Https://Github.Com/Janishar/Mit-Deep-Learning-Book-Pdf.</w:t>
          </w:r>
        </w:p>
        <w:p w14:paraId="6E0DF28F" w14:textId="77777777" w:rsidR="00281F0F" w:rsidRDefault="00281F0F">
          <w:pPr>
            <w:autoSpaceDE w:val="0"/>
            <w:autoSpaceDN w:val="0"/>
            <w:ind w:hanging="480"/>
            <w:divId w:val="1026952215"/>
            <w:rPr>
              <w:rFonts w:eastAsia="Times New Roman"/>
            </w:rPr>
          </w:pPr>
          <w:r>
            <w:rPr>
              <w:rFonts w:eastAsia="Times New Roman"/>
            </w:rPr>
            <w:t xml:space="preserve">Glorot, X., &amp; Bengio, Y. (n.d.). </w:t>
          </w:r>
          <w:r>
            <w:rPr>
              <w:rFonts w:eastAsia="Times New Roman"/>
              <w:i/>
              <w:iCs/>
            </w:rPr>
            <w:t>Understanding the difficulty of training deep feedforward neural networks</w:t>
          </w:r>
          <w:r>
            <w:rPr>
              <w:rFonts w:eastAsia="Times New Roman"/>
            </w:rPr>
            <w:t>. http://www.iro.umontreal.</w:t>
          </w:r>
        </w:p>
        <w:p w14:paraId="281F4353" w14:textId="77777777" w:rsidR="00281F0F" w:rsidRDefault="00281F0F">
          <w:pPr>
            <w:autoSpaceDE w:val="0"/>
            <w:autoSpaceDN w:val="0"/>
            <w:ind w:hanging="480"/>
            <w:divId w:val="1256013745"/>
            <w:rPr>
              <w:rFonts w:eastAsia="Times New Roman"/>
            </w:rPr>
          </w:pPr>
          <w:r>
            <w:rPr>
              <w:rFonts w:eastAsia="Times New Roman"/>
            </w:rPr>
            <w:t xml:space="preserve">Group, T. 9 H. T. for M. | N. C. F. M., &amp; urgeinteractive. (n.d.). </w:t>
          </w:r>
          <w:r>
            <w:rPr>
              <w:rFonts w:eastAsia="Times New Roman"/>
              <w:i/>
              <w:iCs/>
            </w:rPr>
            <w:t>Prostate Cancer | North Coast Family Medical Group</w:t>
          </w:r>
          <w:r>
            <w:rPr>
              <w:rFonts w:eastAsia="Times New Roman"/>
            </w:rPr>
            <w:t>. Https://Www.Ncfmg.Com/Top-9-Health-Tips-for-Men/.</w:t>
          </w:r>
        </w:p>
        <w:p w14:paraId="526685DE" w14:textId="77777777" w:rsidR="00281F0F" w:rsidRDefault="00281F0F">
          <w:pPr>
            <w:autoSpaceDE w:val="0"/>
            <w:autoSpaceDN w:val="0"/>
            <w:ind w:hanging="480"/>
            <w:divId w:val="939876627"/>
            <w:rPr>
              <w:rFonts w:eastAsia="Times New Roman"/>
            </w:rPr>
          </w:pPr>
          <w:r>
            <w:rPr>
              <w:rFonts w:eastAsia="Times New Roman"/>
            </w:rPr>
            <w:t xml:space="preserve">Hekler, A., Utikal, J. S., Enk, A. H., Solass, W., Schmitt, M., Klode, J., Schadendorf, D., Sondermann, W., Franklin, C., Bestvater, F., Flaig, M. J., Krahl, D., von Kalle, C., Fröhling, S., &amp; Brinker, T. J. (2019). Deep learning outperformed 11 pathologists in the classification of histopathological melanoma images. </w:t>
          </w:r>
          <w:r>
            <w:rPr>
              <w:rFonts w:eastAsia="Times New Roman"/>
              <w:i/>
              <w:iCs/>
            </w:rPr>
            <w:t>European Journal of Cancer</w:t>
          </w:r>
          <w:r>
            <w:rPr>
              <w:rFonts w:eastAsia="Times New Roman"/>
            </w:rPr>
            <w:t xml:space="preserve">, </w:t>
          </w:r>
          <w:r>
            <w:rPr>
              <w:rFonts w:eastAsia="Times New Roman"/>
              <w:i/>
              <w:iCs/>
            </w:rPr>
            <w:t>118</w:t>
          </w:r>
          <w:r>
            <w:rPr>
              <w:rFonts w:eastAsia="Times New Roman"/>
            </w:rPr>
            <w:t>, 91–96. https://doi.org/10.1016/j.ejca.2019.06.012</w:t>
          </w:r>
        </w:p>
        <w:p w14:paraId="422A70C3" w14:textId="77777777" w:rsidR="00281F0F" w:rsidRDefault="00281F0F">
          <w:pPr>
            <w:autoSpaceDE w:val="0"/>
            <w:autoSpaceDN w:val="0"/>
            <w:ind w:hanging="480"/>
            <w:divId w:val="1918440990"/>
            <w:rPr>
              <w:rFonts w:eastAsia="Times New Roman"/>
            </w:rPr>
          </w:pPr>
          <w:r>
            <w:rPr>
              <w:rFonts w:eastAsia="Times New Roman"/>
            </w:rPr>
            <w:t xml:space="preserve">Isensee, F., Jaeger, P. F., Kohl, S. A. A., Petersen, J., &amp; Maier-Hein, K. H. (2021). nnU-Net: a self-configuring method for deep learning-based biomedical image segmentation. </w:t>
          </w:r>
          <w:r>
            <w:rPr>
              <w:rFonts w:eastAsia="Times New Roman"/>
              <w:i/>
              <w:iCs/>
            </w:rPr>
            <w:t>Nature Methods</w:t>
          </w:r>
          <w:r>
            <w:rPr>
              <w:rFonts w:eastAsia="Times New Roman"/>
            </w:rPr>
            <w:t xml:space="preserve">, </w:t>
          </w:r>
          <w:r>
            <w:rPr>
              <w:rFonts w:eastAsia="Times New Roman"/>
              <w:i/>
              <w:iCs/>
            </w:rPr>
            <w:t>18</w:t>
          </w:r>
          <w:r>
            <w:rPr>
              <w:rFonts w:eastAsia="Times New Roman"/>
            </w:rPr>
            <w:t>, 203–211. https://doi.org/10.1038/s41592-020-01008-z</w:t>
          </w:r>
        </w:p>
        <w:p w14:paraId="7134BDE1" w14:textId="77777777" w:rsidR="00281F0F" w:rsidRDefault="00281F0F">
          <w:pPr>
            <w:autoSpaceDE w:val="0"/>
            <w:autoSpaceDN w:val="0"/>
            <w:ind w:hanging="480"/>
            <w:divId w:val="419958301"/>
            <w:rPr>
              <w:rFonts w:eastAsia="Times New Roman"/>
            </w:rPr>
          </w:pPr>
          <w:r>
            <w:rPr>
              <w:rFonts w:eastAsia="Times New Roman"/>
            </w:rPr>
            <w:lastRenderedPageBreak/>
            <w:t xml:space="preserve">Kasivisvanathan, V., Rannikko, A. S., Borghi, M., Panebianco, V., Mynderse, L. A., Vaarala, M. H., Briganti, A., Budäus, L., Hellawell, G., Hindley, R. G., Roobol, M. J., Eggener, S., Ghei, M., Villers, A., Bladou, F., Villeirs, G. M., Virdi, J., Boxler, S., Robert, G., … Moore, C. M. (2018). MRI-Targeted or Standard Biopsy for Prostate-Cancer Diagnosis. </w:t>
          </w:r>
          <w:r>
            <w:rPr>
              <w:rFonts w:eastAsia="Times New Roman"/>
              <w:i/>
              <w:iCs/>
            </w:rPr>
            <w:t>New England Journal of Medicine</w:t>
          </w:r>
          <w:r>
            <w:rPr>
              <w:rFonts w:eastAsia="Times New Roman"/>
            </w:rPr>
            <w:t xml:space="preserve">, </w:t>
          </w:r>
          <w:r>
            <w:rPr>
              <w:rFonts w:eastAsia="Times New Roman"/>
              <w:i/>
              <w:iCs/>
            </w:rPr>
            <w:t>378</w:t>
          </w:r>
          <w:r>
            <w:rPr>
              <w:rFonts w:eastAsia="Times New Roman"/>
            </w:rPr>
            <w:t>, 1767–1777. https://doi.org/10.1056/nejmoa1801993</w:t>
          </w:r>
        </w:p>
        <w:p w14:paraId="0F65672A" w14:textId="77777777" w:rsidR="00281F0F" w:rsidRDefault="00281F0F">
          <w:pPr>
            <w:autoSpaceDE w:val="0"/>
            <w:autoSpaceDN w:val="0"/>
            <w:ind w:hanging="480"/>
            <w:divId w:val="339240362"/>
            <w:rPr>
              <w:rFonts w:eastAsia="Times New Roman"/>
            </w:rPr>
          </w:pPr>
          <w:r>
            <w:rPr>
              <w:rFonts w:eastAsia="Times New Roman"/>
            </w:rPr>
            <w:t xml:space="preserve">Kayalibay, B., Jensen, G., &amp; van der Smagt, P. (2017). </w:t>
          </w:r>
          <w:r>
            <w:rPr>
              <w:rFonts w:eastAsia="Times New Roman"/>
              <w:i/>
              <w:iCs/>
            </w:rPr>
            <w:t>CNN-based Segmentation of Medical Imaging Data</w:t>
          </w:r>
          <w:r>
            <w:rPr>
              <w:rFonts w:eastAsia="Times New Roman"/>
            </w:rPr>
            <w:t>.</w:t>
          </w:r>
        </w:p>
        <w:p w14:paraId="403364A4" w14:textId="77777777" w:rsidR="00281F0F" w:rsidRDefault="00281F0F">
          <w:pPr>
            <w:autoSpaceDE w:val="0"/>
            <w:autoSpaceDN w:val="0"/>
            <w:ind w:hanging="480"/>
            <w:divId w:val="1332756724"/>
            <w:rPr>
              <w:rFonts w:eastAsia="Times New Roman"/>
            </w:rPr>
          </w:pPr>
          <w:r>
            <w:rPr>
              <w:rFonts w:eastAsia="Times New Roman"/>
              <w:i/>
              <w:iCs/>
            </w:rPr>
            <w:t>Key Statistics for Prostate Cancer | Prostate Cancer Facts</w:t>
          </w:r>
          <w:r>
            <w:rPr>
              <w:rFonts w:eastAsia="Times New Roman"/>
            </w:rPr>
            <w:t>. (n.d.). Https://Www.Cancer.Org/Cancer/Types/Prostate-Cancer/about/Key-Statistics.Html.</w:t>
          </w:r>
        </w:p>
        <w:p w14:paraId="0EA8ABC4" w14:textId="77777777" w:rsidR="00281F0F" w:rsidRDefault="00281F0F">
          <w:pPr>
            <w:autoSpaceDE w:val="0"/>
            <w:autoSpaceDN w:val="0"/>
            <w:ind w:hanging="480"/>
            <w:divId w:val="692655971"/>
            <w:rPr>
              <w:rFonts w:eastAsia="Times New Roman"/>
            </w:rPr>
          </w:pPr>
          <w:r>
            <w:rPr>
              <w:rFonts w:eastAsia="Times New Roman"/>
            </w:rPr>
            <w:t xml:space="preserve">Kingma, D. P., &amp; Ba, J. L. (2015). Adam: A method for stochastic optimization. </w:t>
          </w:r>
          <w:r>
            <w:rPr>
              <w:rFonts w:eastAsia="Times New Roman"/>
              <w:i/>
              <w:iCs/>
            </w:rPr>
            <w:t>3rd International Conference on Learning Representations, ICLR 2015 - Conference Track Proceedings</w:t>
          </w:r>
          <w:r>
            <w:rPr>
              <w:rFonts w:eastAsia="Times New Roman"/>
            </w:rPr>
            <w:t>.</w:t>
          </w:r>
        </w:p>
        <w:p w14:paraId="77D23CEA" w14:textId="77777777" w:rsidR="00281F0F" w:rsidRDefault="00281F0F">
          <w:pPr>
            <w:autoSpaceDE w:val="0"/>
            <w:autoSpaceDN w:val="0"/>
            <w:ind w:hanging="480"/>
            <w:divId w:val="2140144863"/>
            <w:rPr>
              <w:rFonts w:eastAsia="Times New Roman"/>
            </w:rPr>
          </w:pPr>
          <w:r>
            <w:rPr>
              <w:rFonts w:eastAsia="Times New Roman"/>
            </w:rPr>
            <w:t xml:space="preserve">Kokkinos, V., Sisterson, N. D., Wozny, T. A., &amp; Richardson, R. M. (2019). Association of Closed-Loop Brain Stimulation Neurophysiological Features with Seizure Control among Patients with Focal Epilepsy. </w:t>
          </w:r>
          <w:r>
            <w:rPr>
              <w:rFonts w:eastAsia="Times New Roman"/>
              <w:i/>
              <w:iCs/>
            </w:rPr>
            <w:t>JAMA Neurology</w:t>
          </w:r>
          <w:r>
            <w:rPr>
              <w:rFonts w:eastAsia="Times New Roman"/>
            </w:rPr>
            <w:t xml:space="preserve">, </w:t>
          </w:r>
          <w:r>
            <w:rPr>
              <w:rFonts w:eastAsia="Times New Roman"/>
              <w:i/>
              <w:iCs/>
            </w:rPr>
            <w:t>76</w:t>
          </w:r>
          <w:r>
            <w:rPr>
              <w:rFonts w:eastAsia="Times New Roman"/>
            </w:rPr>
            <w:t>, 800–808. https://doi.org/10.1001/jamaneurol.2019.0658</w:t>
          </w:r>
        </w:p>
        <w:p w14:paraId="5777DE7C" w14:textId="77777777" w:rsidR="00281F0F" w:rsidRDefault="00281F0F">
          <w:pPr>
            <w:autoSpaceDE w:val="0"/>
            <w:autoSpaceDN w:val="0"/>
            <w:ind w:hanging="480"/>
            <w:divId w:val="698318050"/>
            <w:rPr>
              <w:rFonts w:eastAsia="Times New Roman"/>
            </w:rPr>
          </w:pPr>
          <w:r>
            <w:rPr>
              <w:rFonts w:eastAsia="Times New Roman"/>
            </w:rPr>
            <w:t xml:space="preserve">LaBella, D., Baid, U., Khanna, O., McBurney-Lin, S., McLean, R., Nedelec, P., Rashid, A., Tahon, N. H., Altes, T., Bhalerao, R., Dhemesh, Y., Godfrey, D., Hilal, F., Floyd, S., Janas, A., Kazerooni, A. F., Kirkpatrick, J., Kent, C., Kofler, F., … Calabrese, E. (2024). </w:t>
          </w:r>
          <w:r>
            <w:rPr>
              <w:rFonts w:eastAsia="Times New Roman"/>
              <w:i/>
              <w:iCs/>
            </w:rPr>
            <w:t>Analysis of the BraTS 2023 Intracranial Meningioma Segmentation Challenge</w:t>
          </w:r>
          <w:r>
            <w:rPr>
              <w:rFonts w:eastAsia="Times New Roman"/>
            </w:rPr>
            <w:t>. https://doi.org/10.59275/j.melba.2025-bea1</w:t>
          </w:r>
        </w:p>
        <w:p w14:paraId="2C9F1018" w14:textId="77777777" w:rsidR="00281F0F" w:rsidRDefault="00281F0F">
          <w:pPr>
            <w:autoSpaceDE w:val="0"/>
            <w:autoSpaceDN w:val="0"/>
            <w:ind w:hanging="480"/>
            <w:divId w:val="1578006872"/>
            <w:rPr>
              <w:rFonts w:eastAsia="Times New Roman"/>
            </w:rPr>
          </w:pPr>
          <w:r>
            <w:rPr>
              <w:rFonts w:eastAsia="Times New Roman"/>
            </w:rPr>
            <w:t xml:space="preserve">Lin, K. H., Hsieh, T. Y., Chen, C. H., &amp; Pu, Y. S. (2023). Digital Rectal Examination Still Plays a Crucial Role of Predicting Outcomes in the Prostate Cancer Patients Undergoing Primary Total Prostate Cryoablation. </w:t>
          </w:r>
          <w:r>
            <w:rPr>
              <w:rFonts w:eastAsia="Times New Roman"/>
              <w:i/>
              <w:iCs/>
            </w:rPr>
            <w:t>Urological Science</w:t>
          </w:r>
          <w:r>
            <w:rPr>
              <w:rFonts w:eastAsia="Times New Roman"/>
            </w:rPr>
            <w:t xml:space="preserve">, </w:t>
          </w:r>
          <w:r>
            <w:rPr>
              <w:rFonts w:eastAsia="Times New Roman"/>
              <w:i/>
              <w:iCs/>
            </w:rPr>
            <w:t>34</w:t>
          </w:r>
          <w:r>
            <w:rPr>
              <w:rFonts w:eastAsia="Times New Roman"/>
            </w:rPr>
            <w:t>, 187–193. https://doi.org/10.4103/UROS.UROS_139_22</w:t>
          </w:r>
        </w:p>
        <w:p w14:paraId="6D392269" w14:textId="77777777" w:rsidR="00281F0F" w:rsidRDefault="00281F0F">
          <w:pPr>
            <w:autoSpaceDE w:val="0"/>
            <w:autoSpaceDN w:val="0"/>
            <w:ind w:hanging="480"/>
            <w:divId w:val="261571146"/>
            <w:rPr>
              <w:rFonts w:eastAsia="Times New Roman"/>
            </w:rPr>
          </w:pPr>
          <w:r>
            <w:rPr>
              <w:rFonts w:eastAsia="Times New Roman"/>
            </w:rPr>
            <w:t xml:space="preserve">Litjens, G., Kooi, T., Bejnordi, B. E., Setio, A. A. A., Ciompi, F., Ghafoorian, M., van der Laak, J. A. W. M., van Ginneken, B., &amp; Sánchez, C. I. (2017). A survey on deep learning in medical image analysis. In </w:t>
          </w:r>
          <w:r>
            <w:rPr>
              <w:rFonts w:eastAsia="Times New Roman"/>
              <w:i/>
              <w:iCs/>
            </w:rPr>
            <w:t>Medical Image Analysis</w:t>
          </w:r>
          <w:r>
            <w:rPr>
              <w:rFonts w:eastAsia="Times New Roman"/>
            </w:rPr>
            <w:t xml:space="preserve"> (Vol. 42, pp. 60–88). Elsevier B.V. https://doi.org/10.1016/j.media.2017.07.005</w:t>
          </w:r>
        </w:p>
        <w:p w14:paraId="43EA111A" w14:textId="77777777" w:rsidR="00281F0F" w:rsidRDefault="00281F0F">
          <w:pPr>
            <w:autoSpaceDE w:val="0"/>
            <w:autoSpaceDN w:val="0"/>
            <w:ind w:hanging="480"/>
            <w:divId w:val="1315259178"/>
            <w:rPr>
              <w:rFonts w:eastAsia="Times New Roman"/>
            </w:rPr>
          </w:pPr>
          <w:r>
            <w:rPr>
              <w:rFonts w:eastAsia="Times New Roman"/>
            </w:rPr>
            <w:t xml:space="preserve">Lucido, J. J., DeWees, T. A., Leavitt, T. R., Anand, A., Beltran, C. J., Brooke, M. D., Buroker, J. R., Foote, R. L., Foss, O. R., Gleason, A. M., Hodge, T. L., Hughes, C. O., Hunzeker, A. E., Laack, N. N., Lenz, T. K., Livne, M., Morigami, M., Moseley, D. J., Undahl, L. M., … Patel, S. H. (2023). Validation of clinical acceptability of deep-learning-based automated segmentation of organs-at-risk for head-and-neck radiotherapy treatment planning. </w:t>
          </w:r>
          <w:r>
            <w:rPr>
              <w:rFonts w:eastAsia="Times New Roman"/>
              <w:i/>
              <w:iCs/>
            </w:rPr>
            <w:t>Frontiers in Oncology</w:t>
          </w:r>
          <w:r>
            <w:rPr>
              <w:rFonts w:eastAsia="Times New Roman"/>
            </w:rPr>
            <w:t xml:space="preserve">, </w:t>
          </w:r>
          <w:r>
            <w:rPr>
              <w:rFonts w:eastAsia="Times New Roman"/>
              <w:i/>
              <w:iCs/>
            </w:rPr>
            <w:t>13</w:t>
          </w:r>
          <w:r>
            <w:rPr>
              <w:rFonts w:eastAsia="Times New Roman"/>
            </w:rPr>
            <w:t>. https://doi.org/10.3389/fonc.2023.1137803</w:t>
          </w:r>
        </w:p>
        <w:p w14:paraId="059EEF23" w14:textId="77777777" w:rsidR="00281F0F" w:rsidRDefault="00281F0F">
          <w:pPr>
            <w:autoSpaceDE w:val="0"/>
            <w:autoSpaceDN w:val="0"/>
            <w:ind w:hanging="480"/>
            <w:divId w:val="1254052715"/>
            <w:rPr>
              <w:rFonts w:eastAsia="Times New Roman"/>
            </w:rPr>
          </w:pPr>
          <w:r>
            <w:rPr>
              <w:rFonts w:eastAsia="Times New Roman"/>
            </w:rPr>
            <w:t xml:space="preserve">Milletari, F., Navab, N., &amp; Ahmadi, S. A. (2016). V-Net: Fully convolutional neural networks for volumetric medical image segmentation. </w:t>
          </w:r>
          <w:r>
            <w:rPr>
              <w:rFonts w:eastAsia="Times New Roman"/>
              <w:i/>
              <w:iCs/>
            </w:rPr>
            <w:t>Proceedings - 2016 4th International Conference on 3D Vision, 3DV 2016</w:t>
          </w:r>
          <w:r>
            <w:rPr>
              <w:rFonts w:eastAsia="Times New Roman"/>
            </w:rPr>
            <w:t>, 565–571. https://doi.org/10.1109/3DV.2016.79</w:t>
          </w:r>
        </w:p>
        <w:p w14:paraId="3D48B947" w14:textId="77777777" w:rsidR="00281F0F" w:rsidRDefault="00281F0F">
          <w:pPr>
            <w:autoSpaceDE w:val="0"/>
            <w:autoSpaceDN w:val="0"/>
            <w:ind w:hanging="480"/>
            <w:divId w:val="303311621"/>
            <w:rPr>
              <w:rFonts w:eastAsia="Times New Roman"/>
            </w:rPr>
          </w:pPr>
          <w:r>
            <w:rPr>
              <w:rFonts w:eastAsia="Times New Roman"/>
            </w:rPr>
            <w:t xml:space="preserve">Modat, M., Ridgway, G. R., Taylor, Z. A., Lehmann, M., Barnes, J., Hawkes, D. J., Fox, N. C., &amp; Ourselin, S. (2010). Fast free-form deformation using graphics processing units. </w:t>
          </w:r>
          <w:r>
            <w:rPr>
              <w:rFonts w:eastAsia="Times New Roman"/>
              <w:i/>
              <w:iCs/>
            </w:rPr>
            <w:t>Computer Methods and Programs in Biomedicine</w:t>
          </w:r>
          <w:r>
            <w:rPr>
              <w:rFonts w:eastAsia="Times New Roman"/>
            </w:rPr>
            <w:t xml:space="preserve">, </w:t>
          </w:r>
          <w:r>
            <w:rPr>
              <w:rFonts w:eastAsia="Times New Roman"/>
              <w:i/>
              <w:iCs/>
            </w:rPr>
            <w:t>98</w:t>
          </w:r>
          <w:r>
            <w:rPr>
              <w:rFonts w:eastAsia="Times New Roman"/>
            </w:rPr>
            <w:t>, 278–284. https://doi.org/10.1016/j.cmpb.2009.09.002</w:t>
          </w:r>
        </w:p>
        <w:p w14:paraId="29F8AF09" w14:textId="77777777" w:rsidR="00281F0F" w:rsidRDefault="00281F0F">
          <w:pPr>
            <w:autoSpaceDE w:val="0"/>
            <w:autoSpaceDN w:val="0"/>
            <w:ind w:hanging="480"/>
            <w:divId w:val="695303490"/>
            <w:rPr>
              <w:rFonts w:eastAsia="Times New Roman"/>
            </w:rPr>
          </w:pPr>
          <w:r>
            <w:rPr>
              <w:rFonts w:eastAsia="Times New Roman"/>
            </w:rPr>
            <w:lastRenderedPageBreak/>
            <w:t xml:space="preserve">Montazerolghaem, M., Sun, Y., Sasso, G., &amp; Haworth, A. (2023). U-Net Architecture for Prostate Segmentation: The Impact of Loss Function on System Performance. </w:t>
          </w:r>
          <w:r>
            <w:rPr>
              <w:rFonts w:eastAsia="Times New Roman"/>
              <w:i/>
              <w:iCs/>
            </w:rPr>
            <w:t>Bioengineering</w:t>
          </w:r>
          <w:r>
            <w:rPr>
              <w:rFonts w:eastAsia="Times New Roman"/>
            </w:rPr>
            <w:t xml:space="preserve">, </w:t>
          </w:r>
          <w:r>
            <w:rPr>
              <w:rFonts w:eastAsia="Times New Roman"/>
              <w:i/>
              <w:iCs/>
            </w:rPr>
            <w:t>10</w:t>
          </w:r>
          <w:r>
            <w:rPr>
              <w:rFonts w:eastAsia="Times New Roman"/>
            </w:rPr>
            <w:t>. https://doi.org/10.3390/bioengineering10040412</w:t>
          </w:r>
        </w:p>
        <w:p w14:paraId="445FC8BB" w14:textId="77777777" w:rsidR="00281F0F" w:rsidRDefault="00281F0F">
          <w:pPr>
            <w:autoSpaceDE w:val="0"/>
            <w:autoSpaceDN w:val="0"/>
            <w:ind w:hanging="480"/>
            <w:divId w:val="1754622440"/>
            <w:rPr>
              <w:rFonts w:eastAsia="Times New Roman"/>
            </w:rPr>
          </w:pPr>
          <w:r>
            <w:rPr>
              <w:rFonts w:eastAsia="Times New Roman"/>
            </w:rPr>
            <w:t xml:space="preserve">Oktay, O., Schlemper, J., Folgoc, L. Le, Lee, M., Heinrich, M., Misawa, K., Mori, K., McDonagh, S., Hammerla, N. Y., Kainz, B., Glocker, B., &amp; Rueckert, D. (2018a). </w:t>
          </w:r>
          <w:r>
            <w:rPr>
              <w:rFonts w:eastAsia="Times New Roman"/>
              <w:i/>
              <w:iCs/>
            </w:rPr>
            <w:t>Attention U-Net: Learning Where to Look for the Pancreas</w:t>
          </w:r>
          <w:r>
            <w:rPr>
              <w:rFonts w:eastAsia="Times New Roman"/>
            </w:rPr>
            <w:t>.</w:t>
          </w:r>
        </w:p>
        <w:p w14:paraId="29A48D52" w14:textId="77777777" w:rsidR="00281F0F" w:rsidRDefault="00281F0F">
          <w:pPr>
            <w:autoSpaceDE w:val="0"/>
            <w:autoSpaceDN w:val="0"/>
            <w:ind w:hanging="480"/>
            <w:divId w:val="1282106176"/>
            <w:rPr>
              <w:rFonts w:eastAsia="Times New Roman"/>
            </w:rPr>
          </w:pPr>
          <w:r>
            <w:rPr>
              <w:rFonts w:eastAsia="Times New Roman"/>
            </w:rPr>
            <w:t xml:space="preserve">Oktay, O., Schlemper, J., Folgoc, L. Le, Lee, M., Heinrich, M., Misawa, K., Mori, K., McDonagh, S., Hammerla, N. Y., Kainz, B., Glocker, B., &amp; Rueckert, D. (2018b). </w:t>
          </w:r>
          <w:r>
            <w:rPr>
              <w:rFonts w:eastAsia="Times New Roman"/>
              <w:i/>
              <w:iCs/>
            </w:rPr>
            <w:t>Attention U-Net: Learning Where to Look for the Pancreas</w:t>
          </w:r>
          <w:r>
            <w:rPr>
              <w:rFonts w:eastAsia="Times New Roman"/>
            </w:rPr>
            <w:t>.</w:t>
          </w:r>
        </w:p>
        <w:p w14:paraId="28CE3F08" w14:textId="77777777" w:rsidR="00281F0F" w:rsidRDefault="00281F0F">
          <w:pPr>
            <w:autoSpaceDE w:val="0"/>
            <w:autoSpaceDN w:val="0"/>
            <w:ind w:hanging="480"/>
            <w:divId w:val="197088292"/>
            <w:rPr>
              <w:rFonts w:eastAsia="Times New Roman"/>
            </w:rPr>
          </w:pPr>
          <w:r>
            <w:rPr>
              <w:rFonts w:eastAsia="Times New Roman"/>
            </w:rPr>
            <w:t xml:space="preserve">Oktay, O., Schlemper, J., Folgoc, L. Le, Lee, M., Heinrich, M., Misawa, K., Mori, K., McDonagh, S., Hammerla, N. Y., Kainz, B., Glocker, B., &amp; Rueckert, D. (2018c). </w:t>
          </w:r>
          <w:r>
            <w:rPr>
              <w:rFonts w:eastAsia="Times New Roman"/>
              <w:i/>
              <w:iCs/>
            </w:rPr>
            <w:t>Attention U-Net: Learning Where to Look for the Pancreas</w:t>
          </w:r>
          <w:r>
            <w:rPr>
              <w:rFonts w:eastAsia="Times New Roman"/>
            </w:rPr>
            <w:t>.</w:t>
          </w:r>
        </w:p>
        <w:p w14:paraId="0B54F13F" w14:textId="77777777" w:rsidR="00281F0F" w:rsidRDefault="00281F0F">
          <w:pPr>
            <w:autoSpaceDE w:val="0"/>
            <w:autoSpaceDN w:val="0"/>
            <w:ind w:hanging="480"/>
            <w:divId w:val="1759402897"/>
            <w:rPr>
              <w:rFonts w:eastAsia="Times New Roman"/>
            </w:rPr>
          </w:pPr>
          <w:r>
            <w:rPr>
              <w:rFonts w:eastAsia="Times New Roman"/>
            </w:rPr>
            <w:t xml:space="preserve">Orczyk, C., Barratt, D., Brew-Graves, C., Peng Hu, Y., Freeman, A., McCartan, N., Potyka, I., Ramachandran, N., Rodell, R., Williams, N. R., Emberton, M., &amp; Ahmed, H. U. (2021). Prostate Radiofrequency Focal Ablation (ProRAFT) Trial: A Prospective Development Study Evaluating a Bipolar Radiofrequency Device to Treat Prostate Cancer. </w:t>
          </w:r>
          <w:r>
            <w:rPr>
              <w:rFonts w:eastAsia="Times New Roman"/>
              <w:i/>
              <w:iCs/>
            </w:rPr>
            <w:t>Journal of Urology</w:t>
          </w:r>
          <w:r>
            <w:rPr>
              <w:rFonts w:eastAsia="Times New Roman"/>
            </w:rPr>
            <w:t xml:space="preserve">, </w:t>
          </w:r>
          <w:r>
            <w:rPr>
              <w:rFonts w:eastAsia="Times New Roman"/>
              <w:i/>
              <w:iCs/>
            </w:rPr>
            <w:t>205</w:t>
          </w:r>
          <w:r>
            <w:rPr>
              <w:rFonts w:eastAsia="Times New Roman"/>
            </w:rPr>
            <w:t>, 1090–1099. https://doi.org/10.1097/JU.0000000000001567</w:t>
          </w:r>
        </w:p>
        <w:p w14:paraId="54B7C179" w14:textId="77777777" w:rsidR="00281F0F" w:rsidRDefault="00281F0F">
          <w:pPr>
            <w:autoSpaceDE w:val="0"/>
            <w:autoSpaceDN w:val="0"/>
            <w:ind w:hanging="480"/>
            <w:divId w:val="1227102992"/>
            <w:rPr>
              <w:rFonts w:eastAsia="Times New Roman"/>
            </w:rPr>
          </w:pPr>
          <w:r>
            <w:rPr>
              <w:rFonts w:eastAsia="Times New Roman"/>
            </w:rPr>
            <w:t xml:space="preserve">Paszke, A., Gross, S., Massa, F., Lerer, A., Bradbury, J., Chanan, G., Killeen, T., Lin, Z., Gimelshein, N., Antiga, L., Desmaison, A., Köpf, A., Yang, E., DeVito, Z., Raison, M., Tejani, A., Chilamkurthy, S., Steiner, B., Fang, L., … Chintala, S. (2019). PyTorch: An imperative style, high-performance deep learning library. </w:t>
          </w:r>
          <w:r>
            <w:rPr>
              <w:rFonts w:eastAsia="Times New Roman"/>
              <w:i/>
              <w:iCs/>
            </w:rPr>
            <w:t>Advances in Neural Information Processing Systems</w:t>
          </w:r>
          <w:r>
            <w:rPr>
              <w:rFonts w:eastAsia="Times New Roman"/>
            </w:rPr>
            <w:t xml:space="preserve">, </w:t>
          </w:r>
          <w:r>
            <w:rPr>
              <w:rFonts w:eastAsia="Times New Roman"/>
              <w:i/>
              <w:iCs/>
            </w:rPr>
            <w:t>32</w:t>
          </w:r>
          <w:r>
            <w:rPr>
              <w:rFonts w:eastAsia="Times New Roman"/>
            </w:rPr>
            <w:t>.</w:t>
          </w:r>
        </w:p>
        <w:p w14:paraId="288612A7" w14:textId="77777777" w:rsidR="00281F0F" w:rsidRDefault="00281F0F">
          <w:pPr>
            <w:autoSpaceDE w:val="0"/>
            <w:autoSpaceDN w:val="0"/>
            <w:ind w:hanging="480"/>
            <w:divId w:val="697002537"/>
            <w:rPr>
              <w:rFonts w:eastAsia="Times New Roman"/>
            </w:rPr>
          </w:pPr>
          <w:r>
            <w:rPr>
              <w:rFonts w:eastAsia="Times New Roman"/>
            </w:rPr>
            <w:t xml:space="preserve">Penzkofer, T. (2024). Prostate-MRI reporting should be done with the aid of AI systems: Pros. </w:t>
          </w:r>
          <w:r>
            <w:rPr>
              <w:rFonts w:eastAsia="Times New Roman"/>
              <w:i/>
              <w:iCs/>
            </w:rPr>
            <w:t>European Radiology</w:t>
          </w:r>
          <w:r>
            <w:rPr>
              <w:rFonts w:eastAsia="Times New Roman"/>
            </w:rPr>
            <w:t xml:space="preserve">, </w:t>
          </w:r>
          <w:r>
            <w:rPr>
              <w:rFonts w:eastAsia="Times New Roman"/>
              <w:i/>
              <w:iCs/>
            </w:rPr>
            <w:t>34</w:t>
          </w:r>
          <w:r>
            <w:rPr>
              <w:rFonts w:eastAsia="Times New Roman"/>
            </w:rPr>
            <w:t>, 7728–7730. https://doi.org/10.1007/s00330-024-10909-y</w:t>
          </w:r>
        </w:p>
        <w:p w14:paraId="3A866663" w14:textId="77777777" w:rsidR="00281F0F" w:rsidRDefault="00281F0F">
          <w:pPr>
            <w:autoSpaceDE w:val="0"/>
            <w:autoSpaceDN w:val="0"/>
            <w:ind w:hanging="480"/>
            <w:divId w:val="1870602578"/>
            <w:rPr>
              <w:rFonts w:eastAsia="Times New Roman"/>
            </w:rPr>
          </w:pPr>
          <w:r>
            <w:rPr>
              <w:rFonts w:eastAsia="Times New Roman"/>
              <w:i/>
              <w:iCs/>
            </w:rPr>
            <w:t>PROMIS Study Dataset - Open Access Request - NCITA</w:t>
          </w:r>
          <w:r>
            <w:rPr>
              <w:rFonts w:eastAsia="Times New Roman"/>
            </w:rPr>
            <w:t>. (n.d.). Https://Ncita.Org.Uk/Promis-Data-Set-Open-Access-Request/.</w:t>
          </w:r>
        </w:p>
        <w:p w14:paraId="5112B603" w14:textId="77777777" w:rsidR="00281F0F" w:rsidRDefault="00281F0F">
          <w:pPr>
            <w:autoSpaceDE w:val="0"/>
            <w:autoSpaceDN w:val="0"/>
            <w:ind w:hanging="480"/>
            <w:divId w:val="1435637256"/>
            <w:rPr>
              <w:rFonts w:eastAsia="Times New Roman"/>
            </w:rPr>
          </w:pPr>
          <w:r>
            <w:rPr>
              <w:rFonts w:eastAsia="Times New Roman"/>
              <w:i/>
              <w:iCs/>
            </w:rPr>
            <w:t>Prostate MRI - RAD-ASSIST</w:t>
          </w:r>
          <w:r>
            <w:rPr>
              <w:rFonts w:eastAsia="Times New Roman"/>
            </w:rPr>
            <w:t>. (n.d.). Https://Rad.Bwh.Harvard.Edu/Prostate-Mri/.</w:t>
          </w:r>
        </w:p>
        <w:p w14:paraId="55DD66F5" w14:textId="77777777" w:rsidR="00281F0F" w:rsidRDefault="00281F0F">
          <w:pPr>
            <w:autoSpaceDE w:val="0"/>
            <w:autoSpaceDN w:val="0"/>
            <w:ind w:hanging="480"/>
            <w:divId w:val="1533566082"/>
            <w:rPr>
              <w:rFonts w:eastAsia="Times New Roman"/>
            </w:rPr>
          </w:pPr>
          <w:r>
            <w:rPr>
              <w:rFonts w:eastAsia="Times New Roman"/>
            </w:rPr>
            <w:t xml:space="preserve">Reinke, A., Tizabi, M. D., Sudre, C. H., Eisenmann, M., Rädsch, T., Baumgartner, M., Acion, L., Antonelli, M., Arbel, T., Bakas, S., Bankhead, P., Benis, A., Blaschko, M., Buettner, F., Cardoso, M. J., Chen, J., Cheplygina, V., Christodoulou, E., Cimini, B., … Maier-Hein, L. (2021). </w:t>
          </w:r>
          <w:r>
            <w:rPr>
              <w:rFonts w:eastAsia="Times New Roman"/>
              <w:i/>
              <w:iCs/>
            </w:rPr>
            <w:t>Common Limitations of Image Processing Metrics: A Picture Story</w:t>
          </w:r>
          <w:r>
            <w:rPr>
              <w:rFonts w:eastAsia="Times New Roman"/>
            </w:rPr>
            <w:t>.</w:t>
          </w:r>
        </w:p>
        <w:p w14:paraId="29C3A4FD" w14:textId="77777777" w:rsidR="00281F0F" w:rsidRDefault="00281F0F">
          <w:pPr>
            <w:autoSpaceDE w:val="0"/>
            <w:autoSpaceDN w:val="0"/>
            <w:ind w:hanging="480"/>
            <w:divId w:val="52512894"/>
            <w:rPr>
              <w:rFonts w:eastAsia="Times New Roman"/>
            </w:rPr>
          </w:pPr>
          <w:r>
            <w:rPr>
              <w:rFonts w:eastAsia="Times New Roman"/>
            </w:rPr>
            <w:t xml:space="preserve">Ronneberger, O., Fischer, P., &amp; Brox, T. (2021). INet: Convolutional Networks for Biomedical Image Segmentation. </w:t>
          </w:r>
          <w:r>
            <w:rPr>
              <w:rFonts w:eastAsia="Times New Roman"/>
              <w:i/>
              <w:iCs/>
            </w:rPr>
            <w:t>IEEE Access</w:t>
          </w:r>
          <w:r>
            <w:rPr>
              <w:rFonts w:eastAsia="Times New Roman"/>
            </w:rPr>
            <w:t xml:space="preserve">, </w:t>
          </w:r>
          <w:r>
            <w:rPr>
              <w:rFonts w:eastAsia="Times New Roman"/>
              <w:i/>
              <w:iCs/>
            </w:rPr>
            <w:t>9</w:t>
          </w:r>
          <w:r>
            <w:rPr>
              <w:rFonts w:eastAsia="Times New Roman"/>
            </w:rPr>
            <w:t>, 16591–16603. https://doi.org/10.1109/ACCESS.2021.3053408</w:t>
          </w:r>
        </w:p>
        <w:p w14:paraId="519D4B89" w14:textId="77777777" w:rsidR="00281F0F" w:rsidRDefault="00281F0F">
          <w:pPr>
            <w:autoSpaceDE w:val="0"/>
            <w:autoSpaceDN w:val="0"/>
            <w:ind w:hanging="480"/>
            <w:divId w:val="1180698857"/>
            <w:rPr>
              <w:rFonts w:eastAsia="Times New Roman"/>
            </w:rPr>
          </w:pPr>
          <w:r>
            <w:rPr>
              <w:rFonts w:eastAsia="Times New Roman"/>
            </w:rPr>
            <w:t xml:space="preserve">Rosenkrantz, A. B., Ginocchio, L. A., Cornfeld, D., Froemming, A. T., Gupta, R. T., Turkbey, B., Westphalen, A. C., Babb, J. S., &amp; Margolis, D. J. (2016). Interobserver reproducibility of the PI-RADS version 2 lexicon: A multicenter study of six experienced prostate radiologists. </w:t>
          </w:r>
          <w:r>
            <w:rPr>
              <w:rFonts w:eastAsia="Times New Roman"/>
              <w:i/>
              <w:iCs/>
            </w:rPr>
            <w:t>Radiology</w:t>
          </w:r>
          <w:r>
            <w:rPr>
              <w:rFonts w:eastAsia="Times New Roman"/>
            </w:rPr>
            <w:t xml:space="preserve">, </w:t>
          </w:r>
          <w:r>
            <w:rPr>
              <w:rFonts w:eastAsia="Times New Roman"/>
              <w:i/>
              <w:iCs/>
            </w:rPr>
            <w:t>280</w:t>
          </w:r>
          <w:r>
            <w:rPr>
              <w:rFonts w:eastAsia="Times New Roman"/>
            </w:rPr>
            <w:t>, 793–804. https://doi.org/10.1148/radiol.2016152542</w:t>
          </w:r>
        </w:p>
        <w:p w14:paraId="1A67A781" w14:textId="77777777" w:rsidR="00281F0F" w:rsidRDefault="00281F0F">
          <w:pPr>
            <w:autoSpaceDE w:val="0"/>
            <w:autoSpaceDN w:val="0"/>
            <w:ind w:hanging="480"/>
            <w:divId w:val="1868062849"/>
            <w:rPr>
              <w:rFonts w:eastAsia="Times New Roman"/>
            </w:rPr>
          </w:pPr>
          <w:r>
            <w:rPr>
              <w:rFonts w:eastAsia="Times New Roman"/>
            </w:rPr>
            <w:t xml:space="preserve">Rosenkrantz, A. B., Verma, S., Choyke, P., Eberhardt, S. C., Eggener, S. E., Gaitonde, K., Haider, M. A., Margolis, D. J., Marks, L. S., Pinto, P., Sonn, G. A., &amp; Taneja, S. S. (2016). Prostate Magnetic Resonance Imaging and Magnetic Resonance Imaging Targeted Biopsy in </w:t>
          </w:r>
          <w:r>
            <w:rPr>
              <w:rFonts w:eastAsia="Times New Roman"/>
            </w:rPr>
            <w:lastRenderedPageBreak/>
            <w:t xml:space="preserve">Patients with a Prior Negative Biopsy: A Consensus Statement by AUA and SAR. </w:t>
          </w:r>
          <w:r>
            <w:rPr>
              <w:rFonts w:eastAsia="Times New Roman"/>
              <w:i/>
              <w:iCs/>
            </w:rPr>
            <w:t>Journal of Urology</w:t>
          </w:r>
          <w:r>
            <w:rPr>
              <w:rFonts w:eastAsia="Times New Roman"/>
            </w:rPr>
            <w:t xml:space="preserve">, </w:t>
          </w:r>
          <w:r>
            <w:rPr>
              <w:rFonts w:eastAsia="Times New Roman"/>
              <w:i/>
              <w:iCs/>
            </w:rPr>
            <w:t>196</w:t>
          </w:r>
          <w:r>
            <w:rPr>
              <w:rFonts w:eastAsia="Times New Roman"/>
            </w:rPr>
            <w:t>, 1613–1618. https://doi.org/10.1016/j.juro.2016.06.079</w:t>
          </w:r>
        </w:p>
        <w:p w14:paraId="1591C673" w14:textId="77777777" w:rsidR="00281F0F" w:rsidRDefault="00281F0F">
          <w:pPr>
            <w:autoSpaceDE w:val="0"/>
            <w:autoSpaceDN w:val="0"/>
            <w:ind w:hanging="480"/>
            <w:divId w:val="812213713"/>
            <w:rPr>
              <w:rFonts w:eastAsia="Times New Roman"/>
            </w:rPr>
          </w:pPr>
          <w:r>
            <w:rPr>
              <w:rFonts w:eastAsia="Times New Roman"/>
            </w:rPr>
            <w:t xml:space="preserve">Salehi, S. S. M., Erdogmus, D., &amp; Gholipour, A. (2017). Tversky loss function for image segmentation using 3D fully convolutional deep networks. </w:t>
          </w:r>
          <w:r>
            <w:rPr>
              <w:rFonts w:eastAsia="Times New Roman"/>
              <w:i/>
              <w:iCs/>
            </w:rPr>
            <w:t>Lecture Notes in Computer Science (Including Subseries Lecture Notes in Artificial Intelligence and Lecture Notes in Bioinformatics)</w:t>
          </w:r>
          <w:r>
            <w:rPr>
              <w:rFonts w:eastAsia="Times New Roman"/>
            </w:rPr>
            <w:t xml:space="preserve">, </w:t>
          </w:r>
          <w:r>
            <w:rPr>
              <w:rFonts w:eastAsia="Times New Roman"/>
              <w:i/>
              <w:iCs/>
            </w:rPr>
            <w:t>10541 LNCS</w:t>
          </w:r>
          <w:r>
            <w:rPr>
              <w:rFonts w:eastAsia="Times New Roman"/>
            </w:rPr>
            <w:t>, 379–387. https://doi.org/10.1007/978-3-319-67389-9_44</w:t>
          </w:r>
        </w:p>
        <w:p w14:paraId="1476E14D" w14:textId="77777777" w:rsidR="00281F0F" w:rsidRDefault="00281F0F">
          <w:pPr>
            <w:autoSpaceDE w:val="0"/>
            <w:autoSpaceDN w:val="0"/>
            <w:ind w:hanging="480"/>
            <w:divId w:val="1993755159"/>
            <w:rPr>
              <w:rFonts w:eastAsia="Times New Roman"/>
            </w:rPr>
          </w:pPr>
          <w:r>
            <w:rPr>
              <w:rFonts w:eastAsia="Times New Roman"/>
            </w:rPr>
            <w:t xml:space="preserve">Samek, W., Wiegand, T., &amp; Müller, K.-R. (2017). </w:t>
          </w:r>
          <w:r>
            <w:rPr>
              <w:rFonts w:eastAsia="Times New Roman"/>
              <w:i/>
              <w:iCs/>
            </w:rPr>
            <w:t>Explainable Artificial Intelligence: Understanding, Visualizing and Interpreting Deep Learning Models</w:t>
          </w:r>
          <w:r>
            <w:rPr>
              <w:rFonts w:eastAsia="Times New Roman"/>
            </w:rPr>
            <w:t>.</w:t>
          </w:r>
        </w:p>
        <w:p w14:paraId="2FAE114E" w14:textId="77777777" w:rsidR="00281F0F" w:rsidRDefault="00281F0F">
          <w:pPr>
            <w:autoSpaceDE w:val="0"/>
            <w:autoSpaceDN w:val="0"/>
            <w:ind w:hanging="480"/>
            <w:divId w:val="1197505582"/>
            <w:rPr>
              <w:rFonts w:eastAsia="Times New Roman"/>
            </w:rPr>
          </w:pPr>
          <w:r>
            <w:rPr>
              <w:rFonts w:eastAsia="Times New Roman"/>
            </w:rPr>
            <w:t xml:space="preserve">Sarkar, K., &amp; Li, B. (2022). Deep learning for medical image segmentation. In </w:t>
          </w:r>
          <w:r>
            <w:rPr>
              <w:rFonts w:eastAsia="Times New Roman"/>
              <w:i/>
              <w:iCs/>
            </w:rPr>
            <w:t>Research Anthology on Improving Medical Imaging Techniques for Analysis and Intervention</w:t>
          </w:r>
          <w:r>
            <w:rPr>
              <w:rFonts w:eastAsia="Times New Roman"/>
            </w:rPr>
            <w:t xml:space="preserve"> (pp. 861–891). IGI Global. https://doi.org/10.4018/978-1-6684-7544-7.ch044</w:t>
          </w:r>
        </w:p>
        <w:p w14:paraId="43DA9801" w14:textId="77777777" w:rsidR="00281F0F" w:rsidRDefault="00281F0F">
          <w:pPr>
            <w:autoSpaceDE w:val="0"/>
            <w:autoSpaceDN w:val="0"/>
            <w:ind w:hanging="480"/>
            <w:divId w:val="163015808"/>
            <w:rPr>
              <w:rFonts w:eastAsia="Times New Roman"/>
            </w:rPr>
          </w:pPr>
          <w:r>
            <w:rPr>
              <w:rFonts w:eastAsia="Times New Roman"/>
            </w:rPr>
            <w:t xml:space="preserve">Schelb, P., Tavakoli, A. A., Tubtawee, T., Hielscher, T., Radtke, J. P., Görtz, M., Schütz, V., Kuder, T. A., Schimmöller, L., Stenzinger, A., Hohenfellner, M., Schlemmer, H. P., &amp; Bonekamp, D. (2021). Comparison of prostate MRI lesion segmentation agreement between multiple radiologists and a fully automatic deep learning system. </w:t>
          </w:r>
          <w:r>
            <w:rPr>
              <w:rFonts w:eastAsia="Times New Roman"/>
              <w:i/>
              <w:iCs/>
            </w:rPr>
            <w:t>RoFo Fortschritte Auf Dem Gebiet Der Rontgenstrahlen Und Der Bildgebenden Verfahren</w:t>
          </w:r>
          <w:r>
            <w:rPr>
              <w:rFonts w:eastAsia="Times New Roman"/>
            </w:rPr>
            <w:t xml:space="preserve">, </w:t>
          </w:r>
          <w:r>
            <w:rPr>
              <w:rFonts w:eastAsia="Times New Roman"/>
              <w:i/>
              <w:iCs/>
            </w:rPr>
            <w:t>193</w:t>
          </w:r>
          <w:r>
            <w:rPr>
              <w:rFonts w:eastAsia="Times New Roman"/>
            </w:rPr>
            <w:t>, 559–573. https://doi.org/10.1055/a-1290-8070</w:t>
          </w:r>
        </w:p>
        <w:p w14:paraId="340640D2" w14:textId="77777777" w:rsidR="00281F0F" w:rsidRDefault="00281F0F">
          <w:pPr>
            <w:autoSpaceDE w:val="0"/>
            <w:autoSpaceDN w:val="0"/>
            <w:ind w:hanging="480"/>
            <w:divId w:val="1237282566"/>
            <w:rPr>
              <w:rFonts w:eastAsia="Times New Roman"/>
            </w:rPr>
          </w:pPr>
          <w:r>
            <w:rPr>
              <w:rFonts w:eastAsia="Times New Roman"/>
            </w:rPr>
            <w:t xml:space="preserve">Seetharaman, A., Bhattacharya, I., Chen, L. C., Kunder, C. A., Shao, W., Soerensen, S. J. C., Wang, J. B., Teslovich, N. C., Fan, R. E., Ghanouni, P., Brooks, J. D., Too, K. J., Sonn, G. A., &amp; Rusu, M. (2021). Automated detection of aggressive and indolent prostate cancer on magnetic resonance imaging. </w:t>
          </w:r>
          <w:r>
            <w:rPr>
              <w:rFonts w:eastAsia="Times New Roman"/>
              <w:i/>
              <w:iCs/>
            </w:rPr>
            <w:t>Medical Physics</w:t>
          </w:r>
          <w:r>
            <w:rPr>
              <w:rFonts w:eastAsia="Times New Roman"/>
            </w:rPr>
            <w:t xml:space="preserve">, </w:t>
          </w:r>
          <w:r>
            <w:rPr>
              <w:rFonts w:eastAsia="Times New Roman"/>
              <w:i/>
              <w:iCs/>
            </w:rPr>
            <w:t>48</w:t>
          </w:r>
          <w:r>
            <w:rPr>
              <w:rFonts w:eastAsia="Times New Roman"/>
            </w:rPr>
            <w:t>, 2960–2972. https://doi.org/10.1002/mp.14855</w:t>
          </w:r>
        </w:p>
        <w:p w14:paraId="6EF185B0" w14:textId="77777777" w:rsidR="00281F0F" w:rsidRDefault="00281F0F">
          <w:pPr>
            <w:autoSpaceDE w:val="0"/>
            <w:autoSpaceDN w:val="0"/>
            <w:ind w:hanging="480"/>
            <w:divId w:val="1446585289"/>
            <w:rPr>
              <w:rFonts w:eastAsia="Times New Roman"/>
            </w:rPr>
          </w:pPr>
          <w:r>
            <w:rPr>
              <w:rFonts w:eastAsia="Times New Roman"/>
            </w:rPr>
            <w:t xml:space="preserve">Simmons, L. A. M., Kanthabalan, A., Arya, M., Briggs, T., Barratt, D., Charman, S. C., Freeman, A., Hawkes, D., Hu, Y., Jameson, C., McCartan, N., Moore, C. M., Punwani, S., van der Muelen, J., Emberton, M., &amp; Ahmed, H. U. (2018). Accuracy of Transperineal Targeted Prostate Biopsies, Visual Estimation and Image Fusion in Men Needing Repeat Biopsy in the PICTURE Trial. </w:t>
          </w:r>
          <w:r>
            <w:rPr>
              <w:rFonts w:eastAsia="Times New Roman"/>
              <w:i/>
              <w:iCs/>
            </w:rPr>
            <w:t>Journal of Urology</w:t>
          </w:r>
          <w:r>
            <w:rPr>
              <w:rFonts w:eastAsia="Times New Roman"/>
            </w:rPr>
            <w:t xml:space="preserve">, </w:t>
          </w:r>
          <w:r>
            <w:rPr>
              <w:rFonts w:eastAsia="Times New Roman"/>
              <w:i/>
              <w:iCs/>
            </w:rPr>
            <w:t>200</w:t>
          </w:r>
          <w:r>
            <w:rPr>
              <w:rFonts w:eastAsia="Times New Roman"/>
            </w:rPr>
            <w:t>, 1227–1234. https://doi.org/10.1016/j.juro.2018.07.001</w:t>
          </w:r>
        </w:p>
        <w:p w14:paraId="42A2A321" w14:textId="77777777" w:rsidR="00281F0F" w:rsidRDefault="00281F0F">
          <w:pPr>
            <w:autoSpaceDE w:val="0"/>
            <w:autoSpaceDN w:val="0"/>
            <w:ind w:hanging="480"/>
            <w:divId w:val="1474327545"/>
            <w:rPr>
              <w:rFonts w:eastAsia="Times New Roman"/>
            </w:rPr>
          </w:pPr>
          <w:r>
            <w:rPr>
              <w:rFonts w:eastAsia="Times New Roman"/>
            </w:rPr>
            <w:t xml:space="preserve">Sotiras, A., Davatzikos, C., &amp; Paragios, N. (2013). Deformable medical image registration: A survey. </w:t>
          </w:r>
          <w:r>
            <w:rPr>
              <w:rFonts w:eastAsia="Times New Roman"/>
              <w:i/>
              <w:iCs/>
            </w:rPr>
            <w:t>IEEE Transactions on Medical Imaging</w:t>
          </w:r>
          <w:r>
            <w:rPr>
              <w:rFonts w:eastAsia="Times New Roman"/>
            </w:rPr>
            <w:t xml:space="preserve">, </w:t>
          </w:r>
          <w:r>
            <w:rPr>
              <w:rFonts w:eastAsia="Times New Roman"/>
              <w:i/>
              <w:iCs/>
            </w:rPr>
            <w:t>32</w:t>
          </w:r>
          <w:r>
            <w:rPr>
              <w:rFonts w:eastAsia="Times New Roman"/>
            </w:rPr>
            <w:t>, 1153–1190. https://doi.org/10.1109/TMI.2013.2265603</w:t>
          </w:r>
        </w:p>
        <w:p w14:paraId="7458FBEE" w14:textId="77777777" w:rsidR="00281F0F" w:rsidRDefault="00281F0F">
          <w:pPr>
            <w:autoSpaceDE w:val="0"/>
            <w:autoSpaceDN w:val="0"/>
            <w:ind w:hanging="480"/>
            <w:divId w:val="1273440121"/>
            <w:rPr>
              <w:rFonts w:eastAsia="Times New Roman"/>
            </w:rPr>
          </w:pPr>
          <w:r>
            <w:rPr>
              <w:rFonts w:eastAsia="Times New Roman"/>
            </w:rPr>
            <w:t xml:space="preserve">Sun, Z., Wang, K., Kong, Z., Xing, Z., Chen, Y., Luo, N., Yu, Y., Song, B., Wu, P., Wang, X., Zhang, X., &amp; Wang, X. (2023a). A multicenter study of artificial intelligence-aided software for detecting visible clinically significant prostate cancer on mpMRI. </w:t>
          </w:r>
          <w:r>
            <w:rPr>
              <w:rFonts w:eastAsia="Times New Roman"/>
              <w:i/>
              <w:iCs/>
            </w:rPr>
            <w:t>Insights into Imaging</w:t>
          </w:r>
          <w:r>
            <w:rPr>
              <w:rFonts w:eastAsia="Times New Roman"/>
            </w:rPr>
            <w:t xml:space="preserve">, </w:t>
          </w:r>
          <w:r>
            <w:rPr>
              <w:rFonts w:eastAsia="Times New Roman"/>
              <w:i/>
              <w:iCs/>
            </w:rPr>
            <w:t>14</w:t>
          </w:r>
          <w:r>
            <w:rPr>
              <w:rFonts w:eastAsia="Times New Roman"/>
            </w:rPr>
            <w:t>. https://doi.org/10.1186/s13244-023-01421-w</w:t>
          </w:r>
        </w:p>
        <w:p w14:paraId="14C5DC97" w14:textId="77777777" w:rsidR="00281F0F" w:rsidRDefault="00281F0F">
          <w:pPr>
            <w:autoSpaceDE w:val="0"/>
            <w:autoSpaceDN w:val="0"/>
            <w:ind w:hanging="480"/>
            <w:divId w:val="1941790907"/>
            <w:rPr>
              <w:rFonts w:eastAsia="Times New Roman"/>
            </w:rPr>
          </w:pPr>
          <w:r>
            <w:rPr>
              <w:rFonts w:eastAsia="Times New Roman"/>
            </w:rPr>
            <w:t xml:space="preserve">Sun, Z., Wang, K., Kong, Z., Xing, Z., Chen, Y., Luo, N., Yu, Y., Song, B., Wu, P., Wang, X., Zhang, X., &amp; Wang, X. (2023b). A multicenter study of artificial intelligence-aided software for detecting visible clinically significant prostate cancer on mpMRI. </w:t>
          </w:r>
          <w:r>
            <w:rPr>
              <w:rFonts w:eastAsia="Times New Roman"/>
              <w:i/>
              <w:iCs/>
            </w:rPr>
            <w:t>Insights into Imaging</w:t>
          </w:r>
          <w:r>
            <w:rPr>
              <w:rFonts w:eastAsia="Times New Roman"/>
            </w:rPr>
            <w:t xml:space="preserve">, </w:t>
          </w:r>
          <w:r>
            <w:rPr>
              <w:rFonts w:eastAsia="Times New Roman"/>
              <w:i/>
              <w:iCs/>
            </w:rPr>
            <w:t>14</w:t>
          </w:r>
          <w:r>
            <w:rPr>
              <w:rFonts w:eastAsia="Times New Roman"/>
            </w:rPr>
            <w:t>. https://doi.org/10.1186/s13244-023-01421-w</w:t>
          </w:r>
        </w:p>
        <w:p w14:paraId="05AC3B8A" w14:textId="77777777" w:rsidR="00281F0F" w:rsidRDefault="00281F0F">
          <w:pPr>
            <w:autoSpaceDE w:val="0"/>
            <w:autoSpaceDN w:val="0"/>
            <w:ind w:hanging="480"/>
            <w:divId w:val="147793007"/>
            <w:rPr>
              <w:rFonts w:eastAsia="Times New Roman"/>
            </w:rPr>
          </w:pPr>
          <w:r>
            <w:rPr>
              <w:rFonts w:eastAsia="Times New Roman"/>
            </w:rPr>
            <w:t xml:space="preserve">Taha, A. A., &amp; Hanbury, A. (2015). Metrics for evaluating 3D medical image segmentation: Analysis, selection, and tool. </w:t>
          </w:r>
          <w:r>
            <w:rPr>
              <w:rFonts w:eastAsia="Times New Roman"/>
              <w:i/>
              <w:iCs/>
            </w:rPr>
            <w:t>BMC Medical Imaging</w:t>
          </w:r>
          <w:r>
            <w:rPr>
              <w:rFonts w:eastAsia="Times New Roman"/>
            </w:rPr>
            <w:t xml:space="preserve">, </w:t>
          </w:r>
          <w:r>
            <w:rPr>
              <w:rFonts w:eastAsia="Times New Roman"/>
              <w:i/>
              <w:iCs/>
            </w:rPr>
            <w:t>15</w:t>
          </w:r>
          <w:r>
            <w:rPr>
              <w:rFonts w:eastAsia="Times New Roman"/>
            </w:rPr>
            <w:t>. https://doi.org/10.1186/s12880-015-0068-x</w:t>
          </w:r>
        </w:p>
        <w:p w14:paraId="3B74D6D4" w14:textId="77777777" w:rsidR="00281F0F" w:rsidRDefault="00281F0F">
          <w:pPr>
            <w:autoSpaceDE w:val="0"/>
            <w:autoSpaceDN w:val="0"/>
            <w:ind w:hanging="480"/>
            <w:divId w:val="121116506"/>
            <w:rPr>
              <w:rFonts w:eastAsia="Times New Roman"/>
            </w:rPr>
          </w:pPr>
          <w:r>
            <w:rPr>
              <w:rFonts w:eastAsia="Times New Roman"/>
            </w:rPr>
            <w:lastRenderedPageBreak/>
            <w:t xml:space="preserve">Turkbey, B., Rosenkrantz, A. B., Haider, M. A., Padhani, A. R., Villeirs, G., Macura, K. J., Tempany, C. M., Choyke, P. L., Cornud, F., Margolis, D. J., Thoeny, H. C., Verma, S., Barentsz, J., &amp; Weinreb, J. C. (2019). Prostate Imaging Reporting and Data System Version 2.1: 2019 Update of Prostate Imaging Reporting and Data System Version 2. In </w:t>
          </w:r>
          <w:r>
            <w:rPr>
              <w:rFonts w:eastAsia="Times New Roman"/>
              <w:i/>
              <w:iCs/>
            </w:rPr>
            <w:t>European Urology</w:t>
          </w:r>
          <w:r>
            <w:rPr>
              <w:rFonts w:eastAsia="Times New Roman"/>
            </w:rPr>
            <w:t xml:space="preserve"> (Vol. 76, pp. 340–351). Elsevier B.V. https://doi.org/10.1016/j.eururo.2019.02.033</w:t>
          </w:r>
        </w:p>
        <w:p w14:paraId="0C62579D" w14:textId="77777777" w:rsidR="00281F0F" w:rsidRDefault="00281F0F">
          <w:pPr>
            <w:autoSpaceDE w:val="0"/>
            <w:autoSpaceDN w:val="0"/>
            <w:ind w:hanging="480"/>
            <w:divId w:val="1035233780"/>
            <w:rPr>
              <w:rFonts w:eastAsia="Times New Roman"/>
            </w:rPr>
          </w:pPr>
          <w:r>
            <w:rPr>
              <w:rFonts w:eastAsia="Times New Roman"/>
            </w:rPr>
            <w:t xml:space="preserve">Twilt, J. J., van Leeuwen, K. G., Huisman, H. J., Fütterer, J. J., &amp; de Rooij, M. (2021). Artificial Intelligence Based Algorithms for Prostate Cancer Classification and Detection on Magnetic Resonance Imaging: A Narrative Review. </w:t>
          </w:r>
          <w:r>
            <w:rPr>
              <w:rFonts w:eastAsia="Times New Roman"/>
              <w:i/>
              <w:iCs/>
            </w:rPr>
            <w:t>Diagnostics (Basel, Switzerland)</w:t>
          </w:r>
          <w:r>
            <w:rPr>
              <w:rFonts w:eastAsia="Times New Roman"/>
            </w:rPr>
            <w:t xml:space="preserve">, </w:t>
          </w:r>
          <w:r>
            <w:rPr>
              <w:rFonts w:eastAsia="Times New Roman"/>
              <w:i/>
              <w:iCs/>
            </w:rPr>
            <w:t>11</w:t>
          </w:r>
          <w:r>
            <w:rPr>
              <w:rFonts w:eastAsia="Times New Roman"/>
            </w:rPr>
            <w:t>. https://doi.org/10.3390/diagnostics11060959</w:t>
          </w:r>
        </w:p>
        <w:p w14:paraId="33C7D849" w14:textId="77777777" w:rsidR="00281F0F" w:rsidRDefault="00281F0F">
          <w:pPr>
            <w:autoSpaceDE w:val="0"/>
            <w:autoSpaceDN w:val="0"/>
            <w:ind w:hanging="480"/>
            <w:divId w:val="300116840"/>
            <w:rPr>
              <w:rFonts w:eastAsia="Times New Roman"/>
            </w:rPr>
          </w:pPr>
          <w:r>
            <w:rPr>
              <w:rFonts w:eastAsia="Times New Roman"/>
            </w:rPr>
            <w:t xml:space="preserve">Ungi, T., Greer, H., Sunderland, K. R., Wu, V., Baum, Z. M. C., Schlenger, C., Oetgen, M., Cleary, K., Aylward, S. R., &amp; Fichtinger, G. (2020). Automatic Spine Ultrasound Segmentation for Scoliosis Visualization and Measurement. </w:t>
          </w:r>
          <w:r>
            <w:rPr>
              <w:rFonts w:eastAsia="Times New Roman"/>
              <w:i/>
              <w:iCs/>
            </w:rPr>
            <w:t>IEEE Transactions on Biomedical Engineering</w:t>
          </w:r>
          <w:r>
            <w:rPr>
              <w:rFonts w:eastAsia="Times New Roman"/>
            </w:rPr>
            <w:t xml:space="preserve">, </w:t>
          </w:r>
          <w:r>
            <w:rPr>
              <w:rFonts w:eastAsia="Times New Roman"/>
              <w:i/>
              <w:iCs/>
            </w:rPr>
            <w:t>67</w:t>
          </w:r>
          <w:r>
            <w:rPr>
              <w:rFonts w:eastAsia="Times New Roman"/>
            </w:rPr>
            <w:t>, 3234–3241. https://doi.org/10.1109/TBME.2020.2980540</w:t>
          </w:r>
        </w:p>
        <w:p w14:paraId="14C12F7B" w14:textId="77777777" w:rsidR="00281F0F" w:rsidRDefault="00281F0F">
          <w:pPr>
            <w:autoSpaceDE w:val="0"/>
            <w:autoSpaceDN w:val="0"/>
            <w:ind w:hanging="480"/>
            <w:divId w:val="230312878"/>
            <w:rPr>
              <w:rFonts w:eastAsia="Times New Roman"/>
            </w:rPr>
          </w:pPr>
          <w:r>
            <w:rPr>
              <w:rFonts w:eastAsia="Times New Roman"/>
            </w:rPr>
            <w:t xml:space="preserve">Vargas, H. A., Akin, O., Franiel, T., Goldman, D. A., Udo, K., Touijer, K. A., Reuter, V. E., &amp; Hricak, H. (2012). Normal central zone of the prostate and central zone involvement by prostate cancer: Clinical and mr imaging implications. </w:t>
          </w:r>
          <w:r>
            <w:rPr>
              <w:rFonts w:eastAsia="Times New Roman"/>
              <w:i/>
              <w:iCs/>
            </w:rPr>
            <w:t>Radiology</w:t>
          </w:r>
          <w:r>
            <w:rPr>
              <w:rFonts w:eastAsia="Times New Roman"/>
            </w:rPr>
            <w:t xml:space="preserve">, </w:t>
          </w:r>
          <w:r>
            <w:rPr>
              <w:rFonts w:eastAsia="Times New Roman"/>
              <w:i/>
              <w:iCs/>
            </w:rPr>
            <w:t>262</w:t>
          </w:r>
          <w:r>
            <w:rPr>
              <w:rFonts w:eastAsia="Times New Roman"/>
            </w:rPr>
            <w:t>, 894–902. https://doi.org/10.1148/radiol.11110663</w:t>
          </w:r>
        </w:p>
        <w:p w14:paraId="524735AF" w14:textId="77777777" w:rsidR="00281F0F" w:rsidRDefault="00281F0F">
          <w:pPr>
            <w:autoSpaceDE w:val="0"/>
            <w:autoSpaceDN w:val="0"/>
            <w:ind w:hanging="480"/>
            <w:divId w:val="1183592069"/>
            <w:rPr>
              <w:rFonts w:eastAsia="Times New Roman"/>
            </w:rPr>
          </w:pPr>
          <w:r>
            <w:rPr>
              <w:rFonts w:eastAsia="Times New Roman"/>
            </w:rPr>
            <w:t xml:space="preserve">Villanueva-Meyer, J. E., Mabray, M. C., &amp; Cha, S. (2017). Current clinical brain tumor imaging. </w:t>
          </w:r>
          <w:r>
            <w:rPr>
              <w:rFonts w:eastAsia="Times New Roman"/>
              <w:i/>
              <w:iCs/>
            </w:rPr>
            <w:t>Clinical Neurosurgery</w:t>
          </w:r>
          <w:r>
            <w:rPr>
              <w:rFonts w:eastAsia="Times New Roman"/>
            </w:rPr>
            <w:t xml:space="preserve">, </w:t>
          </w:r>
          <w:r>
            <w:rPr>
              <w:rFonts w:eastAsia="Times New Roman"/>
              <w:i/>
              <w:iCs/>
            </w:rPr>
            <w:t>81</w:t>
          </w:r>
          <w:r>
            <w:rPr>
              <w:rFonts w:eastAsia="Times New Roman"/>
            </w:rPr>
            <w:t>, 397–415. https://doi.org/10.1093/neuros/nyx103</w:t>
          </w:r>
        </w:p>
        <w:p w14:paraId="10E356AA" w14:textId="77777777" w:rsidR="00281F0F" w:rsidRDefault="00281F0F">
          <w:pPr>
            <w:autoSpaceDE w:val="0"/>
            <w:autoSpaceDN w:val="0"/>
            <w:ind w:hanging="480"/>
            <w:divId w:val="1294752270"/>
            <w:rPr>
              <w:rFonts w:eastAsia="Times New Roman"/>
            </w:rPr>
          </w:pPr>
          <w:r>
            <w:rPr>
              <w:rFonts w:eastAsia="Times New Roman"/>
            </w:rPr>
            <w:t xml:space="preserve">Weinreb, R. N., Leung, C. K. S., Crowston, J. G., Medeiros, F. A., Friedman, D. S., Wiggs, J. L., &amp; Martin, K. R. (2016). Primary open-angle glaucoma. </w:t>
          </w:r>
          <w:r>
            <w:rPr>
              <w:rFonts w:eastAsia="Times New Roman"/>
              <w:i/>
              <w:iCs/>
            </w:rPr>
            <w:t>Nature Reviews. Disease Primers</w:t>
          </w:r>
          <w:r>
            <w:rPr>
              <w:rFonts w:eastAsia="Times New Roman"/>
            </w:rPr>
            <w:t xml:space="preserve">, </w:t>
          </w:r>
          <w:r>
            <w:rPr>
              <w:rFonts w:eastAsia="Times New Roman"/>
              <w:i/>
              <w:iCs/>
            </w:rPr>
            <w:t>2</w:t>
          </w:r>
          <w:r>
            <w:rPr>
              <w:rFonts w:eastAsia="Times New Roman"/>
            </w:rPr>
            <w:t>, 16067. https://doi.org/10.1038/nrdp.2016.67</w:t>
          </w:r>
        </w:p>
        <w:p w14:paraId="7C80744C" w14:textId="77777777" w:rsidR="00281F0F" w:rsidRDefault="00281F0F">
          <w:pPr>
            <w:autoSpaceDE w:val="0"/>
            <w:autoSpaceDN w:val="0"/>
            <w:ind w:hanging="480"/>
            <w:divId w:val="1189564520"/>
            <w:rPr>
              <w:rFonts w:eastAsia="Times New Roman"/>
            </w:rPr>
          </w:pPr>
          <w:r>
            <w:rPr>
              <w:rFonts w:eastAsia="Times New Roman"/>
            </w:rPr>
            <w:t xml:space="preserve">Yan, W., Chiu, B., Shen, Z., Yang, Q., Syer, T., Min, Z., Punwani, S., Emberton, M., Atkinson, D., Barratt, D. C., &amp; Hu, Y. (2023). </w:t>
          </w:r>
          <w:r>
            <w:rPr>
              <w:rFonts w:eastAsia="Times New Roman"/>
              <w:i/>
              <w:iCs/>
            </w:rPr>
            <w:t>Combiner and HyperCombiner Networks: Rules to Combine Multimodality MR Images for Prostate Cancer Localisation</w:t>
          </w:r>
          <w:r>
            <w:rPr>
              <w:rFonts w:eastAsia="Times New Roman"/>
            </w:rPr>
            <w:t>. https://doi.org/10.1016/j.media.2023.103030</w:t>
          </w:r>
        </w:p>
        <w:p w14:paraId="66FA7ED1" w14:textId="77777777" w:rsidR="00281F0F" w:rsidRDefault="00281F0F">
          <w:pPr>
            <w:autoSpaceDE w:val="0"/>
            <w:autoSpaceDN w:val="0"/>
            <w:ind w:hanging="480"/>
            <w:divId w:val="1437407144"/>
            <w:rPr>
              <w:rFonts w:eastAsia="Times New Roman"/>
            </w:rPr>
          </w:pPr>
          <w:r>
            <w:rPr>
              <w:rFonts w:eastAsia="Times New Roman"/>
            </w:rPr>
            <w:t xml:space="preserve">Yousef, R., Khan, S., Gupta, G., Siddiqui, T., Albahlal, B. M., Alajlan, S. A., &amp; Haq, M. A. (2023). U-Net-Based Models towards Optimal MR Brain Image Segmentation. </w:t>
          </w:r>
          <w:r>
            <w:rPr>
              <w:rFonts w:eastAsia="Times New Roman"/>
              <w:i/>
              <w:iCs/>
            </w:rPr>
            <w:t>Diagnostics (Basel, Switzerland)</w:t>
          </w:r>
          <w:r>
            <w:rPr>
              <w:rFonts w:eastAsia="Times New Roman"/>
            </w:rPr>
            <w:t xml:space="preserve">, </w:t>
          </w:r>
          <w:r>
            <w:rPr>
              <w:rFonts w:eastAsia="Times New Roman"/>
              <w:i/>
              <w:iCs/>
            </w:rPr>
            <w:t>13</w:t>
          </w:r>
          <w:r>
            <w:rPr>
              <w:rFonts w:eastAsia="Times New Roman"/>
            </w:rPr>
            <w:t>. https://doi.org/10.3390/diagnostics13091624</w:t>
          </w:r>
        </w:p>
        <w:p w14:paraId="32E017D4" w14:textId="77777777" w:rsidR="00281F0F" w:rsidRDefault="00281F0F">
          <w:pPr>
            <w:autoSpaceDE w:val="0"/>
            <w:autoSpaceDN w:val="0"/>
            <w:ind w:hanging="480"/>
            <w:divId w:val="1881941933"/>
            <w:rPr>
              <w:rFonts w:eastAsia="Times New Roman"/>
            </w:rPr>
          </w:pPr>
          <w:r>
            <w:rPr>
              <w:rFonts w:eastAsia="Times New Roman"/>
            </w:rPr>
            <w:t xml:space="preserve">Zhang, H., Patkar, S., Lis, R., Merino, M. J., Pinto, P. A., Choyke, P. L., Turkbey, B., &amp; Harmon, S. (2024). Masked Image Modeling Meets Self-Distillation: A Transformer-Based Prostate Gland Segmentation Framework for Pathology Slides. </w:t>
          </w:r>
          <w:r>
            <w:rPr>
              <w:rFonts w:eastAsia="Times New Roman"/>
              <w:i/>
              <w:iCs/>
            </w:rPr>
            <w:t>Cancers</w:t>
          </w:r>
          <w:r>
            <w:rPr>
              <w:rFonts w:eastAsia="Times New Roman"/>
            </w:rPr>
            <w:t xml:space="preserve">, </w:t>
          </w:r>
          <w:r>
            <w:rPr>
              <w:rFonts w:eastAsia="Times New Roman"/>
              <w:i/>
              <w:iCs/>
            </w:rPr>
            <w:t>16</w:t>
          </w:r>
          <w:r>
            <w:rPr>
              <w:rFonts w:eastAsia="Times New Roman"/>
            </w:rPr>
            <w:t>. https://doi.org/10.3390/cancers16233897</w:t>
          </w:r>
        </w:p>
        <w:p w14:paraId="22F53A84" w14:textId="59FEFC2D" w:rsidR="008237E6" w:rsidRPr="00104505" w:rsidRDefault="00281F0F" w:rsidP="008237E6">
          <w:pPr>
            <w:rPr>
              <w:sz w:val="24"/>
              <w:szCs w:val="24"/>
            </w:rPr>
          </w:pPr>
          <w:r>
            <w:rPr>
              <w:rFonts w:eastAsia="Times New Roman"/>
            </w:rPr>
            <w:t> </w:t>
          </w:r>
        </w:p>
      </w:sdtContent>
    </w:sdt>
    <w:p w14:paraId="0E2886F7" w14:textId="737C2DE5" w:rsidR="00066F09" w:rsidRPr="00104505" w:rsidRDefault="00066F09" w:rsidP="00180B7C">
      <w:pPr>
        <w:pStyle w:val="Heading1"/>
      </w:pPr>
      <w:bookmarkStart w:id="49" w:name="_Toc194662730"/>
      <w:r w:rsidRPr="00180B7C">
        <w:t>Acknowledgements</w:t>
      </w:r>
      <w:bookmarkEnd w:id="49"/>
    </w:p>
    <w:p w14:paraId="3018FAD5" w14:textId="7CD39298" w:rsidR="00EF79F7" w:rsidRDefault="003852B2" w:rsidP="00066F09">
      <w:pPr>
        <w:rPr>
          <w:sz w:val="24"/>
          <w:szCs w:val="24"/>
        </w:rPr>
      </w:pPr>
      <w:r w:rsidRPr="00104505">
        <w:rPr>
          <w:sz w:val="24"/>
          <w:szCs w:val="24"/>
        </w:rPr>
        <w:t xml:space="preserve">I would like to express my deepest </w:t>
      </w:r>
      <w:r w:rsidR="003A5CBC" w:rsidRPr="00104505">
        <w:rPr>
          <w:sz w:val="24"/>
          <w:szCs w:val="24"/>
        </w:rPr>
        <w:t xml:space="preserve">appreciation to Yipei Wang, for without her help I would be very lost. This research project would not have </w:t>
      </w:r>
      <w:r w:rsidR="00E31CB8">
        <w:rPr>
          <w:sz w:val="24"/>
          <w:szCs w:val="24"/>
        </w:rPr>
        <w:t xml:space="preserve">been </w:t>
      </w:r>
      <w:r w:rsidR="00E45B5A" w:rsidRPr="00104505">
        <w:rPr>
          <w:sz w:val="24"/>
          <w:szCs w:val="24"/>
        </w:rPr>
        <w:t>completed if not for her guidance and inputs.</w:t>
      </w:r>
    </w:p>
    <w:p w14:paraId="6A31C688" w14:textId="0807D755" w:rsidR="00E31CB8" w:rsidRPr="00104505" w:rsidRDefault="00E31CB8" w:rsidP="00066F09">
      <w:pPr>
        <w:rPr>
          <w:sz w:val="24"/>
          <w:szCs w:val="24"/>
        </w:rPr>
      </w:pPr>
      <w:r>
        <w:rPr>
          <w:sz w:val="24"/>
          <w:szCs w:val="24"/>
        </w:rPr>
        <w:lastRenderedPageBreak/>
        <w:t xml:space="preserve">I </w:t>
      </w:r>
      <w:r w:rsidR="00092809">
        <w:rPr>
          <w:sz w:val="24"/>
          <w:szCs w:val="24"/>
        </w:rPr>
        <w:t xml:space="preserve">appreciate Yipeng Hu also for being my personal tutor, </w:t>
      </w:r>
      <w:r w:rsidR="00692179">
        <w:rPr>
          <w:sz w:val="24"/>
          <w:szCs w:val="24"/>
        </w:rPr>
        <w:t>providing me extra-curricular  support throughout my time at UCL.</w:t>
      </w:r>
    </w:p>
    <w:p w14:paraId="311C39C9" w14:textId="1641D21B" w:rsidR="00E45B5A" w:rsidRPr="00104505" w:rsidRDefault="00E45B5A" w:rsidP="00066F09">
      <w:pPr>
        <w:rPr>
          <w:sz w:val="24"/>
          <w:szCs w:val="24"/>
        </w:rPr>
      </w:pPr>
      <w:r w:rsidRPr="00104505">
        <w:rPr>
          <w:sz w:val="24"/>
          <w:szCs w:val="24"/>
        </w:rPr>
        <w:t>I am also grateful to my</w:t>
      </w:r>
      <w:r w:rsidR="00E31539" w:rsidRPr="00104505">
        <w:rPr>
          <w:sz w:val="24"/>
          <w:szCs w:val="24"/>
        </w:rPr>
        <w:t xml:space="preserve"> classmates</w:t>
      </w:r>
      <w:r w:rsidR="00D8104F" w:rsidRPr="00104505">
        <w:rPr>
          <w:sz w:val="24"/>
          <w:szCs w:val="24"/>
        </w:rPr>
        <w:t>,</w:t>
      </w:r>
      <w:r w:rsidR="00EF79F7" w:rsidRPr="00104505">
        <w:rPr>
          <w:sz w:val="24"/>
          <w:szCs w:val="24"/>
        </w:rPr>
        <w:t xml:space="preserve"> for their moral support.</w:t>
      </w:r>
    </w:p>
    <w:p w14:paraId="1FCDBEBF" w14:textId="2B381AD1" w:rsidR="0023757B" w:rsidRPr="0023757B" w:rsidRDefault="0023757B" w:rsidP="0023757B">
      <w:pPr>
        <w:pStyle w:val="Heading1"/>
      </w:pPr>
      <w:r>
        <w:t>Appendix</w:t>
      </w:r>
    </w:p>
    <w:p w14:paraId="6943EFA6" w14:textId="4462DD39" w:rsidR="0023757B" w:rsidRDefault="0023757B" w:rsidP="00BB1999">
      <w:pPr>
        <w:rPr>
          <w:sz w:val="24"/>
          <w:szCs w:val="24"/>
        </w:rPr>
      </w:pPr>
      <w:r>
        <w:rPr>
          <w:sz w:val="24"/>
          <w:szCs w:val="24"/>
        </w:rPr>
        <w:t>All the code is available on GitHub:</w:t>
      </w:r>
    </w:p>
    <w:p w14:paraId="16F165A0" w14:textId="424390B1" w:rsidR="0023757B" w:rsidRDefault="0023757B" w:rsidP="00BB1999">
      <w:pPr>
        <w:rPr>
          <w:sz w:val="24"/>
          <w:szCs w:val="24"/>
        </w:rPr>
      </w:pPr>
      <w:hyperlink r:id="rId20" w:history="1">
        <w:r w:rsidRPr="00E77966">
          <w:rPr>
            <w:rStyle w:val="Hyperlink"/>
            <w:sz w:val="24"/>
            <w:szCs w:val="24"/>
          </w:rPr>
          <w:t>https://github.com/parthiv-n/Research-Project/tree/main</w:t>
        </w:r>
      </w:hyperlink>
    </w:p>
    <w:p w14:paraId="0C16BCB9" w14:textId="78795606" w:rsidR="0023757B" w:rsidRPr="00104505" w:rsidRDefault="0023757B" w:rsidP="00BB1999">
      <w:pPr>
        <w:rPr>
          <w:sz w:val="24"/>
          <w:szCs w:val="24"/>
        </w:rPr>
      </w:pPr>
      <w:r>
        <w:rPr>
          <w:sz w:val="24"/>
          <w:szCs w:val="24"/>
        </w:rPr>
        <w:t>The patient data cannot be shared publicly</w:t>
      </w:r>
    </w:p>
    <w:sectPr w:rsidR="0023757B" w:rsidRPr="00104505" w:rsidSect="00502F7F">
      <w:footerReference w:type="default" r:id="rId2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B37F8" w14:textId="77777777" w:rsidR="00047E23" w:rsidRDefault="00047E23" w:rsidP="00104505">
      <w:pPr>
        <w:spacing w:after="0" w:line="240" w:lineRule="auto"/>
      </w:pPr>
      <w:r>
        <w:separator/>
      </w:r>
    </w:p>
  </w:endnote>
  <w:endnote w:type="continuationSeparator" w:id="0">
    <w:p w14:paraId="628A959D" w14:textId="77777777" w:rsidR="00047E23" w:rsidRDefault="00047E23" w:rsidP="00104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955716"/>
      <w:docPartObj>
        <w:docPartGallery w:val="Page Numbers (Bottom of Page)"/>
        <w:docPartUnique/>
      </w:docPartObj>
    </w:sdtPr>
    <w:sdtEndPr>
      <w:rPr>
        <w:noProof/>
      </w:rPr>
    </w:sdtEndPr>
    <w:sdtContent>
      <w:p w14:paraId="0C8257B1" w14:textId="779375FE" w:rsidR="00104505" w:rsidRDefault="0010450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034C7B" w14:textId="77777777" w:rsidR="00104505" w:rsidRDefault="001045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AA1CC" w14:textId="77777777" w:rsidR="00047E23" w:rsidRDefault="00047E23" w:rsidP="00104505">
      <w:pPr>
        <w:spacing w:after="0" w:line="240" w:lineRule="auto"/>
      </w:pPr>
      <w:r>
        <w:separator/>
      </w:r>
    </w:p>
  </w:footnote>
  <w:footnote w:type="continuationSeparator" w:id="0">
    <w:p w14:paraId="1EBE525E" w14:textId="77777777" w:rsidR="00047E23" w:rsidRDefault="00047E23" w:rsidP="001045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2FC5"/>
    <w:multiLevelType w:val="hybridMultilevel"/>
    <w:tmpl w:val="C512E6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47471F"/>
    <w:multiLevelType w:val="hybridMultilevel"/>
    <w:tmpl w:val="5BB6B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01A4439"/>
    <w:multiLevelType w:val="hybridMultilevel"/>
    <w:tmpl w:val="483ED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76E25E8"/>
    <w:multiLevelType w:val="hybridMultilevel"/>
    <w:tmpl w:val="98FC71C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6A9110B6"/>
    <w:multiLevelType w:val="hybridMultilevel"/>
    <w:tmpl w:val="B6325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94722426">
    <w:abstractNumId w:val="3"/>
  </w:num>
  <w:num w:numId="2" w16cid:durableId="1513765470">
    <w:abstractNumId w:val="4"/>
  </w:num>
  <w:num w:numId="3" w16cid:durableId="326250707">
    <w:abstractNumId w:val="2"/>
  </w:num>
  <w:num w:numId="4" w16cid:durableId="715398048">
    <w:abstractNumId w:val="0"/>
  </w:num>
  <w:num w:numId="5" w16cid:durableId="144114306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rthiv Naidu">
    <w15:presenceInfo w15:providerId="Windows Live" w15:userId="4c005a4686b05e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F90"/>
    <w:rsid w:val="00000407"/>
    <w:rsid w:val="00002074"/>
    <w:rsid w:val="000020C6"/>
    <w:rsid w:val="00006097"/>
    <w:rsid w:val="000114D4"/>
    <w:rsid w:val="00012ADA"/>
    <w:rsid w:val="00013669"/>
    <w:rsid w:val="00016F30"/>
    <w:rsid w:val="000175B7"/>
    <w:rsid w:val="000229CA"/>
    <w:rsid w:val="00024AC9"/>
    <w:rsid w:val="000258E6"/>
    <w:rsid w:val="000306D6"/>
    <w:rsid w:val="000306DB"/>
    <w:rsid w:val="00034D97"/>
    <w:rsid w:val="000456FD"/>
    <w:rsid w:val="00047CDE"/>
    <w:rsid w:val="00047E23"/>
    <w:rsid w:val="00056B5C"/>
    <w:rsid w:val="00062F22"/>
    <w:rsid w:val="0006300A"/>
    <w:rsid w:val="00066718"/>
    <w:rsid w:val="00066821"/>
    <w:rsid w:val="00066F09"/>
    <w:rsid w:val="00071193"/>
    <w:rsid w:val="000745E3"/>
    <w:rsid w:val="00076D69"/>
    <w:rsid w:val="00077BE5"/>
    <w:rsid w:val="00085418"/>
    <w:rsid w:val="00085C3D"/>
    <w:rsid w:val="00086D54"/>
    <w:rsid w:val="0009002D"/>
    <w:rsid w:val="00092809"/>
    <w:rsid w:val="00093084"/>
    <w:rsid w:val="00094F01"/>
    <w:rsid w:val="0009513B"/>
    <w:rsid w:val="00096392"/>
    <w:rsid w:val="0009710F"/>
    <w:rsid w:val="000A551C"/>
    <w:rsid w:val="000A7CCF"/>
    <w:rsid w:val="000B2D7D"/>
    <w:rsid w:val="000B4FE3"/>
    <w:rsid w:val="000B6021"/>
    <w:rsid w:val="000B6793"/>
    <w:rsid w:val="000C15F5"/>
    <w:rsid w:val="000C21EC"/>
    <w:rsid w:val="000C267F"/>
    <w:rsid w:val="000C390B"/>
    <w:rsid w:val="000C6DFD"/>
    <w:rsid w:val="000C7842"/>
    <w:rsid w:val="000D375F"/>
    <w:rsid w:val="000D5484"/>
    <w:rsid w:val="000E3239"/>
    <w:rsid w:val="000E4A84"/>
    <w:rsid w:val="000F4C47"/>
    <w:rsid w:val="000F5B32"/>
    <w:rsid w:val="00104505"/>
    <w:rsid w:val="00105F40"/>
    <w:rsid w:val="00114575"/>
    <w:rsid w:val="001146E2"/>
    <w:rsid w:val="001167B8"/>
    <w:rsid w:val="00116A0C"/>
    <w:rsid w:val="00117AD8"/>
    <w:rsid w:val="0012272F"/>
    <w:rsid w:val="00125816"/>
    <w:rsid w:val="00125B5E"/>
    <w:rsid w:val="00133025"/>
    <w:rsid w:val="00134229"/>
    <w:rsid w:val="0014047C"/>
    <w:rsid w:val="00141E94"/>
    <w:rsid w:val="0014239C"/>
    <w:rsid w:val="0014630A"/>
    <w:rsid w:val="00147BA2"/>
    <w:rsid w:val="0015391E"/>
    <w:rsid w:val="001560C4"/>
    <w:rsid w:val="00156C28"/>
    <w:rsid w:val="00160E29"/>
    <w:rsid w:val="00170AAE"/>
    <w:rsid w:val="00171BD1"/>
    <w:rsid w:val="0017280E"/>
    <w:rsid w:val="0017338D"/>
    <w:rsid w:val="00174B83"/>
    <w:rsid w:val="00177E58"/>
    <w:rsid w:val="0018099B"/>
    <w:rsid w:val="00180B7C"/>
    <w:rsid w:val="00181927"/>
    <w:rsid w:val="001863FC"/>
    <w:rsid w:val="00191880"/>
    <w:rsid w:val="00192795"/>
    <w:rsid w:val="0019411D"/>
    <w:rsid w:val="00195F24"/>
    <w:rsid w:val="001A48CD"/>
    <w:rsid w:val="001A55EE"/>
    <w:rsid w:val="001B1092"/>
    <w:rsid w:val="001B218D"/>
    <w:rsid w:val="001C2E0D"/>
    <w:rsid w:val="001C55E6"/>
    <w:rsid w:val="001C7489"/>
    <w:rsid w:val="001D1510"/>
    <w:rsid w:val="001D320B"/>
    <w:rsid w:val="001D61B0"/>
    <w:rsid w:val="001D6A81"/>
    <w:rsid w:val="001E1355"/>
    <w:rsid w:val="001E6541"/>
    <w:rsid w:val="001E6FE0"/>
    <w:rsid w:val="001F08B6"/>
    <w:rsid w:val="001F2C4B"/>
    <w:rsid w:val="001F34E6"/>
    <w:rsid w:val="002007E5"/>
    <w:rsid w:val="00200A12"/>
    <w:rsid w:val="002128C1"/>
    <w:rsid w:val="00213CFA"/>
    <w:rsid w:val="00214FAF"/>
    <w:rsid w:val="0021562D"/>
    <w:rsid w:val="00230CF7"/>
    <w:rsid w:val="0023173B"/>
    <w:rsid w:val="00231A7C"/>
    <w:rsid w:val="00233005"/>
    <w:rsid w:val="0023757B"/>
    <w:rsid w:val="0024408C"/>
    <w:rsid w:val="00245053"/>
    <w:rsid w:val="00245291"/>
    <w:rsid w:val="0024580F"/>
    <w:rsid w:val="00245C32"/>
    <w:rsid w:val="002553A7"/>
    <w:rsid w:val="00256B7F"/>
    <w:rsid w:val="002575D4"/>
    <w:rsid w:val="00262AFA"/>
    <w:rsid w:val="002630E7"/>
    <w:rsid w:val="00270E1D"/>
    <w:rsid w:val="00271EB0"/>
    <w:rsid w:val="00274B69"/>
    <w:rsid w:val="0027503A"/>
    <w:rsid w:val="00276916"/>
    <w:rsid w:val="00276A5B"/>
    <w:rsid w:val="00276A64"/>
    <w:rsid w:val="00281F0F"/>
    <w:rsid w:val="00285C50"/>
    <w:rsid w:val="0028652B"/>
    <w:rsid w:val="002903F3"/>
    <w:rsid w:val="00293FDE"/>
    <w:rsid w:val="00294D30"/>
    <w:rsid w:val="002A0829"/>
    <w:rsid w:val="002A0D7A"/>
    <w:rsid w:val="002A2D6B"/>
    <w:rsid w:val="002A3999"/>
    <w:rsid w:val="002A4FD6"/>
    <w:rsid w:val="002A6653"/>
    <w:rsid w:val="002A7ECE"/>
    <w:rsid w:val="002B231E"/>
    <w:rsid w:val="002B4472"/>
    <w:rsid w:val="002C3131"/>
    <w:rsid w:val="002C3D27"/>
    <w:rsid w:val="002D1F39"/>
    <w:rsid w:val="002E1806"/>
    <w:rsid w:val="002E2B0C"/>
    <w:rsid w:val="002E392E"/>
    <w:rsid w:val="002E6240"/>
    <w:rsid w:val="002F165D"/>
    <w:rsid w:val="002F538A"/>
    <w:rsid w:val="002F579B"/>
    <w:rsid w:val="002F6C26"/>
    <w:rsid w:val="00310EC6"/>
    <w:rsid w:val="00313A27"/>
    <w:rsid w:val="0031697B"/>
    <w:rsid w:val="00330310"/>
    <w:rsid w:val="00330488"/>
    <w:rsid w:val="003313BC"/>
    <w:rsid w:val="00332CB8"/>
    <w:rsid w:val="00335822"/>
    <w:rsid w:val="003372D8"/>
    <w:rsid w:val="00337899"/>
    <w:rsid w:val="00342A16"/>
    <w:rsid w:val="003433D2"/>
    <w:rsid w:val="00345B2F"/>
    <w:rsid w:val="00347460"/>
    <w:rsid w:val="00351FA2"/>
    <w:rsid w:val="00353C9B"/>
    <w:rsid w:val="00354BC2"/>
    <w:rsid w:val="00357560"/>
    <w:rsid w:val="00360BFE"/>
    <w:rsid w:val="00361D1C"/>
    <w:rsid w:val="003632BA"/>
    <w:rsid w:val="00371CC4"/>
    <w:rsid w:val="0038108B"/>
    <w:rsid w:val="003851F2"/>
    <w:rsid w:val="003852B2"/>
    <w:rsid w:val="00385304"/>
    <w:rsid w:val="00385704"/>
    <w:rsid w:val="00386583"/>
    <w:rsid w:val="00387203"/>
    <w:rsid w:val="0039034C"/>
    <w:rsid w:val="0039191C"/>
    <w:rsid w:val="00392486"/>
    <w:rsid w:val="003A4621"/>
    <w:rsid w:val="003A5277"/>
    <w:rsid w:val="003A5CBC"/>
    <w:rsid w:val="003B2979"/>
    <w:rsid w:val="003B3B1D"/>
    <w:rsid w:val="003B48FD"/>
    <w:rsid w:val="003B6094"/>
    <w:rsid w:val="003B7202"/>
    <w:rsid w:val="003B79D3"/>
    <w:rsid w:val="003C0A52"/>
    <w:rsid w:val="003C0F5C"/>
    <w:rsid w:val="003C3F07"/>
    <w:rsid w:val="003C4438"/>
    <w:rsid w:val="003C5723"/>
    <w:rsid w:val="003D3D21"/>
    <w:rsid w:val="003D711B"/>
    <w:rsid w:val="003D7D3F"/>
    <w:rsid w:val="003E1690"/>
    <w:rsid w:val="003E5098"/>
    <w:rsid w:val="003E6710"/>
    <w:rsid w:val="003E6CD7"/>
    <w:rsid w:val="003F352B"/>
    <w:rsid w:val="0040045C"/>
    <w:rsid w:val="00401244"/>
    <w:rsid w:val="00405214"/>
    <w:rsid w:val="00405830"/>
    <w:rsid w:val="00410CD1"/>
    <w:rsid w:val="00411C71"/>
    <w:rsid w:val="00412DB6"/>
    <w:rsid w:val="00413704"/>
    <w:rsid w:val="004137C5"/>
    <w:rsid w:val="00415D62"/>
    <w:rsid w:val="00420F0F"/>
    <w:rsid w:val="00421652"/>
    <w:rsid w:val="00425F26"/>
    <w:rsid w:val="00427A05"/>
    <w:rsid w:val="0043442E"/>
    <w:rsid w:val="00437430"/>
    <w:rsid w:val="00444DF0"/>
    <w:rsid w:val="00445233"/>
    <w:rsid w:val="00445BAC"/>
    <w:rsid w:val="00447F6E"/>
    <w:rsid w:val="0045188A"/>
    <w:rsid w:val="00453CF2"/>
    <w:rsid w:val="00453CF7"/>
    <w:rsid w:val="00455F21"/>
    <w:rsid w:val="00460836"/>
    <w:rsid w:val="00464D45"/>
    <w:rsid w:val="004655D0"/>
    <w:rsid w:val="00466683"/>
    <w:rsid w:val="004715AC"/>
    <w:rsid w:val="00473355"/>
    <w:rsid w:val="00473442"/>
    <w:rsid w:val="00476CE1"/>
    <w:rsid w:val="004775CD"/>
    <w:rsid w:val="004828E6"/>
    <w:rsid w:val="00482CE8"/>
    <w:rsid w:val="00491957"/>
    <w:rsid w:val="004923F9"/>
    <w:rsid w:val="0049278E"/>
    <w:rsid w:val="00492845"/>
    <w:rsid w:val="004A1C3F"/>
    <w:rsid w:val="004A1E84"/>
    <w:rsid w:val="004A2D0D"/>
    <w:rsid w:val="004B0B75"/>
    <w:rsid w:val="004B2718"/>
    <w:rsid w:val="004B44CF"/>
    <w:rsid w:val="004B7978"/>
    <w:rsid w:val="004D2F90"/>
    <w:rsid w:val="004E3314"/>
    <w:rsid w:val="004E7950"/>
    <w:rsid w:val="004F2D50"/>
    <w:rsid w:val="004F3404"/>
    <w:rsid w:val="0050030C"/>
    <w:rsid w:val="00502630"/>
    <w:rsid w:val="00502BAD"/>
    <w:rsid w:val="00502F7F"/>
    <w:rsid w:val="00503357"/>
    <w:rsid w:val="00505723"/>
    <w:rsid w:val="00506DF1"/>
    <w:rsid w:val="005072C4"/>
    <w:rsid w:val="00510844"/>
    <w:rsid w:val="005123A8"/>
    <w:rsid w:val="00513EEA"/>
    <w:rsid w:val="00514953"/>
    <w:rsid w:val="005156FA"/>
    <w:rsid w:val="0051714A"/>
    <w:rsid w:val="00522847"/>
    <w:rsid w:val="00522A49"/>
    <w:rsid w:val="00523D0C"/>
    <w:rsid w:val="005257E1"/>
    <w:rsid w:val="005267F2"/>
    <w:rsid w:val="00530D96"/>
    <w:rsid w:val="00535690"/>
    <w:rsid w:val="00536050"/>
    <w:rsid w:val="0054065D"/>
    <w:rsid w:val="0054441E"/>
    <w:rsid w:val="0054466D"/>
    <w:rsid w:val="00546981"/>
    <w:rsid w:val="00547337"/>
    <w:rsid w:val="005544D2"/>
    <w:rsid w:val="00554F80"/>
    <w:rsid w:val="005649BE"/>
    <w:rsid w:val="00566256"/>
    <w:rsid w:val="00566E47"/>
    <w:rsid w:val="00570EA9"/>
    <w:rsid w:val="00572CD5"/>
    <w:rsid w:val="00574932"/>
    <w:rsid w:val="00575A8B"/>
    <w:rsid w:val="0058549A"/>
    <w:rsid w:val="00595DA0"/>
    <w:rsid w:val="005960BA"/>
    <w:rsid w:val="00596BB2"/>
    <w:rsid w:val="005A27B6"/>
    <w:rsid w:val="005A2B96"/>
    <w:rsid w:val="005A4DF8"/>
    <w:rsid w:val="005B03B7"/>
    <w:rsid w:val="005B4855"/>
    <w:rsid w:val="005B73AE"/>
    <w:rsid w:val="005C0EC6"/>
    <w:rsid w:val="005C36A6"/>
    <w:rsid w:val="005D2E52"/>
    <w:rsid w:val="005D4E82"/>
    <w:rsid w:val="005E0572"/>
    <w:rsid w:val="005E0CFE"/>
    <w:rsid w:val="005E53FC"/>
    <w:rsid w:val="005F0C8C"/>
    <w:rsid w:val="005F1571"/>
    <w:rsid w:val="005F17C9"/>
    <w:rsid w:val="005F35EF"/>
    <w:rsid w:val="00601A2E"/>
    <w:rsid w:val="00602AE5"/>
    <w:rsid w:val="00603E24"/>
    <w:rsid w:val="00604E84"/>
    <w:rsid w:val="00605ED1"/>
    <w:rsid w:val="006062D1"/>
    <w:rsid w:val="00613835"/>
    <w:rsid w:val="006141AE"/>
    <w:rsid w:val="00616317"/>
    <w:rsid w:val="0061703C"/>
    <w:rsid w:val="00617EFD"/>
    <w:rsid w:val="00620168"/>
    <w:rsid w:val="00623E8F"/>
    <w:rsid w:val="00627E88"/>
    <w:rsid w:val="006301EF"/>
    <w:rsid w:val="0063120F"/>
    <w:rsid w:val="00631EE9"/>
    <w:rsid w:val="00634D9E"/>
    <w:rsid w:val="006350DF"/>
    <w:rsid w:val="0064604B"/>
    <w:rsid w:val="00647332"/>
    <w:rsid w:val="00647731"/>
    <w:rsid w:val="006610BB"/>
    <w:rsid w:val="006656DA"/>
    <w:rsid w:val="0067150F"/>
    <w:rsid w:val="006773AE"/>
    <w:rsid w:val="00683FFA"/>
    <w:rsid w:val="006840A7"/>
    <w:rsid w:val="0068593D"/>
    <w:rsid w:val="00685BF7"/>
    <w:rsid w:val="006861B8"/>
    <w:rsid w:val="00692179"/>
    <w:rsid w:val="00694EF1"/>
    <w:rsid w:val="00696F75"/>
    <w:rsid w:val="006A1C6F"/>
    <w:rsid w:val="006A2F66"/>
    <w:rsid w:val="006A33D3"/>
    <w:rsid w:val="006A4475"/>
    <w:rsid w:val="006A543D"/>
    <w:rsid w:val="006B4F3C"/>
    <w:rsid w:val="006B70A8"/>
    <w:rsid w:val="006D013F"/>
    <w:rsid w:val="006D0439"/>
    <w:rsid w:val="006D1DF9"/>
    <w:rsid w:val="006D4262"/>
    <w:rsid w:val="006D5558"/>
    <w:rsid w:val="006D6F4B"/>
    <w:rsid w:val="006E63A8"/>
    <w:rsid w:val="006F0F8F"/>
    <w:rsid w:val="006F306C"/>
    <w:rsid w:val="006F44FA"/>
    <w:rsid w:val="006F7805"/>
    <w:rsid w:val="00701FD9"/>
    <w:rsid w:val="00712F39"/>
    <w:rsid w:val="00720FD3"/>
    <w:rsid w:val="00721904"/>
    <w:rsid w:val="00722444"/>
    <w:rsid w:val="00727D4F"/>
    <w:rsid w:val="0073199C"/>
    <w:rsid w:val="007327C7"/>
    <w:rsid w:val="00732AC9"/>
    <w:rsid w:val="007333A4"/>
    <w:rsid w:val="00734B45"/>
    <w:rsid w:val="00737E89"/>
    <w:rsid w:val="007433CC"/>
    <w:rsid w:val="00757340"/>
    <w:rsid w:val="007619DF"/>
    <w:rsid w:val="00762E0E"/>
    <w:rsid w:val="00767B5E"/>
    <w:rsid w:val="0077210D"/>
    <w:rsid w:val="007730F0"/>
    <w:rsid w:val="00775255"/>
    <w:rsid w:val="00777166"/>
    <w:rsid w:val="007804E7"/>
    <w:rsid w:val="00790A1C"/>
    <w:rsid w:val="00793D82"/>
    <w:rsid w:val="0079773A"/>
    <w:rsid w:val="007A2858"/>
    <w:rsid w:val="007A3648"/>
    <w:rsid w:val="007A5137"/>
    <w:rsid w:val="007A62CB"/>
    <w:rsid w:val="007A6455"/>
    <w:rsid w:val="007A66CA"/>
    <w:rsid w:val="007B3EC7"/>
    <w:rsid w:val="007B7103"/>
    <w:rsid w:val="007C22A1"/>
    <w:rsid w:val="007C55B0"/>
    <w:rsid w:val="007D0AE8"/>
    <w:rsid w:val="007D17D4"/>
    <w:rsid w:val="007D1C87"/>
    <w:rsid w:val="007D1DC2"/>
    <w:rsid w:val="007D24F8"/>
    <w:rsid w:val="007D27AB"/>
    <w:rsid w:val="007D306C"/>
    <w:rsid w:val="007D42A3"/>
    <w:rsid w:val="007D6F08"/>
    <w:rsid w:val="007E04AB"/>
    <w:rsid w:val="007E1AB8"/>
    <w:rsid w:val="007E2BD5"/>
    <w:rsid w:val="007E37FF"/>
    <w:rsid w:val="007F0B8E"/>
    <w:rsid w:val="007F3497"/>
    <w:rsid w:val="007F536D"/>
    <w:rsid w:val="007F7188"/>
    <w:rsid w:val="007F71E9"/>
    <w:rsid w:val="007F7A32"/>
    <w:rsid w:val="00801BD6"/>
    <w:rsid w:val="008038BD"/>
    <w:rsid w:val="00803968"/>
    <w:rsid w:val="008039A7"/>
    <w:rsid w:val="00804A12"/>
    <w:rsid w:val="00806BA1"/>
    <w:rsid w:val="00811ABC"/>
    <w:rsid w:val="00813479"/>
    <w:rsid w:val="008237E6"/>
    <w:rsid w:val="00823CF0"/>
    <w:rsid w:val="008251D2"/>
    <w:rsid w:val="008264BE"/>
    <w:rsid w:val="008322F3"/>
    <w:rsid w:val="00834166"/>
    <w:rsid w:val="008367F1"/>
    <w:rsid w:val="008402F2"/>
    <w:rsid w:val="008403C7"/>
    <w:rsid w:val="008414B7"/>
    <w:rsid w:val="008416FE"/>
    <w:rsid w:val="0084299D"/>
    <w:rsid w:val="00843561"/>
    <w:rsid w:val="00844C2C"/>
    <w:rsid w:val="0085008E"/>
    <w:rsid w:val="008525C3"/>
    <w:rsid w:val="00852FB5"/>
    <w:rsid w:val="0085777C"/>
    <w:rsid w:val="00861C60"/>
    <w:rsid w:val="00861EFF"/>
    <w:rsid w:val="008628CE"/>
    <w:rsid w:val="00864CCF"/>
    <w:rsid w:val="008667BC"/>
    <w:rsid w:val="00866828"/>
    <w:rsid w:val="008673D2"/>
    <w:rsid w:val="008747B8"/>
    <w:rsid w:val="00876DD2"/>
    <w:rsid w:val="00880D00"/>
    <w:rsid w:val="00892B10"/>
    <w:rsid w:val="0089408C"/>
    <w:rsid w:val="00895508"/>
    <w:rsid w:val="008A170A"/>
    <w:rsid w:val="008A4DCD"/>
    <w:rsid w:val="008A5876"/>
    <w:rsid w:val="008A5D73"/>
    <w:rsid w:val="008A61A5"/>
    <w:rsid w:val="008A6390"/>
    <w:rsid w:val="008B08D2"/>
    <w:rsid w:val="008B56B4"/>
    <w:rsid w:val="008C1BE2"/>
    <w:rsid w:val="008C2AF5"/>
    <w:rsid w:val="008C4260"/>
    <w:rsid w:val="008C51BB"/>
    <w:rsid w:val="008C541D"/>
    <w:rsid w:val="008C6B18"/>
    <w:rsid w:val="008D31A1"/>
    <w:rsid w:val="008D3E43"/>
    <w:rsid w:val="008D5C36"/>
    <w:rsid w:val="008E0BC2"/>
    <w:rsid w:val="008E3B9F"/>
    <w:rsid w:val="008E5EC9"/>
    <w:rsid w:val="008E74C6"/>
    <w:rsid w:val="008F4114"/>
    <w:rsid w:val="008F61EE"/>
    <w:rsid w:val="00900E2B"/>
    <w:rsid w:val="009030AA"/>
    <w:rsid w:val="009229E3"/>
    <w:rsid w:val="00923CC6"/>
    <w:rsid w:val="009279D9"/>
    <w:rsid w:val="009309FC"/>
    <w:rsid w:val="00930A9F"/>
    <w:rsid w:val="0093499C"/>
    <w:rsid w:val="00940125"/>
    <w:rsid w:val="009438EF"/>
    <w:rsid w:val="0094524F"/>
    <w:rsid w:val="009452A9"/>
    <w:rsid w:val="0094537A"/>
    <w:rsid w:val="009455D3"/>
    <w:rsid w:val="00945E85"/>
    <w:rsid w:val="00947F40"/>
    <w:rsid w:val="009506DE"/>
    <w:rsid w:val="00963726"/>
    <w:rsid w:val="00963E10"/>
    <w:rsid w:val="00971D0F"/>
    <w:rsid w:val="00973DED"/>
    <w:rsid w:val="0098040E"/>
    <w:rsid w:val="0098429A"/>
    <w:rsid w:val="009857DE"/>
    <w:rsid w:val="00987E5B"/>
    <w:rsid w:val="009911A6"/>
    <w:rsid w:val="009969E8"/>
    <w:rsid w:val="009A0064"/>
    <w:rsid w:val="009A0D99"/>
    <w:rsid w:val="009A3949"/>
    <w:rsid w:val="009A44A1"/>
    <w:rsid w:val="009A5362"/>
    <w:rsid w:val="009A691C"/>
    <w:rsid w:val="009A7D7B"/>
    <w:rsid w:val="009B2E6C"/>
    <w:rsid w:val="009B3A8A"/>
    <w:rsid w:val="009B5C54"/>
    <w:rsid w:val="009C0A08"/>
    <w:rsid w:val="009C1C04"/>
    <w:rsid w:val="009C3D23"/>
    <w:rsid w:val="009C3D43"/>
    <w:rsid w:val="009C4FF0"/>
    <w:rsid w:val="009C5451"/>
    <w:rsid w:val="009C5BA4"/>
    <w:rsid w:val="009C7E26"/>
    <w:rsid w:val="009D010F"/>
    <w:rsid w:val="009D128B"/>
    <w:rsid w:val="009D1447"/>
    <w:rsid w:val="009D2074"/>
    <w:rsid w:val="009D23AB"/>
    <w:rsid w:val="009D285B"/>
    <w:rsid w:val="009D2B1F"/>
    <w:rsid w:val="009D339F"/>
    <w:rsid w:val="009D6172"/>
    <w:rsid w:val="009D6D42"/>
    <w:rsid w:val="009E31A6"/>
    <w:rsid w:val="009E4808"/>
    <w:rsid w:val="009F4EA4"/>
    <w:rsid w:val="009F6E7F"/>
    <w:rsid w:val="00A10AE3"/>
    <w:rsid w:val="00A10AFD"/>
    <w:rsid w:val="00A13464"/>
    <w:rsid w:val="00A1663B"/>
    <w:rsid w:val="00A206B3"/>
    <w:rsid w:val="00A2108E"/>
    <w:rsid w:val="00A21BBC"/>
    <w:rsid w:val="00A23231"/>
    <w:rsid w:val="00A25FD8"/>
    <w:rsid w:val="00A264D3"/>
    <w:rsid w:val="00A301F9"/>
    <w:rsid w:val="00A35AB6"/>
    <w:rsid w:val="00A36333"/>
    <w:rsid w:val="00A364B5"/>
    <w:rsid w:val="00A37135"/>
    <w:rsid w:val="00A40C31"/>
    <w:rsid w:val="00A41E2D"/>
    <w:rsid w:val="00A54FCF"/>
    <w:rsid w:val="00A56276"/>
    <w:rsid w:val="00A5665F"/>
    <w:rsid w:val="00A575FD"/>
    <w:rsid w:val="00A6331A"/>
    <w:rsid w:val="00A745F6"/>
    <w:rsid w:val="00A84069"/>
    <w:rsid w:val="00A94E06"/>
    <w:rsid w:val="00A97AC5"/>
    <w:rsid w:val="00AA11DE"/>
    <w:rsid w:val="00AA4660"/>
    <w:rsid w:val="00AA46C0"/>
    <w:rsid w:val="00AA6830"/>
    <w:rsid w:val="00AA6E8D"/>
    <w:rsid w:val="00AB05D9"/>
    <w:rsid w:val="00AB0F9C"/>
    <w:rsid w:val="00AB0FC8"/>
    <w:rsid w:val="00AB2A9A"/>
    <w:rsid w:val="00AB3861"/>
    <w:rsid w:val="00AB60B3"/>
    <w:rsid w:val="00AC5840"/>
    <w:rsid w:val="00AC78DD"/>
    <w:rsid w:val="00AD1B7A"/>
    <w:rsid w:val="00AD22CF"/>
    <w:rsid w:val="00AD356A"/>
    <w:rsid w:val="00AD6709"/>
    <w:rsid w:val="00AE1CC2"/>
    <w:rsid w:val="00AE1F11"/>
    <w:rsid w:val="00AE33DA"/>
    <w:rsid w:val="00AE56BB"/>
    <w:rsid w:val="00AE7D64"/>
    <w:rsid w:val="00AF16EF"/>
    <w:rsid w:val="00AF1E4D"/>
    <w:rsid w:val="00AF3CBF"/>
    <w:rsid w:val="00B00A70"/>
    <w:rsid w:val="00B02CC5"/>
    <w:rsid w:val="00B07095"/>
    <w:rsid w:val="00B11615"/>
    <w:rsid w:val="00B140F1"/>
    <w:rsid w:val="00B20670"/>
    <w:rsid w:val="00B231D8"/>
    <w:rsid w:val="00B2797B"/>
    <w:rsid w:val="00B30040"/>
    <w:rsid w:val="00B311DF"/>
    <w:rsid w:val="00B32BCF"/>
    <w:rsid w:val="00B418E8"/>
    <w:rsid w:val="00B42343"/>
    <w:rsid w:val="00B46ACA"/>
    <w:rsid w:val="00B50848"/>
    <w:rsid w:val="00B532D3"/>
    <w:rsid w:val="00B5462C"/>
    <w:rsid w:val="00B56A93"/>
    <w:rsid w:val="00B6069F"/>
    <w:rsid w:val="00B61AC8"/>
    <w:rsid w:val="00B621A6"/>
    <w:rsid w:val="00B63917"/>
    <w:rsid w:val="00B63C8F"/>
    <w:rsid w:val="00B66BFD"/>
    <w:rsid w:val="00B70F14"/>
    <w:rsid w:val="00B73301"/>
    <w:rsid w:val="00B748DE"/>
    <w:rsid w:val="00B804C5"/>
    <w:rsid w:val="00B807E6"/>
    <w:rsid w:val="00B87FA8"/>
    <w:rsid w:val="00B91DA3"/>
    <w:rsid w:val="00B922F2"/>
    <w:rsid w:val="00B937DA"/>
    <w:rsid w:val="00BA1E0A"/>
    <w:rsid w:val="00BA6C80"/>
    <w:rsid w:val="00BB1999"/>
    <w:rsid w:val="00BB4B2C"/>
    <w:rsid w:val="00BB7028"/>
    <w:rsid w:val="00BC101A"/>
    <w:rsid w:val="00BC12B7"/>
    <w:rsid w:val="00BC42BD"/>
    <w:rsid w:val="00BC5EC5"/>
    <w:rsid w:val="00BC6517"/>
    <w:rsid w:val="00BC6A3A"/>
    <w:rsid w:val="00BC7E8D"/>
    <w:rsid w:val="00BD414B"/>
    <w:rsid w:val="00BE2934"/>
    <w:rsid w:val="00BF5D74"/>
    <w:rsid w:val="00C0160E"/>
    <w:rsid w:val="00C01AEA"/>
    <w:rsid w:val="00C01BE3"/>
    <w:rsid w:val="00C03B84"/>
    <w:rsid w:val="00C047E1"/>
    <w:rsid w:val="00C0615E"/>
    <w:rsid w:val="00C122FA"/>
    <w:rsid w:val="00C15F25"/>
    <w:rsid w:val="00C1748F"/>
    <w:rsid w:val="00C214CA"/>
    <w:rsid w:val="00C22466"/>
    <w:rsid w:val="00C23068"/>
    <w:rsid w:val="00C27513"/>
    <w:rsid w:val="00C33363"/>
    <w:rsid w:val="00C33E6D"/>
    <w:rsid w:val="00C37E8D"/>
    <w:rsid w:val="00C45B8B"/>
    <w:rsid w:val="00C50105"/>
    <w:rsid w:val="00C52382"/>
    <w:rsid w:val="00C53162"/>
    <w:rsid w:val="00C55C48"/>
    <w:rsid w:val="00C603BC"/>
    <w:rsid w:val="00C63870"/>
    <w:rsid w:val="00C65268"/>
    <w:rsid w:val="00C66E21"/>
    <w:rsid w:val="00C708E1"/>
    <w:rsid w:val="00C82FF7"/>
    <w:rsid w:val="00C83AA5"/>
    <w:rsid w:val="00C83CA5"/>
    <w:rsid w:val="00C8553F"/>
    <w:rsid w:val="00C86FF5"/>
    <w:rsid w:val="00C92593"/>
    <w:rsid w:val="00C93AB2"/>
    <w:rsid w:val="00C94EE9"/>
    <w:rsid w:val="00C963AF"/>
    <w:rsid w:val="00CA0D0C"/>
    <w:rsid w:val="00CA35B5"/>
    <w:rsid w:val="00CA456E"/>
    <w:rsid w:val="00CA6104"/>
    <w:rsid w:val="00CB1A26"/>
    <w:rsid w:val="00CB298F"/>
    <w:rsid w:val="00CC0465"/>
    <w:rsid w:val="00CC3860"/>
    <w:rsid w:val="00CC4AA0"/>
    <w:rsid w:val="00CC7D03"/>
    <w:rsid w:val="00CD11FF"/>
    <w:rsid w:val="00CD18DC"/>
    <w:rsid w:val="00CD2751"/>
    <w:rsid w:val="00CD43A6"/>
    <w:rsid w:val="00CE0196"/>
    <w:rsid w:val="00CE403C"/>
    <w:rsid w:val="00CE64B2"/>
    <w:rsid w:val="00CF5C53"/>
    <w:rsid w:val="00CF5DE1"/>
    <w:rsid w:val="00CF7D3D"/>
    <w:rsid w:val="00D00875"/>
    <w:rsid w:val="00D00F2A"/>
    <w:rsid w:val="00D01081"/>
    <w:rsid w:val="00D02EB3"/>
    <w:rsid w:val="00D030A7"/>
    <w:rsid w:val="00D04420"/>
    <w:rsid w:val="00D051CD"/>
    <w:rsid w:val="00D10F1A"/>
    <w:rsid w:val="00D1377A"/>
    <w:rsid w:val="00D209F7"/>
    <w:rsid w:val="00D20DDC"/>
    <w:rsid w:val="00D2152E"/>
    <w:rsid w:val="00D21B5E"/>
    <w:rsid w:val="00D2477A"/>
    <w:rsid w:val="00D26406"/>
    <w:rsid w:val="00D4274D"/>
    <w:rsid w:val="00D431AE"/>
    <w:rsid w:val="00D432B6"/>
    <w:rsid w:val="00D43D7C"/>
    <w:rsid w:val="00D44D7B"/>
    <w:rsid w:val="00D45F30"/>
    <w:rsid w:val="00D4705B"/>
    <w:rsid w:val="00D47082"/>
    <w:rsid w:val="00D47115"/>
    <w:rsid w:val="00D47F14"/>
    <w:rsid w:val="00D5413B"/>
    <w:rsid w:val="00D5518D"/>
    <w:rsid w:val="00D55A8F"/>
    <w:rsid w:val="00D56633"/>
    <w:rsid w:val="00D57DDB"/>
    <w:rsid w:val="00D60462"/>
    <w:rsid w:val="00D61446"/>
    <w:rsid w:val="00D61644"/>
    <w:rsid w:val="00D62453"/>
    <w:rsid w:val="00D63BA1"/>
    <w:rsid w:val="00D656F7"/>
    <w:rsid w:val="00D6694D"/>
    <w:rsid w:val="00D72046"/>
    <w:rsid w:val="00D72058"/>
    <w:rsid w:val="00D8104F"/>
    <w:rsid w:val="00D82C15"/>
    <w:rsid w:val="00D82D33"/>
    <w:rsid w:val="00D8480E"/>
    <w:rsid w:val="00D87AFF"/>
    <w:rsid w:val="00D902BC"/>
    <w:rsid w:val="00D92159"/>
    <w:rsid w:val="00D92BA6"/>
    <w:rsid w:val="00D94BFE"/>
    <w:rsid w:val="00DA09D2"/>
    <w:rsid w:val="00DA17D9"/>
    <w:rsid w:val="00DA2DCA"/>
    <w:rsid w:val="00DA30F7"/>
    <w:rsid w:val="00DB020F"/>
    <w:rsid w:val="00DB040B"/>
    <w:rsid w:val="00DB139E"/>
    <w:rsid w:val="00DB4927"/>
    <w:rsid w:val="00DB4990"/>
    <w:rsid w:val="00DB4CDB"/>
    <w:rsid w:val="00DC05DA"/>
    <w:rsid w:val="00DC5507"/>
    <w:rsid w:val="00DC6E01"/>
    <w:rsid w:val="00DD28B3"/>
    <w:rsid w:val="00DD5240"/>
    <w:rsid w:val="00DD693E"/>
    <w:rsid w:val="00DE427B"/>
    <w:rsid w:val="00DE5AF2"/>
    <w:rsid w:val="00DE5E26"/>
    <w:rsid w:val="00DF02BA"/>
    <w:rsid w:val="00E05983"/>
    <w:rsid w:val="00E05BB4"/>
    <w:rsid w:val="00E079A2"/>
    <w:rsid w:val="00E126F7"/>
    <w:rsid w:val="00E17C0F"/>
    <w:rsid w:val="00E20701"/>
    <w:rsid w:val="00E20DF7"/>
    <w:rsid w:val="00E22F62"/>
    <w:rsid w:val="00E26674"/>
    <w:rsid w:val="00E26A26"/>
    <w:rsid w:val="00E300F5"/>
    <w:rsid w:val="00E31539"/>
    <w:rsid w:val="00E31CB8"/>
    <w:rsid w:val="00E37D63"/>
    <w:rsid w:val="00E4360F"/>
    <w:rsid w:val="00E45B5A"/>
    <w:rsid w:val="00E4649A"/>
    <w:rsid w:val="00E471B5"/>
    <w:rsid w:val="00E535DC"/>
    <w:rsid w:val="00E57316"/>
    <w:rsid w:val="00E60252"/>
    <w:rsid w:val="00E631EA"/>
    <w:rsid w:val="00E721D3"/>
    <w:rsid w:val="00E87C62"/>
    <w:rsid w:val="00E907B9"/>
    <w:rsid w:val="00E91E99"/>
    <w:rsid w:val="00E962C3"/>
    <w:rsid w:val="00EA2597"/>
    <w:rsid w:val="00EA3E1D"/>
    <w:rsid w:val="00EC0433"/>
    <w:rsid w:val="00EC54A6"/>
    <w:rsid w:val="00EC5592"/>
    <w:rsid w:val="00EE1712"/>
    <w:rsid w:val="00EE2B51"/>
    <w:rsid w:val="00EE6662"/>
    <w:rsid w:val="00EE7C85"/>
    <w:rsid w:val="00EF37CE"/>
    <w:rsid w:val="00EF69CB"/>
    <w:rsid w:val="00EF7194"/>
    <w:rsid w:val="00EF79F7"/>
    <w:rsid w:val="00F0272E"/>
    <w:rsid w:val="00F04945"/>
    <w:rsid w:val="00F06543"/>
    <w:rsid w:val="00F11708"/>
    <w:rsid w:val="00F11A6E"/>
    <w:rsid w:val="00F1257B"/>
    <w:rsid w:val="00F1797E"/>
    <w:rsid w:val="00F24C8D"/>
    <w:rsid w:val="00F24F0A"/>
    <w:rsid w:val="00F2562B"/>
    <w:rsid w:val="00F32595"/>
    <w:rsid w:val="00F42438"/>
    <w:rsid w:val="00F44289"/>
    <w:rsid w:val="00F53D44"/>
    <w:rsid w:val="00F54A93"/>
    <w:rsid w:val="00F5613E"/>
    <w:rsid w:val="00F57F6F"/>
    <w:rsid w:val="00F604F0"/>
    <w:rsid w:val="00F6238E"/>
    <w:rsid w:val="00F62F3D"/>
    <w:rsid w:val="00F634A7"/>
    <w:rsid w:val="00F66E57"/>
    <w:rsid w:val="00F66F50"/>
    <w:rsid w:val="00F70920"/>
    <w:rsid w:val="00F80ED7"/>
    <w:rsid w:val="00F846E8"/>
    <w:rsid w:val="00FC0BCA"/>
    <w:rsid w:val="00FC1202"/>
    <w:rsid w:val="00FC187F"/>
    <w:rsid w:val="00FC228B"/>
    <w:rsid w:val="00FD03B2"/>
    <w:rsid w:val="00FD0871"/>
    <w:rsid w:val="00FD4A12"/>
    <w:rsid w:val="00FD6634"/>
    <w:rsid w:val="00FE27A9"/>
    <w:rsid w:val="00FE4C45"/>
    <w:rsid w:val="00FE59CC"/>
    <w:rsid w:val="00FE7A3D"/>
    <w:rsid w:val="00FF11E9"/>
    <w:rsid w:val="00FF14F3"/>
    <w:rsid w:val="00FF2C9B"/>
    <w:rsid w:val="00FF30DB"/>
    <w:rsid w:val="00FF3EE3"/>
    <w:rsid w:val="00FF52E2"/>
    <w:rsid w:val="00FF6F1C"/>
    <w:rsid w:val="00FF73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1D8C2"/>
  <w15:chartTrackingRefBased/>
  <w15:docId w15:val="{73EBF488-8FE1-4377-9AFB-90EBA2C68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F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2F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2F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D2F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F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F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F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F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F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F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2F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2F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D2F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F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F90"/>
    <w:rPr>
      <w:rFonts w:eastAsiaTheme="majorEastAsia" w:cstheme="majorBidi"/>
      <w:color w:val="272727" w:themeColor="text1" w:themeTint="D8"/>
    </w:rPr>
  </w:style>
  <w:style w:type="paragraph" w:styleId="Title">
    <w:name w:val="Title"/>
    <w:basedOn w:val="Normal"/>
    <w:next w:val="Normal"/>
    <w:link w:val="TitleChar"/>
    <w:uiPriority w:val="10"/>
    <w:qFormat/>
    <w:rsid w:val="004D2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F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F90"/>
    <w:pPr>
      <w:spacing w:before="160"/>
      <w:jc w:val="center"/>
    </w:pPr>
    <w:rPr>
      <w:i/>
      <w:iCs/>
      <w:color w:val="404040" w:themeColor="text1" w:themeTint="BF"/>
    </w:rPr>
  </w:style>
  <w:style w:type="character" w:customStyle="1" w:styleId="QuoteChar">
    <w:name w:val="Quote Char"/>
    <w:basedOn w:val="DefaultParagraphFont"/>
    <w:link w:val="Quote"/>
    <w:uiPriority w:val="29"/>
    <w:rsid w:val="004D2F90"/>
    <w:rPr>
      <w:i/>
      <w:iCs/>
      <w:color w:val="404040" w:themeColor="text1" w:themeTint="BF"/>
    </w:rPr>
  </w:style>
  <w:style w:type="paragraph" w:styleId="ListParagraph">
    <w:name w:val="List Paragraph"/>
    <w:basedOn w:val="Normal"/>
    <w:uiPriority w:val="34"/>
    <w:qFormat/>
    <w:rsid w:val="004D2F90"/>
    <w:pPr>
      <w:ind w:left="720"/>
      <w:contextualSpacing/>
    </w:pPr>
  </w:style>
  <w:style w:type="character" w:styleId="IntenseEmphasis">
    <w:name w:val="Intense Emphasis"/>
    <w:basedOn w:val="DefaultParagraphFont"/>
    <w:uiPriority w:val="21"/>
    <w:qFormat/>
    <w:rsid w:val="004D2F90"/>
    <w:rPr>
      <w:i/>
      <w:iCs/>
      <w:color w:val="0F4761" w:themeColor="accent1" w:themeShade="BF"/>
    </w:rPr>
  </w:style>
  <w:style w:type="paragraph" w:styleId="IntenseQuote">
    <w:name w:val="Intense Quote"/>
    <w:basedOn w:val="Normal"/>
    <w:next w:val="Normal"/>
    <w:link w:val="IntenseQuoteChar"/>
    <w:uiPriority w:val="30"/>
    <w:qFormat/>
    <w:rsid w:val="004D2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F90"/>
    <w:rPr>
      <w:i/>
      <w:iCs/>
      <w:color w:val="0F4761" w:themeColor="accent1" w:themeShade="BF"/>
    </w:rPr>
  </w:style>
  <w:style w:type="character" w:styleId="IntenseReference">
    <w:name w:val="Intense Reference"/>
    <w:basedOn w:val="DefaultParagraphFont"/>
    <w:uiPriority w:val="32"/>
    <w:qFormat/>
    <w:rsid w:val="004D2F90"/>
    <w:rPr>
      <w:b/>
      <w:bCs/>
      <w:smallCaps/>
      <w:color w:val="0F4761" w:themeColor="accent1" w:themeShade="BF"/>
      <w:spacing w:val="5"/>
    </w:rPr>
  </w:style>
  <w:style w:type="paragraph" w:styleId="NoSpacing">
    <w:name w:val="No Spacing"/>
    <w:link w:val="NoSpacingChar"/>
    <w:uiPriority w:val="1"/>
    <w:qFormat/>
    <w:rsid w:val="00502F7F"/>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02F7F"/>
    <w:rPr>
      <w:rFonts w:eastAsiaTheme="minorEastAsia"/>
      <w:kern w:val="0"/>
      <w:lang w:val="en-US"/>
      <w14:ligatures w14:val="none"/>
    </w:rPr>
  </w:style>
  <w:style w:type="paragraph" w:styleId="TOCHeading">
    <w:name w:val="TOC Heading"/>
    <w:basedOn w:val="Heading1"/>
    <w:next w:val="Normal"/>
    <w:uiPriority w:val="39"/>
    <w:unhideWhenUsed/>
    <w:qFormat/>
    <w:rsid w:val="00AA466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AA4660"/>
    <w:pPr>
      <w:spacing w:after="100"/>
    </w:pPr>
  </w:style>
  <w:style w:type="paragraph" w:styleId="TOC2">
    <w:name w:val="toc 2"/>
    <w:basedOn w:val="Normal"/>
    <w:next w:val="Normal"/>
    <w:autoRedefine/>
    <w:uiPriority w:val="39"/>
    <w:unhideWhenUsed/>
    <w:rsid w:val="00AA4660"/>
    <w:pPr>
      <w:spacing w:after="100"/>
      <w:ind w:left="220"/>
    </w:pPr>
  </w:style>
  <w:style w:type="character" w:styleId="Hyperlink">
    <w:name w:val="Hyperlink"/>
    <w:basedOn w:val="DefaultParagraphFont"/>
    <w:uiPriority w:val="99"/>
    <w:unhideWhenUsed/>
    <w:rsid w:val="00AA4660"/>
    <w:rPr>
      <w:color w:val="467886" w:themeColor="hyperlink"/>
      <w:u w:val="single"/>
    </w:rPr>
  </w:style>
  <w:style w:type="character" w:styleId="UnresolvedMention">
    <w:name w:val="Unresolved Mention"/>
    <w:basedOn w:val="DefaultParagraphFont"/>
    <w:uiPriority w:val="99"/>
    <w:semiHidden/>
    <w:unhideWhenUsed/>
    <w:rsid w:val="008B56B4"/>
    <w:rPr>
      <w:color w:val="605E5C"/>
      <w:shd w:val="clear" w:color="auto" w:fill="E1DFDD"/>
    </w:rPr>
  </w:style>
  <w:style w:type="paragraph" w:styleId="NormalWeb">
    <w:name w:val="Normal (Web)"/>
    <w:basedOn w:val="Normal"/>
    <w:uiPriority w:val="99"/>
    <w:semiHidden/>
    <w:unhideWhenUsed/>
    <w:rsid w:val="008A5876"/>
    <w:rPr>
      <w:rFonts w:ascii="Times New Roman" w:hAnsi="Times New Roman" w:cs="Times New Roman"/>
      <w:sz w:val="24"/>
      <w:szCs w:val="24"/>
    </w:rPr>
  </w:style>
  <w:style w:type="character" w:styleId="PlaceholderText">
    <w:name w:val="Placeholder Text"/>
    <w:basedOn w:val="DefaultParagraphFont"/>
    <w:uiPriority w:val="99"/>
    <w:semiHidden/>
    <w:rsid w:val="00CD2751"/>
    <w:rPr>
      <w:color w:val="666666"/>
    </w:rPr>
  </w:style>
  <w:style w:type="character" w:styleId="FollowedHyperlink">
    <w:name w:val="FollowedHyperlink"/>
    <w:basedOn w:val="DefaultParagraphFont"/>
    <w:uiPriority w:val="99"/>
    <w:semiHidden/>
    <w:unhideWhenUsed/>
    <w:rsid w:val="00405830"/>
    <w:rPr>
      <w:color w:val="96607D" w:themeColor="followedHyperlink"/>
      <w:u w:val="single"/>
    </w:rPr>
  </w:style>
  <w:style w:type="character" w:styleId="Strong">
    <w:name w:val="Strong"/>
    <w:basedOn w:val="DefaultParagraphFont"/>
    <w:uiPriority w:val="22"/>
    <w:qFormat/>
    <w:rsid w:val="003F352B"/>
    <w:rPr>
      <w:b/>
      <w:bCs/>
    </w:rPr>
  </w:style>
  <w:style w:type="paragraph" w:styleId="Caption">
    <w:name w:val="caption"/>
    <w:basedOn w:val="Normal"/>
    <w:next w:val="Normal"/>
    <w:uiPriority w:val="35"/>
    <w:unhideWhenUsed/>
    <w:qFormat/>
    <w:rsid w:val="008673D2"/>
    <w:pPr>
      <w:spacing w:after="200" w:line="240" w:lineRule="auto"/>
    </w:pPr>
    <w:rPr>
      <w:i/>
      <w:iCs/>
      <w:color w:val="0E2841" w:themeColor="text2"/>
      <w:sz w:val="18"/>
      <w:szCs w:val="18"/>
    </w:rPr>
  </w:style>
  <w:style w:type="paragraph" w:styleId="Header">
    <w:name w:val="header"/>
    <w:basedOn w:val="Normal"/>
    <w:link w:val="HeaderChar"/>
    <w:uiPriority w:val="99"/>
    <w:unhideWhenUsed/>
    <w:rsid w:val="001045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4505"/>
  </w:style>
  <w:style w:type="paragraph" w:styleId="Footer">
    <w:name w:val="footer"/>
    <w:basedOn w:val="Normal"/>
    <w:link w:val="FooterChar"/>
    <w:uiPriority w:val="99"/>
    <w:unhideWhenUsed/>
    <w:rsid w:val="001045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45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350">
      <w:bodyDiv w:val="1"/>
      <w:marLeft w:val="0"/>
      <w:marRight w:val="0"/>
      <w:marTop w:val="0"/>
      <w:marBottom w:val="0"/>
      <w:divBdr>
        <w:top w:val="none" w:sz="0" w:space="0" w:color="auto"/>
        <w:left w:val="none" w:sz="0" w:space="0" w:color="auto"/>
        <w:bottom w:val="none" w:sz="0" w:space="0" w:color="auto"/>
        <w:right w:val="none" w:sz="0" w:space="0" w:color="auto"/>
      </w:divBdr>
    </w:div>
    <w:div w:id="2709169">
      <w:bodyDiv w:val="1"/>
      <w:marLeft w:val="0"/>
      <w:marRight w:val="0"/>
      <w:marTop w:val="0"/>
      <w:marBottom w:val="0"/>
      <w:divBdr>
        <w:top w:val="none" w:sz="0" w:space="0" w:color="auto"/>
        <w:left w:val="none" w:sz="0" w:space="0" w:color="auto"/>
        <w:bottom w:val="none" w:sz="0" w:space="0" w:color="auto"/>
        <w:right w:val="none" w:sz="0" w:space="0" w:color="auto"/>
      </w:divBdr>
    </w:div>
    <w:div w:id="5596168">
      <w:bodyDiv w:val="1"/>
      <w:marLeft w:val="0"/>
      <w:marRight w:val="0"/>
      <w:marTop w:val="0"/>
      <w:marBottom w:val="0"/>
      <w:divBdr>
        <w:top w:val="none" w:sz="0" w:space="0" w:color="auto"/>
        <w:left w:val="none" w:sz="0" w:space="0" w:color="auto"/>
        <w:bottom w:val="none" w:sz="0" w:space="0" w:color="auto"/>
        <w:right w:val="none" w:sz="0" w:space="0" w:color="auto"/>
      </w:divBdr>
    </w:div>
    <w:div w:id="6567716">
      <w:bodyDiv w:val="1"/>
      <w:marLeft w:val="0"/>
      <w:marRight w:val="0"/>
      <w:marTop w:val="0"/>
      <w:marBottom w:val="0"/>
      <w:divBdr>
        <w:top w:val="none" w:sz="0" w:space="0" w:color="auto"/>
        <w:left w:val="none" w:sz="0" w:space="0" w:color="auto"/>
        <w:bottom w:val="none" w:sz="0" w:space="0" w:color="auto"/>
        <w:right w:val="none" w:sz="0" w:space="0" w:color="auto"/>
      </w:divBdr>
    </w:div>
    <w:div w:id="8918168">
      <w:bodyDiv w:val="1"/>
      <w:marLeft w:val="0"/>
      <w:marRight w:val="0"/>
      <w:marTop w:val="0"/>
      <w:marBottom w:val="0"/>
      <w:divBdr>
        <w:top w:val="none" w:sz="0" w:space="0" w:color="auto"/>
        <w:left w:val="none" w:sz="0" w:space="0" w:color="auto"/>
        <w:bottom w:val="none" w:sz="0" w:space="0" w:color="auto"/>
        <w:right w:val="none" w:sz="0" w:space="0" w:color="auto"/>
      </w:divBdr>
    </w:div>
    <w:div w:id="9528329">
      <w:bodyDiv w:val="1"/>
      <w:marLeft w:val="0"/>
      <w:marRight w:val="0"/>
      <w:marTop w:val="0"/>
      <w:marBottom w:val="0"/>
      <w:divBdr>
        <w:top w:val="none" w:sz="0" w:space="0" w:color="auto"/>
        <w:left w:val="none" w:sz="0" w:space="0" w:color="auto"/>
        <w:bottom w:val="none" w:sz="0" w:space="0" w:color="auto"/>
        <w:right w:val="none" w:sz="0" w:space="0" w:color="auto"/>
      </w:divBdr>
    </w:div>
    <w:div w:id="14766967">
      <w:bodyDiv w:val="1"/>
      <w:marLeft w:val="0"/>
      <w:marRight w:val="0"/>
      <w:marTop w:val="0"/>
      <w:marBottom w:val="0"/>
      <w:divBdr>
        <w:top w:val="none" w:sz="0" w:space="0" w:color="auto"/>
        <w:left w:val="none" w:sz="0" w:space="0" w:color="auto"/>
        <w:bottom w:val="none" w:sz="0" w:space="0" w:color="auto"/>
        <w:right w:val="none" w:sz="0" w:space="0" w:color="auto"/>
      </w:divBdr>
    </w:div>
    <w:div w:id="17505998">
      <w:bodyDiv w:val="1"/>
      <w:marLeft w:val="0"/>
      <w:marRight w:val="0"/>
      <w:marTop w:val="0"/>
      <w:marBottom w:val="0"/>
      <w:divBdr>
        <w:top w:val="none" w:sz="0" w:space="0" w:color="auto"/>
        <w:left w:val="none" w:sz="0" w:space="0" w:color="auto"/>
        <w:bottom w:val="none" w:sz="0" w:space="0" w:color="auto"/>
        <w:right w:val="none" w:sz="0" w:space="0" w:color="auto"/>
      </w:divBdr>
    </w:div>
    <w:div w:id="21367747">
      <w:bodyDiv w:val="1"/>
      <w:marLeft w:val="0"/>
      <w:marRight w:val="0"/>
      <w:marTop w:val="0"/>
      <w:marBottom w:val="0"/>
      <w:divBdr>
        <w:top w:val="none" w:sz="0" w:space="0" w:color="auto"/>
        <w:left w:val="none" w:sz="0" w:space="0" w:color="auto"/>
        <w:bottom w:val="none" w:sz="0" w:space="0" w:color="auto"/>
        <w:right w:val="none" w:sz="0" w:space="0" w:color="auto"/>
      </w:divBdr>
    </w:div>
    <w:div w:id="31537858">
      <w:bodyDiv w:val="1"/>
      <w:marLeft w:val="0"/>
      <w:marRight w:val="0"/>
      <w:marTop w:val="0"/>
      <w:marBottom w:val="0"/>
      <w:divBdr>
        <w:top w:val="none" w:sz="0" w:space="0" w:color="auto"/>
        <w:left w:val="none" w:sz="0" w:space="0" w:color="auto"/>
        <w:bottom w:val="none" w:sz="0" w:space="0" w:color="auto"/>
        <w:right w:val="none" w:sz="0" w:space="0" w:color="auto"/>
      </w:divBdr>
    </w:div>
    <w:div w:id="32192864">
      <w:bodyDiv w:val="1"/>
      <w:marLeft w:val="0"/>
      <w:marRight w:val="0"/>
      <w:marTop w:val="0"/>
      <w:marBottom w:val="0"/>
      <w:divBdr>
        <w:top w:val="none" w:sz="0" w:space="0" w:color="auto"/>
        <w:left w:val="none" w:sz="0" w:space="0" w:color="auto"/>
        <w:bottom w:val="none" w:sz="0" w:space="0" w:color="auto"/>
        <w:right w:val="none" w:sz="0" w:space="0" w:color="auto"/>
      </w:divBdr>
    </w:div>
    <w:div w:id="32385851">
      <w:bodyDiv w:val="1"/>
      <w:marLeft w:val="0"/>
      <w:marRight w:val="0"/>
      <w:marTop w:val="0"/>
      <w:marBottom w:val="0"/>
      <w:divBdr>
        <w:top w:val="none" w:sz="0" w:space="0" w:color="auto"/>
        <w:left w:val="none" w:sz="0" w:space="0" w:color="auto"/>
        <w:bottom w:val="none" w:sz="0" w:space="0" w:color="auto"/>
        <w:right w:val="none" w:sz="0" w:space="0" w:color="auto"/>
      </w:divBdr>
    </w:div>
    <w:div w:id="32462787">
      <w:bodyDiv w:val="1"/>
      <w:marLeft w:val="0"/>
      <w:marRight w:val="0"/>
      <w:marTop w:val="0"/>
      <w:marBottom w:val="0"/>
      <w:divBdr>
        <w:top w:val="none" w:sz="0" w:space="0" w:color="auto"/>
        <w:left w:val="none" w:sz="0" w:space="0" w:color="auto"/>
        <w:bottom w:val="none" w:sz="0" w:space="0" w:color="auto"/>
        <w:right w:val="none" w:sz="0" w:space="0" w:color="auto"/>
      </w:divBdr>
    </w:div>
    <w:div w:id="32655234">
      <w:bodyDiv w:val="1"/>
      <w:marLeft w:val="0"/>
      <w:marRight w:val="0"/>
      <w:marTop w:val="0"/>
      <w:marBottom w:val="0"/>
      <w:divBdr>
        <w:top w:val="none" w:sz="0" w:space="0" w:color="auto"/>
        <w:left w:val="none" w:sz="0" w:space="0" w:color="auto"/>
        <w:bottom w:val="none" w:sz="0" w:space="0" w:color="auto"/>
        <w:right w:val="none" w:sz="0" w:space="0" w:color="auto"/>
      </w:divBdr>
    </w:div>
    <w:div w:id="46229308">
      <w:bodyDiv w:val="1"/>
      <w:marLeft w:val="0"/>
      <w:marRight w:val="0"/>
      <w:marTop w:val="0"/>
      <w:marBottom w:val="0"/>
      <w:divBdr>
        <w:top w:val="none" w:sz="0" w:space="0" w:color="auto"/>
        <w:left w:val="none" w:sz="0" w:space="0" w:color="auto"/>
        <w:bottom w:val="none" w:sz="0" w:space="0" w:color="auto"/>
        <w:right w:val="none" w:sz="0" w:space="0" w:color="auto"/>
      </w:divBdr>
    </w:div>
    <w:div w:id="47001384">
      <w:bodyDiv w:val="1"/>
      <w:marLeft w:val="0"/>
      <w:marRight w:val="0"/>
      <w:marTop w:val="0"/>
      <w:marBottom w:val="0"/>
      <w:divBdr>
        <w:top w:val="none" w:sz="0" w:space="0" w:color="auto"/>
        <w:left w:val="none" w:sz="0" w:space="0" w:color="auto"/>
        <w:bottom w:val="none" w:sz="0" w:space="0" w:color="auto"/>
        <w:right w:val="none" w:sz="0" w:space="0" w:color="auto"/>
      </w:divBdr>
    </w:div>
    <w:div w:id="49886926">
      <w:bodyDiv w:val="1"/>
      <w:marLeft w:val="0"/>
      <w:marRight w:val="0"/>
      <w:marTop w:val="0"/>
      <w:marBottom w:val="0"/>
      <w:divBdr>
        <w:top w:val="none" w:sz="0" w:space="0" w:color="auto"/>
        <w:left w:val="none" w:sz="0" w:space="0" w:color="auto"/>
        <w:bottom w:val="none" w:sz="0" w:space="0" w:color="auto"/>
        <w:right w:val="none" w:sz="0" w:space="0" w:color="auto"/>
      </w:divBdr>
    </w:div>
    <w:div w:id="52437351">
      <w:bodyDiv w:val="1"/>
      <w:marLeft w:val="0"/>
      <w:marRight w:val="0"/>
      <w:marTop w:val="0"/>
      <w:marBottom w:val="0"/>
      <w:divBdr>
        <w:top w:val="none" w:sz="0" w:space="0" w:color="auto"/>
        <w:left w:val="none" w:sz="0" w:space="0" w:color="auto"/>
        <w:bottom w:val="none" w:sz="0" w:space="0" w:color="auto"/>
        <w:right w:val="none" w:sz="0" w:space="0" w:color="auto"/>
      </w:divBdr>
    </w:div>
    <w:div w:id="54282255">
      <w:bodyDiv w:val="1"/>
      <w:marLeft w:val="0"/>
      <w:marRight w:val="0"/>
      <w:marTop w:val="0"/>
      <w:marBottom w:val="0"/>
      <w:divBdr>
        <w:top w:val="none" w:sz="0" w:space="0" w:color="auto"/>
        <w:left w:val="none" w:sz="0" w:space="0" w:color="auto"/>
        <w:bottom w:val="none" w:sz="0" w:space="0" w:color="auto"/>
        <w:right w:val="none" w:sz="0" w:space="0" w:color="auto"/>
      </w:divBdr>
    </w:div>
    <w:div w:id="56247127">
      <w:bodyDiv w:val="1"/>
      <w:marLeft w:val="0"/>
      <w:marRight w:val="0"/>
      <w:marTop w:val="0"/>
      <w:marBottom w:val="0"/>
      <w:divBdr>
        <w:top w:val="none" w:sz="0" w:space="0" w:color="auto"/>
        <w:left w:val="none" w:sz="0" w:space="0" w:color="auto"/>
        <w:bottom w:val="none" w:sz="0" w:space="0" w:color="auto"/>
        <w:right w:val="none" w:sz="0" w:space="0" w:color="auto"/>
      </w:divBdr>
    </w:div>
    <w:div w:id="58095772">
      <w:bodyDiv w:val="1"/>
      <w:marLeft w:val="0"/>
      <w:marRight w:val="0"/>
      <w:marTop w:val="0"/>
      <w:marBottom w:val="0"/>
      <w:divBdr>
        <w:top w:val="none" w:sz="0" w:space="0" w:color="auto"/>
        <w:left w:val="none" w:sz="0" w:space="0" w:color="auto"/>
        <w:bottom w:val="none" w:sz="0" w:space="0" w:color="auto"/>
        <w:right w:val="none" w:sz="0" w:space="0" w:color="auto"/>
      </w:divBdr>
    </w:div>
    <w:div w:id="58290819">
      <w:bodyDiv w:val="1"/>
      <w:marLeft w:val="0"/>
      <w:marRight w:val="0"/>
      <w:marTop w:val="0"/>
      <w:marBottom w:val="0"/>
      <w:divBdr>
        <w:top w:val="none" w:sz="0" w:space="0" w:color="auto"/>
        <w:left w:val="none" w:sz="0" w:space="0" w:color="auto"/>
        <w:bottom w:val="none" w:sz="0" w:space="0" w:color="auto"/>
        <w:right w:val="none" w:sz="0" w:space="0" w:color="auto"/>
      </w:divBdr>
    </w:div>
    <w:div w:id="58677230">
      <w:bodyDiv w:val="1"/>
      <w:marLeft w:val="0"/>
      <w:marRight w:val="0"/>
      <w:marTop w:val="0"/>
      <w:marBottom w:val="0"/>
      <w:divBdr>
        <w:top w:val="none" w:sz="0" w:space="0" w:color="auto"/>
        <w:left w:val="none" w:sz="0" w:space="0" w:color="auto"/>
        <w:bottom w:val="none" w:sz="0" w:space="0" w:color="auto"/>
        <w:right w:val="none" w:sz="0" w:space="0" w:color="auto"/>
      </w:divBdr>
    </w:div>
    <w:div w:id="59252019">
      <w:bodyDiv w:val="1"/>
      <w:marLeft w:val="0"/>
      <w:marRight w:val="0"/>
      <w:marTop w:val="0"/>
      <w:marBottom w:val="0"/>
      <w:divBdr>
        <w:top w:val="none" w:sz="0" w:space="0" w:color="auto"/>
        <w:left w:val="none" w:sz="0" w:space="0" w:color="auto"/>
        <w:bottom w:val="none" w:sz="0" w:space="0" w:color="auto"/>
        <w:right w:val="none" w:sz="0" w:space="0" w:color="auto"/>
      </w:divBdr>
    </w:div>
    <w:div w:id="62027801">
      <w:bodyDiv w:val="1"/>
      <w:marLeft w:val="0"/>
      <w:marRight w:val="0"/>
      <w:marTop w:val="0"/>
      <w:marBottom w:val="0"/>
      <w:divBdr>
        <w:top w:val="none" w:sz="0" w:space="0" w:color="auto"/>
        <w:left w:val="none" w:sz="0" w:space="0" w:color="auto"/>
        <w:bottom w:val="none" w:sz="0" w:space="0" w:color="auto"/>
        <w:right w:val="none" w:sz="0" w:space="0" w:color="auto"/>
      </w:divBdr>
    </w:div>
    <w:div w:id="63114631">
      <w:bodyDiv w:val="1"/>
      <w:marLeft w:val="0"/>
      <w:marRight w:val="0"/>
      <w:marTop w:val="0"/>
      <w:marBottom w:val="0"/>
      <w:divBdr>
        <w:top w:val="none" w:sz="0" w:space="0" w:color="auto"/>
        <w:left w:val="none" w:sz="0" w:space="0" w:color="auto"/>
        <w:bottom w:val="none" w:sz="0" w:space="0" w:color="auto"/>
        <w:right w:val="none" w:sz="0" w:space="0" w:color="auto"/>
      </w:divBdr>
    </w:div>
    <w:div w:id="66613096">
      <w:bodyDiv w:val="1"/>
      <w:marLeft w:val="0"/>
      <w:marRight w:val="0"/>
      <w:marTop w:val="0"/>
      <w:marBottom w:val="0"/>
      <w:divBdr>
        <w:top w:val="none" w:sz="0" w:space="0" w:color="auto"/>
        <w:left w:val="none" w:sz="0" w:space="0" w:color="auto"/>
        <w:bottom w:val="none" w:sz="0" w:space="0" w:color="auto"/>
        <w:right w:val="none" w:sz="0" w:space="0" w:color="auto"/>
      </w:divBdr>
    </w:div>
    <w:div w:id="67382836">
      <w:bodyDiv w:val="1"/>
      <w:marLeft w:val="0"/>
      <w:marRight w:val="0"/>
      <w:marTop w:val="0"/>
      <w:marBottom w:val="0"/>
      <w:divBdr>
        <w:top w:val="none" w:sz="0" w:space="0" w:color="auto"/>
        <w:left w:val="none" w:sz="0" w:space="0" w:color="auto"/>
        <w:bottom w:val="none" w:sz="0" w:space="0" w:color="auto"/>
        <w:right w:val="none" w:sz="0" w:space="0" w:color="auto"/>
      </w:divBdr>
    </w:div>
    <w:div w:id="68622717">
      <w:bodyDiv w:val="1"/>
      <w:marLeft w:val="0"/>
      <w:marRight w:val="0"/>
      <w:marTop w:val="0"/>
      <w:marBottom w:val="0"/>
      <w:divBdr>
        <w:top w:val="none" w:sz="0" w:space="0" w:color="auto"/>
        <w:left w:val="none" w:sz="0" w:space="0" w:color="auto"/>
        <w:bottom w:val="none" w:sz="0" w:space="0" w:color="auto"/>
        <w:right w:val="none" w:sz="0" w:space="0" w:color="auto"/>
      </w:divBdr>
    </w:div>
    <w:div w:id="69038323">
      <w:bodyDiv w:val="1"/>
      <w:marLeft w:val="0"/>
      <w:marRight w:val="0"/>
      <w:marTop w:val="0"/>
      <w:marBottom w:val="0"/>
      <w:divBdr>
        <w:top w:val="none" w:sz="0" w:space="0" w:color="auto"/>
        <w:left w:val="none" w:sz="0" w:space="0" w:color="auto"/>
        <w:bottom w:val="none" w:sz="0" w:space="0" w:color="auto"/>
        <w:right w:val="none" w:sz="0" w:space="0" w:color="auto"/>
      </w:divBdr>
    </w:div>
    <w:div w:id="78446730">
      <w:bodyDiv w:val="1"/>
      <w:marLeft w:val="0"/>
      <w:marRight w:val="0"/>
      <w:marTop w:val="0"/>
      <w:marBottom w:val="0"/>
      <w:divBdr>
        <w:top w:val="none" w:sz="0" w:space="0" w:color="auto"/>
        <w:left w:val="none" w:sz="0" w:space="0" w:color="auto"/>
        <w:bottom w:val="none" w:sz="0" w:space="0" w:color="auto"/>
        <w:right w:val="none" w:sz="0" w:space="0" w:color="auto"/>
      </w:divBdr>
    </w:div>
    <w:div w:id="80025353">
      <w:bodyDiv w:val="1"/>
      <w:marLeft w:val="0"/>
      <w:marRight w:val="0"/>
      <w:marTop w:val="0"/>
      <w:marBottom w:val="0"/>
      <w:divBdr>
        <w:top w:val="none" w:sz="0" w:space="0" w:color="auto"/>
        <w:left w:val="none" w:sz="0" w:space="0" w:color="auto"/>
        <w:bottom w:val="none" w:sz="0" w:space="0" w:color="auto"/>
        <w:right w:val="none" w:sz="0" w:space="0" w:color="auto"/>
      </w:divBdr>
    </w:div>
    <w:div w:id="81948676">
      <w:bodyDiv w:val="1"/>
      <w:marLeft w:val="0"/>
      <w:marRight w:val="0"/>
      <w:marTop w:val="0"/>
      <w:marBottom w:val="0"/>
      <w:divBdr>
        <w:top w:val="none" w:sz="0" w:space="0" w:color="auto"/>
        <w:left w:val="none" w:sz="0" w:space="0" w:color="auto"/>
        <w:bottom w:val="none" w:sz="0" w:space="0" w:color="auto"/>
        <w:right w:val="none" w:sz="0" w:space="0" w:color="auto"/>
      </w:divBdr>
    </w:div>
    <w:div w:id="90781397">
      <w:bodyDiv w:val="1"/>
      <w:marLeft w:val="0"/>
      <w:marRight w:val="0"/>
      <w:marTop w:val="0"/>
      <w:marBottom w:val="0"/>
      <w:divBdr>
        <w:top w:val="none" w:sz="0" w:space="0" w:color="auto"/>
        <w:left w:val="none" w:sz="0" w:space="0" w:color="auto"/>
        <w:bottom w:val="none" w:sz="0" w:space="0" w:color="auto"/>
        <w:right w:val="none" w:sz="0" w:space="0" w:color="auto"/>
      </w:divBdr>
      <w:divsChild>
        <w:div w:id="1598904289">
          <w:marLeft w:val="0"/>
          <w:marRight w:val="0"/>
          <w:marTop w:val="0"/>
          <w:marBottom w:val="0"/>
          <w:divBdr>
            <w:top w:val="none" w:sz="0" w:space="0" w:color="auto"/>
            <w:left w:val="none" w:sz="0" w:space="0" w:color="auto"/>
            <w:bottom w:val="none" w:sz="0" w:space="0" w:color="auto"/>
            <w:right w:val="none" w:sz="0" w:space="0" w:color="auto"/>
          </w:divBdr>
        </w:div>
      </w:divsChild>
    </w:div>
    <w:div w:id="93209792">
      <w:bodyDiv w:val="1"/>
      <w:marLeft w:val="0"/>
      <w:marRight w:val="0"/>
      <w:marTop w:val="0"/>
      <w:marBottom w:val="0"/>
      <w:divBdr>
        <w:top w:val="none" w:sz="0" w:space="0" w:color="auto"/>
        <w:left w:val="none" w:sz="0" w:space="0" w:color="auto"/>
        <w:bottom w:val="none" w:sz="0" w:space="0" w:color="auto"/>
        <w:right w:val="none" w:sz="0" w:space="0" w:color="auto"/>
      </w:divBdr>
    </w:div>
    <w:div w:id="93862683">
      <w:bodyDiv w:val="1"/>
      <w:marLeft w:val="0"/>
      <w:marRight w:val="0"/>
      <w:marTop w:val="0"/>
      <w:marBottom w:val="0"/>
      <w:divBdr>
        <w:top w:val="none" w:sz="0" w:space="0" w:color="auto"/>
        <w:left w:val="none" w:sz="0" w:space="0" w:color="auto"/>
        <w:bottom w:val="none" w:sz="0" w:space="0" w:color="auto"/>
        <w:right w:val="none" w:sz="0" w:space="0" w:color="auto"/>
      </w:divBdr>
    </w:div>
    <w:div w:id="96605903">
      <w:bodyDiv w:val="1"/>
      <w:marLeft w:val="0"/>
      <w:marRight w:val="0"/>
      <w:marTop w:val="0"/>
      <w:marBottom w:val="0"/>
      <w:divBdr>
        <w:top w:val="none" w:sz="0" w:space="0" w:color="auto"/>
        <w:left w:val="none" w:sz="0" w:space="0" w:color="auto"/>
        <w:bottom w:val="none" w:sz="0" w:space="0" w:color="auto"/>
        <w:right w:val="none" w:sz="0" w:space="0" w:color="auto"/>
      </w:divBdr>
    </w:div>
    <w:div w:id="98570692">
      <w:bodyDiv w:val="1"/>
      <w:marLeft w:val="0"/>
      <w:marRight w:val="0"/>
      <w:marTop w:val="0"/>
      <w:marBottom w:val="0"/>
      <w:divBdr>
        <w:top w:val="none" w:sz="0" w:space="0" w:color="auto"/>
        <w:left w:val="none" w:sz="0" w:space="0" w:color="auto"/>
        <w:bottom w:val="none" w:sz="0" w:space="0" w:color="auto"/>
        <w:right w:val="none" w:sz="0" w:space="0" w:color="auto"/>
      </w:divBdr>
    </w:div>
    <w:div w:id="99491684">
      <w:bodyDiv w:val="1"/>
      <w:marLeft w:val="0"/>
      <w:marRight w:val="0"/>
      <w:marTop w:val="0"/>
      <w:marBottom w:val="0"/>
      <w:divBdr>
        <w:top w:val="none" w:sz="0" w:space="0" w:color="auto"/>
        <w:left w:val="none" w:sz="0" w:space="0" w:color="auto"/>
        <w:bottom w:val="none" w:sz="0" w:space="0" w:color="auto"/>
        <w:right w:val="none" w:sz="0" w:space="0" w:color="auto"/>
      </w:divBdr>
    </w:div>
    <w:div w:id="108400183">
      <w:bodyDiv w:val="1"/>
      <w:marLeft w:val="0"/>
      <w:marRight w:val="0"/>
      <w:marTop w:val="0"/>
      <w:marBottom w:val="0"/>
      <w:divBdr>
        <w:top w:val="none" w:sz="0" w:space="0" w:color="auto"/>
        <w:left w:val="none" w:sz="0" w:space="0" w:color="auto"/>
        <w:bottom w:val="none" w:sz="0" w:space="0" w:color="auto"/>
        <w:right w:val="none" w:sz="0" w:space="0" w:color="auto"/>
      </w:divBdr>
    </w:div>
    <w:div w:id="111636085">
      <w:bodyDiv w:val="1"/>
      <w:marLeft w:val="0"/>
      <w:marRight w:val="0"/>
      <w:marTop w:val="0"/>
      <w:marBottom w:val="0"/>
      <w:divBdr>
        <w:top w:val="none" w:sz="0" w:space="0" w:color="auto"/>
        <w:left w:val="none" w:sz="0" w:space="0" w:color="auto"/>
        <w:bottom w:val="none" w:sz="0" w:space="0" w:color="auto"/>
        <w:right w:val="none" w:sz="0" w:space="0" w:color="auto"/>
      </w:divBdr>
    </w:div>
    <w:div w:id="118497875">
      <w:bodyDiv w:val="1"/>
      <w:marLeft w:val="0"/>
      <w:marRight w:val="0"/>
      <w:marTop w:val="0"/>
      <w:marBottom w:val="0"/>
      <w:divBdr>
        <w:top w:val="none" w:sz="0" w:space="0" w:color="auto"/>
        <w:left w:val="none" w:sz="0" w:space="0" w:color="auto"/>
        <w:bottom w:val="none" w:sz="0" w:space="0" w:color="auto"/>
        <w:right w:val="none" w:sz="0" w:space="0" w:color="auto"/>
      </w:divBdr>
    </w:div>
    <w:div w:id="119350173">
      <w:bodyDiv w:val="1"/>
      <w:marLeft w:val="0"/>
      <w:marRight w:val="0"/>
      <w:marTop w:val="0"/>
      <w:marBottom w:val="0"/>
      <w:divBdr>
        <w:top w:val="none" w:sz="0" w:space="0" w:color="auto"/>
        <w:left w:val="none" w:sz="0" w:space="0" w:color="auto"/>
        <w:bottom w:val="none" w:sz="0" w:space="0" w:color="auto"/>
        <w:right w:val="none" w:sz="0" w:space="0" w:color="auto"/>
      </w:divBdr>
      <w:divsChild>
        <w:div w:id="723018205">
          <w:marLeft w:val="480"/>
          <w:marRight w:val="0"/>
          <w:marTop w:val="0"/>
          <w:marBottom w:val="0"/>
          <w:divBdr>
            <w:top w:val="none" w:sz="0" w:space="0" w:color="auto"/>
            <w:left w:val="none" w:sz="0" w:space="0" w:color="auto"/>
            <w:bottom w:val="none" w:sz="0" w:space="0" w:color="auto"/>
            <w:right w:val="none" w:sz="0" w:space="0" w:color="auto"/>
          </w:divBdr>
        </w:div>
        <w:div w:id="117603228">
          <w:marLeft w:val="480"/>
          <w:marRight w:val="0"/>
          <w:marTop w:val="0"/>
          <w:marBottom w:val="0"/>
          <w:divBdr>
            <w:top w:val="none" w:sz="0" w:space="0" w:color="auto"/>
            <w:left w:val="none" w:sz="0" w:space="0" w:color="auto"/>
            <w:bottom w:val="none" w:sz="0" w:space="0" w:color="auto"/>
            <w:right w:val="none" w:sz="0" w:space="0" w:color="auto"/>
          </w:divBdr>
        </w:div>
        <w:div w:id="2011062121">
          <w:marLeft w:val="480"/>
          <w:marRight w:val="0"/>
          <w:marTop w:val="0"/>
          <w:marBottom w:val="0"/>
          <w:divBdr>
            <w:top w:val="none" w:sz="0" w:space="0" w:color="auto"/>
            <w:left w:val="none" w:sz="0" w:space="0" w:color="auto"/>
            <w:bottom w:val="none" w:sz="0" w:space="0" w:color="auto"/>
            <w:right w:val="none" w:sz="0" w:space="0" w:color="auto"/>
          </w:divBdr>
        </w:div>
        <w:div w:id="249701975">
          <w:marLeft w:val="480"/>
          <w:marRight w:val="0"/>
          <w:marTop w:val="0"/>
          <w:marBottom w:val="0"/>
          <w:divBdr>
            <w:top w:val="none" w:sz="0" w:space="0" w:color="auto"/>
            <w:left w:val="none" w:sz="0" w:space="0" w:color="auto"/>
            <w:bottom w:val="none" w:sz="0" w:space="0" w:color="auto"/>
            <w:right w:val="none" w:sz="0" w:space="0" w:color="auto"/>
          </w:divBdr>
        </w:div>
        <w:div w:id="917523969">
          <w:marLeft w:val="480"/>
          <w:marRight w:val="0"/>
          <w:marTop w:val="0"/>
          <w:marBottom w:val="0"/>
          <w:divBdr>
            <w:top w:val="none" w:sz="0" w:space="0" w:color="auto"/>
            <w:left w:val="none" w:sz="0" w:space="0" w:color="auto"/>
            <w:bottom w:val="none" w:sz="0" w:space="0" w:color="auto"/>
            <w:right w:val="none" w:sz="0" w:space="0" w:color="auto"/>
          </w:divBdr>
        </w:div>
        <w:div w:id="534122438">
          <w:marLeft w:val="480"/>
          <w:marRight w:val="0"/>
          <w:marTop w:val="0"/>
          <w:marBottom w:val="0"/>
          <w:divBdr>
            <w:top w:val="none" w:sz="0" w:space="0" w:color="auto"/>
            <w:left w:val="none" w:sz="0" w:space="0" w:color="auto"/>
            <w:bottom w:val="none" w:sz="0" w:space="0" w:color="auto"/>
            <w:right w:val="none" w:sz="0" w:space="0" w:color="auto"/>
          </w:divBdr>
        </w:div>
        <w:div w:id="376902068">
          <w:marLeft w:val="480"/>
          <w:marRight w:val="0"/>
          <w:marTop w:val="0"/>
          <w:marBottom w:val="0"/>
          <w:divBdr>
            <w:top w:val="none" w:sz="0" w:space="0" w:color="auto"/>
            <w:left w:val="none" w:sz="0" w:space="0" w:color="auto"/>
            <w:bottom w:val="none" w:sz="0" w:space="0" w:color="auto"/>
            <w:right w:val="none" w:sz="0" w:space="0" w:color="auto"/>
          </w:divBdr>
        </w:div>
        <w:div w:id="1202598466">
          <w:marLeft w:val="480"/>
          <w:marRight w:val="0"/>
          <w:marTop w:val="0"/>
          <w:marBottom w:val="0"/>
          <w:divBdr>
            <w:top w:val="none" w:sz="0" w:space="0" w:color="auto"/>
            <w:left w:val="none" w:sz="0" w:space="0" w:color="auto"/>
            <w:bottom w:val="none" w:sz="0" w:space="0" w:color="auto"/>
            <w:right w:val="none" w:sz="0" w:space="0" w:color="auto"/>
          </w:divBdr>
        </w:div>
        <w:div w:id="1683363435">
          <w:marLeft w:val="480"/>
          <w:marRight w:val="0"/>
          <w:marTop w:val="0"/>
          <w:marBottom w:val="0"/>
          <w:divBdr>
            <w:top w:val="none" w:sz="0" w:space="0" w:color="auto"/>
            <w:left w:val="none" w:sz="0" w:space="0" w:color="auto"/>
            <w:bottom w:val="none" w:sz="0" w:space="0" w:color="auto"/>
            <w:right w:val="none" w:sz="0" w:space="0" w:color="auto"/>
          </w:divBdr>
        </w:div>
        <w:div w:id="1441879197">
          <w:marLeft w:val="480"/>
          <w:marRight w:val="0"/>
          <w:marTop w:val="0"/>
          <w:marBottom w:val="0"/>
          <w:divBdr>
            <w:top w:val="none" w:sz="0" w:space="0" w:color="auto"/>
            <w:left w:val="none" w:sz="0" w:space="0" w:color="auto"/>
            <w:bottom w:val="none" w:sz="0" w:space="0" w:color="auto"/>
            <w:right w:val="none" w:sz="0" w:space="0" w:color="auto"/>
          </w:divBdr>
        </w:div>
        <w:div w:id="603459260">
          <w:marLeft w:val="480"/>
          <w:marRight w:val="0"/>
          <w:marTop w:val="0"/>
          <w:marBottom w:val="0"/>
          <w:divBdr>
            <w:top w:val="none" w:sz="0" w:space="0" w:color="auto"/>
            <w:left w:val="none" w:sz="0" w:space="0" w:color="auto"/>
            <w:bottom w:val="none" w:sz="0" w:space="0" w:color="auto"/>
            <w:right w:val="none" w:sz="0" w:space="0" w:color="auto"/>
          </w:divBdr>
        </w:div>
        <w:div w:id="874660145">
          <w:marLeft w:val="480"/>
          <w:marRight w:val="0"/>
          <w:marTop w:val="0"/>
          <w:marBottom w:val="0"/>
          <w:divBdr>
            <w:top w:val="none" w:sz="0" w:space="0" w:color="auto"/>
            <w:left w:val="none" w:sz="0" w:space="0" w:color="auto"/>
            <w:bottom w:val="none" w:sz="0" w:space="0" w:color="auto"/>
            <w:right w:val="none" w:sz="0" w:space="0" w:color="auto"/>
          </w:divBdr>
        </w:div>
        <w:div w:id="1746803409">
          <w:marLeft w:val="480"/>
          <w:marRight w:val="0"/>
          <w:marTop w:val="0"/>
          <w:marBottom w:val="0"/>
          <w:divBdr>
            <w:top w:val="none" w:sz="0" w:space="0" w:color="auto"/>
            <w:left w:val="none" w:sz="0" w:space="0" w:color="auto"/>
            <w:bottom w:val="none" w:sz="0" w:space="0" w:color="auto"/>
            <w:right w:val="none" w:sz="0" w:space="0" w:color="auto"/>
          </w:divBdr>
        </w:div>
        <w:div w:id="1724325605">
          <w:marLeft w:val="480"/>
          <w:marRight w:val="0"/>
          <w:marTop w:val="0"/>
          <w:marBottom w:val="0"/>
          <w:divBdr>
            <w:top w:val="none" w:sz="0" w:space="0" w:color="auto"/>
            <w:left w:val="none" w:sz="0" w:space="0" w:color="auto"/>
            <w:bottom w:val="none" w:sz="0" w:space="0" w:color="auto"/>
            <w:right w:val="none" w:sz="0" w:space="0" w:color="auto"/>
          </w:divBdr>
        </w:div>
        <w:div w:id="179200285">
          <w:marLeft w:val="480"/>
          <w:marRight w:val="0"/>
          <w:marTop w:val="0"/>
          <w:marBottom w:val="0"/>
          <w:divBdr>
            <w:top w:val="none" w:sz="0" w:space="0" w:color="auto"/>
            <w:left w:val="none" w:sz="0" w:space="0" w:color="auto"/>
            <w:bottom w:val="none" w:sz="0" w:space="0" w:color="auto"/>
            <w:right w:val="none" w:sz="0" w:space="0" w:color="auto"/>
          </w:divBdr>
        </w:div>
        <w:div w:id="290870897">
          <w:marLeft w:val="480"/>
          <w:marRight w:val="0"/>
          <w:marTop w:val="0"/>
          <w:marBottom w:val="0"/>
          <w:divBdr>
            <w:top w:val="none" w:sz="0" w:space="0" w:color="auto"/>
            <w:left w:val="none" w:sz="0" w:space="0" w:color="auto"/>
            <w:bottom w:val="none" w:sz="0" w:space="0" w:color="auto"/>
            <w:right w:val="none" w:sz="0" w:space="0" w:color="auto"/>
          </w:divBdr>
        </w:div>
        <w:div w:id="1493908558">
          <w:marLeft w:val="480"/>
          <w:marRight w:val="0"/>
          <w:marTop w:val="0"/>
          <w:marBottom w:val="0"/>
          <w:divBdr>
            <w:top w:val="none" w:sz="0" w:space="0" w:color="auto"/>
            <w:left w:val="none" w:sz="0" w:space="0" w:color="auto"/>
            <w:bottom w:val="none" w:sz="0" w:space="0" w:color="auto"/>
            <w:right w:val="none" w:sz="0" w:space="0" w:color="auto"/>
          </w:divBdr>
        </w:div>
        <w:div w:id="1701735414">
          <w:marLeft w:val="480"/>
          <w:marRight w:val="0"/>
          <w:marTop w:val="0"/>
          <w:marBottom w:val="0"/>
          <w:divBdr>
            <w:top w:val="none" w:sz="0" w:space="0" w:color="auto"/>
            <w:left w:val="none" w:sz="0" w:space="0" w:color="auto"/>
            <w:bottom w:val="none" w:sz="0" w:space="0" w:color="auto"/>
            <w:right w:val="none" w:sz="0" w:space="0" w:color="auto"/>
          </w:divBdr>
        </w:div>
        <w:div w:id="1347367459">
          <w:marLeft w:val="480"/>
          <w:marRight w:val="0"/>
          <w:marTop w:val="0"/>
          <w:marBottom w:val="0"/>
          <w:divBdr>
            <w:top w:val="none" w:sz="0" w:space="0" w:color="auto"/>
            <w:left w:val="none" w:sz="0" w:space="0" w:color="auto"/>
            <w:bottom w:val="none" w:sz="0" w:space="0" w:color="auto"/>
            <w:right w:val="none" w:sz="0" w:space="0" w:color="auto"/>
          </w:divBdr>
        </w:div>
        <w:div w:id="591547843">
          <w:marLeft w:val="480"/>
          <w:marRight w:val="0"/>
          <w:marTop w:val="0"/>
          <w:marBottom w:val="0"/>
          <w:divBdr>
            <w:top w:val="none" w:sz="0" w:space="0" w:color="auto"/>
            <w:left w:val="none" w:sz="0" w:space="0" w:color="auto"/>
            <w:bottom w:val="none" w:sz="0" w:space="0" w:color="auto"/>
            <w:right w:val="none" w:sz="0" w:space="0" w:color="auto"/>
          </w:divBdr>
        </w:div>
        <w:div w:id="497615821">
          <w:marLeft w:val="480"/>
          <w:marRight w:val="0"/>
          <w:marTop w:val="0"/>
          <w:marBottom w:val="0"/>
          <w:divBdr>
            <w:top w:val="none" w:sz="0" w:space="0" w:color="auto"/>
            <w:left w:val="none" w:sz="0" w:space="0" w:color="auto"/>
            <w:bottom w:val="none" w:sz="0" w:space="0" w:color="auto"/>
            <w:right w:val="none" w:sz="0" w:space="0" w:color="auto"/>
          </w:divBdr>
        </w:div>
        <w:div w:id="1189831880">
          <w:marLeft w:val="480"/>
          <w:marRight w:val="0"/>
          <w:marTop w:val="0"/>
          <w:marBottom w:val="0"/>
          <w:divBdr>
            <w:top w:val="none" w:sz="0" w:space="0" w:color="auto"/>
            <w:left w:val="none" w:sz="0" w:space="0" w:color="auto"/>
            <w:bottom w:val="none" w:sz="0" w:space="0" w:color="auto"/>
            <w:right w:val="none" w:sz="0" w:space="0" w:color="auto"/>
          </w:divBdr>
        </w:div>
        <w:div w:id="373698436">
          <w:marLeft w:val="480"/>
          <w:marRight w:val="0"/>
          <w:marTop w:val="0"/>
          <w:marBottom w:val="0"/>
          <w:divBdr>
            <w:top w:val="none" w:sz="0" w:space="0" w:color="auto"/>
            <w:left w:val="none" w:sz="0" w:space="0" w:color="auto"/>
            <w:bottom w:val="none" w:sz="0" w:space="0" w:color="auto"/>
            <w:right w:val="none" w:sz="0" w:space="0" w:color="auto"/>
          </w:divBdr>
        </w:div>
        <w:div w:id="341393849">
          <w:marLeft w:val="480"/>
          <w:marRight w:val="0"/>
          <w:marTop w:val="0"/>
          <w:marBottom w:val="0"/>
          <w:divBdr>
            <w:top w:val="none" w:sz="0" w:space="0" w:color="auto"/>
            <w:left w:val="none" w:sz="0" w:space="0" w:color="auto"/>
            <w:bottom w:val="none" w:sz="0" w:space="0" w:color="auto"/>
            <w:right w:val="none" w:sz="0" w:space="0" w:color="auto"/>
          </w:divBdr>
        </w:div>
        <w:div w:id="1019240226">
          <w:marLeft w:val="480"/>
          <w:marRight w:val="0"/>
          <w:marTop w:val="0"/>
          <w:marBottom w:val="0"/>
          <w:divBdr>
            <w:top w:val="none" w:sz="0" w:space="0" w:color="auto"/>
            <w:left w:val="none" w:sz="0" w:space="0" w:color="auto"/>
            <w:bottom w:val="none" w:sz="0" w:space="0" w:color="auto"/>
            <w:right w:val="none" w:sz="0" w:space="0" w:color="auto"/>
          </w:divBdr>
        </w:div>
        <w:div w:id="1026952215">
          <w:marLeft w:val="480"/>
          <w:marRight w:val="0"/>
          <w:marTop w:val="0"/>
          <w:marBottom w:val="0"/>
          <w:divBdr>
            <w:top w:val="none" w:sz="0" w:space="0" w:color="auto"/>
            <w:left w:val="none" w:sz="0" w:space="0" w:color="auto"/>
            <w:bottom w:val="none" w:sz="0" w:space="0" w:color="auto"/>
            <w:right w:val="none" w:sz="0" w:space="0" w:color="auto"/>
          </w:divBdr>
        </w:div>
        <w:div w:id="1256013745">
          <w:marLeft w:val="480"/>
          <w:marRight w:val="0"/>
          <w:marTop w:val="0"/>
          <w:marBottom w:val="0"/>
          <w:divBdr>
            <w:top w:val="none" w:sz="0" w:space="0" w:color="auto"/>
            <w:left w:val="none" w:sz="0" w:space="0" w:color="auto"/>
            <w:bottom w:val="none" w:sz="0" w:space="0" w:color="auto"/>
            <w:right w:val="none" w:sz="0" w:space="0" w:color="auto"/>
          </w:divBdr>
        </w:div>
        <w:div w:id="939876627">
          <w:marLeft w:val="480"/>
          <w:marRight w:val="0"/>
          <w:marTop w:val="0"/>
          <w:marBottom w:val="0"/>
          <w:divBdr>
            <w:top w:val="none" w:sz="0" w:space="0" w:color="auto"/>
            <w:left w:val="none" w:sz="0" w:space="0" w:color="auto"/>
            <w:bottom w:val="none" w:sz="0" w:space="0" w:color="auto"/>
            <w:right w:val="none" w:sz="0" w:space="0" w:color="auto"/>
          </w:divBdr>
        </w:div>
        <w:div w:id="1918440990">
          <w:marLeft w:val="480"/>
          <w:marRight w:val="0"/>
          <w:marTop w:val="0"/>
          <w:marBottom w:val="0"/>
          <w:divBdr>
            <w:top w:val="none" w:sz="0" w:space="0" w:color="auto"/>
            <w:left w:val="none" w:sz="0" w:space="0" w:color="auto"/>
            <w:bottom w:val="none" w:sz="0" w:space="0" w:color="auto"/>
            <w:right w:val="none" w:sz="0" w:space="0" w:color="auto"/>
          </w:divBdr>
        </w:div>
        <w:div w:id="419958301">
          <w:marLeft w:val="480"/>
          <w:marRight w:val="0"/>
          <w:marTop w:val="0"/>
          <w:marBottom w:val="0"/>
          <w:divBdr>
            <w:top w:val="none" w:sz="0" w:space="0" w:color="auto"/>
            <w:left w:val="none" w:sz="0" w:space="0" w:color="auto"/>
            <w:bottom w:val="none" w:sz="0" w:space="0" w:color="auto"/>
            <w:right w:val="none" w:sz="0" w:space="0" w:color="auto"/>
          </w:divBdr>
        </w:div>
        <w:div w:id="339240362">
          <w:marLeft w:val="480"/>
          <w:marRight w:val="0"/>
          <w:marTop w:val="0"/>
          <w:marBottom w:val="0"/>
          <w:divBdr>
            <w:top w:val="none" w:sz="0" w:space="0" w:color="auto"/>
            <w:left w:val="none" w:sz="0" w:space="0" w:color="auto"/>
            <w:bottom w:val="none" w:sz="0" w:space="0" w:color="auto"/>
            <w:right w:val="none" w:sz="0" w:space="0" w:color="auto"/>
          </w:divBdr>
        </w:div>
        <w:div w:id="1332756724">
          <w:marLeft w:val="480"/>
          <w:marRight w:val="0"/>
          <w:marTop w:val="0"/>
          <w:marBottom w:val="0"/>
          <w:divBdr>
            <w:top w:val="none" w:sz="0" w:space="0" w:color="auto"/>
            <w:left w:val="none" w:sz="0" w:space="0" w:color="auto"/>
            <w:bottom w:val="none" w:sz="0" w:space="0" w:color="auto"/>
            <w:right w:val="none" w:sz="0" w:space="0" w:color="auto"/>
          </w:divBdr>
        </w:div>
        <w:div w:id="692655971">
          <w:marLeft w:val="480"/>
          <w:marRight w:val="0"/>
          <w:marTop w:val="0"/>
          <w:marBottom w:val="0"/>
          <w:divBdr>
            <w:top w:val="none" w:sz="0" w:space="0" w:color="auto"/>
            <w:left w:val="none" w:sz="0" w:space="0" w:color="auto"/>
            <w:bottom w:val="none" w:sz="0" w:space="0" w:color="auto"/>
            <w:right w:val="none" w:sz="0" w:space="0" w:color="auto"/>
          </w:divBdr>
        </w:div>
        <w:div w:id="2140144863">
          <w:marLeft w:val="480"/>
          <w:marRight w:val="0"/>
          <w:marTop w:val="0"/>
          <w:marBottom w:val="0"/>
          <w:divBdr>
            <w:top w:val="none" w:sz="0" w:space="0" w:color="auto"/>
            <w:left w:val="none" w:sz="0" w:space="0" w:color="auto"/>
            <w:bottom w:val="none" w:sz="0" w:space="0" w:color="auto"/>
            <w:right w:val="none" w:sz="0" w:space="0" w:color="auto"/>
          </w:divBdr>
        </w:div>
        <w:div w:id="698318050">
          <w:marLeft w:val="480"/>
          <w:marRight w:val="0"/>
          <w:marTop w:val="0"/>
          <w:marBottom w:val="0"/>
          <w:divBdr>
            <w:top w:val="none" w:sz="0" w:space="0" w:color="auto"/>
            <w:left w:val="none" w:sz="0" w:space="0" w:color="auto"/>
            <w:bottom w:val="none" w:sz="0" w:space="0" w:color="auto"/>
            <w:right w:val="none" w:sz="0" w:space="0" w:color="auto"/>
          </w:divBdr>
        </w:div>
        <w:div w:id="1578006872">
          <w:marLeft w:val="480"/>
          <w:marRight w:val="0"/>
          <w:marTop w:val="0"/>
          <w:marBottom w:val="0"/>
          <w:divBdr>
            <w:top w:val="none" w:sz="0" w:space="0" w:color="auto"/>
            <w:left w:val="none" w:sz="0" w:space="0" w:color="auto"/>
            <w:bottom w:val="none" w:sz="0" w:space="0" w:color="auto"/>
            <w:right w:val="none" w:sz="0" w:space="0" w:color="auto"/>
          </w:divBdr>
        </w:div>
        <w:div w:id="261571146">
          <w:marLeft w:val="480"/>
          <w:marRight w:val="0"/>
          <w:marTop w:val="0"/>
          <w:marBottom w:val="0"/>
          <w:divBdr>
            <w:top w:val="none" w:sz="0" w:space="0" w:color="auto"/>
            <w:left w:val="none" w:sz="0" w:space="0" w:color="auto"/>
            <w:bottom w:val="none" w:sz="0" w:space="0" w:color="auto"/>
            <w:right w:val="none" w:sz="0" w:space="0" w:color="auto"/>
          </w:divBdr>
        </w:div>
        <w:div w:id="1315259178">
          <w:marLeft w:val="480"/>
          <w:marRight w:val="0"/>
          <w:marTop w:val="0"/>
          <w:marBottom w:val="0"/>
          <w:divBdr>
            <w:top w:val="none" w:sz="0" w:space="0" w:color="auto"/>
            <w:left w:val="none" w:sz="0" w:space="0" w:color="auto"/>
            <w:bottom w:val="none" w:sz="0" w:space="0" w:color="auto"/>
            <w:right w:val="none" w:sz="0" w:space="0" w:color="auto"/>
          </w:divBdr>
        </w:div>
        <w:div w:id="1254052715">
          <w:marLeft w:val="480"/>
          <w:marRight w:val="0"/>
          <w:marTop w:val="0"/>
          <w:marBottom w:val="0"/>
          <w:divBdr>
            <w:top w:val="none" w:sz="0" w:space="0" w:color="auto"/>
            <w:left w:val="none" w:sz="0" w:space="0" w:color="auto"/>
            <w:bottom w:val="none" w:sz="0" w:space="0" w:color="auto"/>
            <w:right w:val="none" w:sz="0" w:space="0" w:color="auto"/>
          </w:divBdr>
        </w:div>
        <w:div w:id="303311621">
          <w:marLeft w:val="480"/>
          <w:marRight w:val="0"/>
          <w:marTop w:val="0"/>
          <w:marBottom w:val="0"/>
          <w:divBdr>
            <w:top w:val="none" w:sz="0" w:space="0" w:color="auto"/>
            <w:left w:val="none" w:sz="0" w:space="0" w:color="auto"/>
            <w:bottom w:val="none" w:sz="0" w:space="0" w:color="auto"/>
            <w:right w:val="none" w:sz="0" w:space="0" w:color="auto"/>
          </w:divBdr>
        </w:div>
        <w:div w:id="695303490">
          <w:marLeft w:val="480"/>
          <w:marRight w:val="0"/>
          <w:marTop w:val="0"/>
          <w:marBottom w:val="0"/>
          <w:divBdr>
            <w:top w:val="none" w:sz="0" w:space="0" w:color="auto"/>
            <w:left w:val="none" w:sz="0" w:space="0" w:color="auto"/>
            <w:bottom w:val="none" w:sz="0" w:space="0" w:color="auto"/>
            <w:right w:val="none" w:sz="0" w:space="0" w:color="auto"/>
          </w:divBdr>
        </w:div>
        <w:div w:id="1754622440">
          <w:marLeft w:val="480"/>
          <w:marRight w:val="0"/>
          <w:marTop w:val="0"/>
          <w:marBottom w:val="0"/>
          <w:divBdr>
            <w:top w:val="none" w:sz="0" w:space="0" w:color="auto"/>
            <w:left w:val="none" w:sz="0" w:space="0" w:color="auto"/>
            <w:bottom w:val="none" w:sz="0" w:space="0" w:color="auto"/>
            <w:right w:val="none" w:sz="0" w:space="0" w:color="auto"/>
          </w:divBdr>
        </w:div>
        <w:div w:id="1282106176">
          <w:marLeft w:val="480"/>
          <w:marRight w:val="0"/>
          <w:marTop w:val="0"/>
          <w:marBottom w:val="0"/>
          <w:divBdr>
            <w:top w:val="none" w:sz="0" w:space="0" w:color="auto"/>
            <w:left w:val="none" w:sz="0" w:space="0" w:color="auto"/>
            <w:bottom w:val="none" w:sz="0" w:space="0" w:color="auto"/>
            <w:right w:val="none" w:sz="0" w:space="0" w:color="auto"/>
          </w:divBdr>
        </w:div>
        <w:div w:id="197088292">
          <w:marLeft w:val="480"/>
          <w:marRight w:val="0"/>
          <w:marTop w:val="0"/>
          <w:marBottom w:val="0"/>
          <w:divBdr>
            <w:top w:val="none" w:sz="0" w:space="0" w:color="auto"/>
            <w:left w:val="none" w:sz="0" w:space="0" w:color="auto"/>
            <w:bottom w:val="none" w:sz="0" w:space="0" w:color="auto"/>
            <w:right w:val="none" w:sz="0" w:space="0" w:color="auto"/>
          </w:divBdr>
        </w:div>
        <w:div w:id="1759402897">
          <w:marLeft w:val="480"/>
          <w:marRight w:val="0"/>
          <w:marTop w:val="0"/>
          <w:marBottom w:val="0"/>
          <w:divBdr>
            <w:top w:val="none" w:sz="0" w:space="0" w:color="auto"/>
            <w:left w:val="none" w:sz="0" w:space="0" w:color="auto"/>
            <w:bottom w:val="none" w:sz="0" w:space="0" w:color="auto"/>
            <w:right w:val="none" w:sz="0" w:space="0" w:color="auto"/>
          </w:divBdr>
        </w:div>
        <w:div w:id="1227102992">
          <w:marLeft w:val="480"/>
          <w:marRight w:val="0"/>
          <w:marTop w:val="0"/>
          <w:marBottom w:val="0"/>
          <w:divBdr>
            <w:top w:val="none" w:sz="0" w:space="0" w:color="auto"/>
            <w:left w:val="none" w:sz="0" w:space="0" w:color="auto"/>
            <w:bottom w:val="none" w:sz="0" w:space="0" w:color="auto"/>
            <w:right w:val="none" w:sz="0" w:space="0" w:color="auto"/>
          </w:divBdr>
        </w:div>
        <w:div w:id="697002537">
          <w:marLeft w:val="480"/>
          <w:marRight w:val="0"/>
          <w:marTop w:val="0"/>
          <w:marBottom w:val="0"/>
          <w:divBdr>
            <w:top w:val="none" w:sz="0" w:space="0" w:color="auto"/>
            <w:left w:val="none" w:sz="0" w:space="0" w:color="auto"/>
            <w:bottom w:val="none" w:sz="0" w:space="0" w:color="auto"/>
            <w:right w:val="none" w:sz="0" w:space="0" w:color="auto"/>
          </w:divBdr>
        </w:div>
        <w:div w:id="1870602578">
          <w:marLeft w:val="480"/>
          <w:marRight w:val="0"/>
          <w:marTop w:val="0"/>
          <w:marBottom w:val="0"/>
          <w:divBdr>
            <w:top w:val="none" w:sz="0" w:space="0" w:color="auto"/>
            <w:left w:val="none" w:sz="0" w:space="0" w:color="auto"/>
            <w:bottom w:val="none" w:sz="0" w:space="0" w:color="auto"/>
            <w:right w:val="none" w:sz="0" w:space="0" w:color="auto"/>
          </w:divBdr>
        </w:div>
        <w:div w:id="1435637256">
          <w:marLeft w:val="480"/>
          <w:marRight w:val="0"/>
          <w:marTop w:val="0"/>
          <w:marBottom w:val="0"/>
          <w:divBdr>
            <w:top w:val="none" w:sz="0" w:space="0" w:color="auto"/>
            <w:left w:val="none" w:sz="0" w:space="0" w:color="auto"/>
            <w:bottom w:val="none" w:sz="0" w:space="0" w:color="auto"/>
            <w:right w:val="none" w:sz="0" w:space="0" w:color="auto"/>
          </w:divBdr>
        </w:div>
        <w:div w:id="1533566082">
          <w:marLeft w:val="480"/>
          <w:marRight w:val="0"/>
          <w:marTop w:val="0"/>
          <w:marBottom w:val="0"/>
          <w:divBdr>
            <w:top w:val="none" w:sz="0" w:space="0" w:color="auto"/>
            <w:left w:val="none" w:sz="0" w:space="0" w:color="auto"/>
            <w:bottom w:val="none" w:sz="0" w:space="0" w:color="auto"/>
            <w:right w:val="none" w:sz="0" w:space="0" w:color="auto"/>
          </w:divBdr>
        </w:div>
        <w:div w:id="52512894">
          <w:marLeft w:val="480"/>
          <w:marRight w:val="0"/>
          <w:marTop w:val="0"/>
          <w:marBottom w:val="0"/>
          <w:divBdr>
            <w:top w:val="none" w:sz="0" w:space="0" w:color="auto"/>
            <w:left w:val="none" w:sz="0" w:space="0" w:color="auto"/>
            <w:bottom w:val="none" w:sz="0" w:space="0" w:color="auto"/>
            <w:right w:val="none" w:sz="0" w:space="0" w:color="auto"/>
          </w:divBdr>
        </w:div>
        <w:div w:id="1180698857">
          <w:marLeft w:val="480"/>
          <w:marRight w:val="0"/>
          <w:marTop w:val="0"/>
          <w:marBottom w:val="0"/>
          <w:divBdr>
            <w:top w:val="none" w:sz="0" w:space="0" w:color="auto"/>
            <w:left w:val="none" w:sz="0" w:space="0" w:color="auto"/>
            <w:bottom w:val="none" w:sz="0" w:space="0" w:color="auto"/>
            <w:right w:val="none" w:sz="0" w:space="0" w:color="auto"/>
          </w:divBdr>
        </w:div>
        <w:div w:id="1868062849">
          <w:marLeft w:val="480"/>
          <w:marRight w:val="0"/>
          <w:marTop w:val="0"/>
          <w:marBottom w:val="0"/>
          <w:divBdr>
            <w:top w:val="none" w:sz="0" w:space="0" w:color="auto"/>
            <w:left w:val="none" w:sz="0" w:space="0" w:color="auto"/>
            <w:bottom w:val="none" w:sz="0" w:space="0" w:color="auto"/>
            <w:right w:val="none" w:sz="0" w:space="0" w:color="auto"/>
          </w:divBdr>
        </w:div>
        <w:div w:id="812213713">
          <w:marLeft w:val="480"/>
          <w:marRight w:val="0"/>
          <w:marTop w:val="0"/>
          <w:marBottom w:val="0"/>
          <w:divBdr>
            <w:top w:val="none" w:sz="0" w:space="0" w:color="auto"/>
            <w:left w:val="none" w:sz="0" w:space="0" w:color="auto"/>
            <w:bottom w:val="none" w:sz="0" w:space="0" w:color="auto"/>
            <w:right w:val="none" w:sz="0" w:space="0" w:color="auto"/>
          </w:divBdr>
        </w:div>
        <w:div w:id="1993755159">
          <w:marLeft w:val="480"/>
          <w:marRight w:val="0"/>
          <w:marTop w:val="0"/>
          <w:marBottom w:val="0"/>
          <w:divBdr>
            <w:top w:val="none" w:sz="0" w:space="0" w:color="auto"/>
            <w:left w:val="none" w:sz="0" w:space="0" w:color="auto"/>
            <w:bottom w:val="none" w:sz="0" w:space="0" w:color="auto"/>
            <w:right w:val="none" w:sz="0" w:space="0" w:color="auto"/>
          </w:divBdr>
        </w:div>
        <w:div w:id="1197505582">
          <w:marLeft w:val="480"/>
          <w:marRight w:val="0"/>
          <w:marTop w:val="0"/>
          <w:marBottom w:val="0"/>
          <w:divBdr>
            <w:top w:val="none" w:sz="0" w:space="0" w:color="auto"/>
            <w:left w:val="none" w:sz="0" w:space="0" w:color="auto"/>
            <w:bottom w:val="none" w:sz="0" w:space="0" w:color="auto"/>
            <w:right w:val="none" w:sz="0" w:space="0" w:color="auto"/>
          </w:divBdr>
        </w:div>
        <w:div w:id="163015808">
          <w:marLeft w:val="480"/>
          <w:marRight w:val="0"/>
          <w:marTop w:val="0"/>
          <w:marBottom w:val="0"/>
          <w:divBdr>
            <w:top w:val="none" w:sz="0" w:space="0" w:color="auto"/>
            <w:left w:val="none" w:sz="0" w:space="0" w:color="auto"/>
            <w:bottom w:val="none" w:sz="0" w:space="0" w:color="auto"/>
            <w:right w:val="none" w:sz="0" w:space="0" w:color="auto"/>
          </w:divBdr>
        </w:div>
        <w:div w:id="1237282566">
          <w:marLeft w:val="480"/>
          <w:marRight w:val="0"/>
          <w:marTop w:val="0"/>
          <w:marBottom w:val="0"/>
          <w:divBdr>
            <w:top w:val="none" w:sz="0" w:space="0" w:color="auto"/>
            <w:left w:val="none" w:sz="0" w:space="0" w:color="auto"/>
            <w:bottom w:val="none" w:sz="0" w:space="0" w:color="auto"/>
            <w:right w:val="none" w:sz="0" w:space="0" w:color="auto"/>
          </w:divBdr>
        </w:div>
        <w:div w:id="1446585289">
          <w:marLeft w:val="480"/>
          <w:marRight w:val="0"/>
          <w:marTop w:val="0"/>
          <w:marBottom w:val="0"/>
          <w:divBdr>
            <w:top w:val="none" w:sz="0" w:space="0" w:color="auto"/>
            <w:left w:val="none" w:sz="0" w:space="0" w:color="auto"/>
            <w:bottom w:val="none" w:sz="0" w:space="0" w:color="auto"/>
            <w:right w:val="none" w:sz="0" w:space="0" w:color="auto"/>
          </w:divBdr>
        </w:div>
        <w:div w:id="1474327545">
          <w:marLeft w:val="480"/>
          <w:marRight w:val="0"/>
          <w:marTop w:val="0"/>
          <w:marBottom w:val="0"/>
          <w:divBdr>
            <w:top w:val="none" w:sz="0" w:space="0" w:color="auto"/>
            <w:left w:val="none" w:sz="0" w:space="0" w:color="auto"/>
            <w:bottom w:val="none" w:sz="0" w:space="0" w:color="auto"/>
            <w:right w:val="none" w:sz="0" w:space="0" w:color="auto"/>
          </w:divBdr>
        </w:div>
        <w:div w:id="1273440121">
          <w:marLeft w:val="480"/>
          <w:marRight w:val="0"/>
          <w:marTop w:val="0"/>
          <w:marBottom w:val="0"/>
          <w:divBdr>
            <w:top w:val="none" w:sz="0" w:space="0" w:color="auto"/>
            <w:left w:val="none" w:sz="0" w:space="0" w:color="auto"/>
            <w:bottom w:val="none" w:sz="0" w:space="0" w:color="auto"/>
            <w:right w:val="none" w:sz="0" w:space="0" w:color="auto"/>
          </w:divBdr>
        </w:div>
        <w:div w:id="1941790907">
          <w:marLeft w:val="480"/>
          <w:marRight w:val="0"/>
          <w:marTop w:val="0"/>
          <w:marBottom w:val="0"/>
          <w:divBdr>
            <w:top w:val="none" w:sz="0" w:space="0" w:color="auto"/>
            <w:left w:val="none" w:sz="0" w:space="0" w:color="auto"/>
            <w:bottom w:val="none" w:sz="0" w:space="0" w:color="auto"/>
            <w:right w:val="none" w:sz="0" w:space="0" w:color="auto"/>
          </w:divBdr>
        </w:div>
        <w:div w:id="147793007">
          <w:marLeft w:val="480"/>
          <w:marRight w:val="0"/>
          <w:marTop w:val="0"/>
          <w:marBottom w:val="0"/>
          <w:divBdr>
            <w:top w:val="none" w:sz="0" w:space="0" w:color="auto"/>
            <w:left w:val="none" w:sz="0" w:space="0" w:color="auto"/>
            <w:bottom w:val="none" w:sz="0" w:space="0" w:color="auto"/>
            <w:right w:val="none" w:sz="0" w:space="0" w:color="auto"/>
          </w:divBdr>
        </w:div>
        <w:div w:id="121116506">
          <w:marLeft w:val="480"/>
          <w:marRight w:val="0"/>
          <w:marTop w:val="0"/>
          <w:marBottom w:val="0"/>
          <w:divBdr>
            <w:top w:val="none" w:sz="0" w:space="0" w:color="auto"/>
            <w:left w:val="none" w:sz="0" w:space="0" w:color="auto"/>
            <w:bottom w:val="none" w:sz="0" w:space="0" w:color="auto"/>
            <w:right w:val="none" w:sz="0" w:space="0" w:color="auto"/>
          </w:divBdr>
        </w:div>
        <w:div w:id="1035233780">
          <w:marLeft w:val="480"/>
          <w:marRight w:val="0"/>
          <w:marTop w:val="0"/>
          <w:marBottom w:val="0"/>
          <w:divBdr>
            <w:top w:val="none" w:sz="0" w:space="0" w:color="auto"/>
            <w:left w:val="none" w:sz="0" w:space="0" w:color="auto"/>
            <w:bottom w:val="none" w:sz="0" w:space="0" w:color="auto"/>
            <w:right w:val="none" w:sz="0" w:space="0" w:color="auto"/>
          </w:divBdr>
        </w:div>
        <w:div w:id="300116840">
          <w:marLeft w:val="480"/>
          <w:marRight w:val="0"/>
          <w:marTop w:val="0"/>
          <w:marBottom w:val="0"/>
          <w:divBdr>
            <w:top w:val="none" w:sz="0" w:space="0" w:color="auto"/>
            <w:left w:val="none" w:sz="0" w:space="0" w:color="auto"/>
            <w:bottom w:val="none" w:sz="0" w:space="0" w:color="auto"/>
            <w:right w:val="none" w:sz="0" w:space="0" w:color="auto"/>
          </w:divBdr>
        </w:div>
        <w:div w:id="230312878">
          <w:marLeft w:val="480"/>
          <w:marRight w:val="0"/>
          <w:marTop w:val="0"/>
          <w:marBottom w:val="0"/>
          <w:divBdr>
            <w:top w:val="none" w:sz="0" w:space="0" w:color="auto"/>
            <w:left w:val="none" w:sz="0" w:space="0" w:color="auto"/>
            <w:bottom w:val="none" w:sz="0" w:space="0" w:color="auto"/>
            <w:right w:val="none" w:sz="0" w:space="0" w:color="auto"/>
          </w:divBdr>
        </w:div>
        <w:div w:id="1183592069">
          <w:marLeft w:val="480"/>
          <w:marRight w:val="0"/>
          <w:marTop w:val="0"/>
          <w:marBottom w:val="0"/>
          <w:divBdr>
            <w:top w:val="none" w:sz="0" w:space="0" w:color="auto"/>
            <w:left w:val="none" w:sz="0" w:space="0" w:color="auto"/>
            <w:bottom w:val="none" w:sz="0" w:space="0" w:color="auto"/>
            <w:right w:val="none" w:sz="0" w:space="0" w:color="auto"/>
          </w:divBdr>
        </w:div>
        <w:div w:id="1294752270">
          <w:marLeft w:val="480"/>
          <w:marRight w:val="0"/>
          <w:marTop w:val="0"/>
          <w:marBottom w:val="0"/>
          <w:divBdr>
            <w:top w:val="none" w:sz="0" w:space="0" w:color="auto"/>
            <w:left w:val="none" w:sz="0" w:space="0" w:color="auto"/>
            <w:bottom w:val="none" w:sz="0" w:space="0" w:color="auto"/>
            <w:right w:val="none" w:sz="0" w:space="0" w:color="auto"/>
          </w:divBdr>
        </w:div>
        <w:div w:id="1189564520">
          <w:marLeft w:val="480"/>
          <w:marRight w:val="0"/>
          <w:marTop w:val="0"/>
          <w:marBottom w:val="0"/>
          <w:divBdr>
            <w:top w:val="none" w:sz="0" w:space="0" w:color="auto"/>
            <w:left w:val="none" w:sz="0" w:space="0" w:color="auto"/>
            <w:bottom w:val="none" w:sz="0" w:space="0" w:color="auto"/>
            <w:right w:val="none" w:sz="0" w:space="0" w:color="auto"/>
          </w:divBdr>
        </w:div>
        <w:div w:id="1437407144">
          <w:marLeft w:val="480"/>
          <w:marRight w:val="0"/>
          <w:marTop w:val="0"/>
          <w:marBottom w:val="0"/>
          <w:divBdr>
            <w:top w:val="none" w:sz="0" w:space="0" w:color="auto"/>
            <w:left w:val="none" w:sz="0" w:space="0" w:color="auto"/>
            <w:bottom w:val="none" w:sz="0" w:space="0" w:color="auto"/>
            <w:right w:val="none" w:sz="0" w:space="0" w:color="auto"/>
          </w:divBdr>
        </w:div>
        <w:div w:id="1881941933">
          <w:marLeft w:val="480"/>
          <w:marRight w:val="0"/>
          <w:marTop w:val="0"/>
          <w:marBottom w:val="0"/>
          <w:divBdr>
            <w:top w:val="none" w:sz="0" w:space="0" w:color="auto"/>
            <w:left w:val="none" w:sz="0" w:space="0" w:color="auto"/>
            <w:bottom w:val="none" w:sz="0" w:space="0" w:color="auto"/>
            <w:right w:val="none" w:sz="0" w:space="0" w:color="auto"/>
          </w:divBdr>
        </w:div>
      </w:divsChild>
    </w:div>
    <w:div w:id="123812688">
      <w:bodyDiv w:val="1"/>
      <w:marLeft w:val="0"/>
      <w:marRight w:val="0"/>
      <w:marTop w:val="0"/>
      <w:marBottom w:val="0"/>
      <w:divBdr>
        <w:top w:val="none" w:sz="0" w:space="0" w:color="auto"/>
        <w:left w:val="none" w:sz="0" w:space="0" w:color="auto"/>
        <w:bottom w:val="none" w:sz="0" w:space="0" w:color="auto"/>
        <w:right w:val="none" w:sz="0" w:space="0" w:color="auto"/>
      </w:divBdr>
    </w:div>
    <w:div w:id="126436180">
      <w:bodyDiv w:val="1"/>
      <w:marLeft w:val="0"/>
      <w:marRight w:val="0"/>
      <w:marTop w:val="0"/>
      <w:marBottom w:val="0"/>
      <w:divBdr>
        <w:top w:val="none" w:sz="0" w:space="0" w:color="auto"/>
        <w:left w:val="none" w:sz="0" w:space="0" w:color="auto"/>
        <w:bottom w:val="none" w:sz="0" w:space="0" w:color="auto"/>
        <w:right w:val="none" w:sz="0" w:space="0" w:color="auto"/>
      </w:divBdr>
    </w:div>
    <w:div w:id="131607578">
      <w:bodyDiv w:val="1"/>
      <w:marLeft w:val="0"/>
      <w:marRight w:val="0"/>
      <w:marTop w:val="0"/>
      <w:marBottom w:val="0"/>
      <w:divBdr>
        <w:top w:val="none" w:sz="0" w:space="0" w:color="auto"/>
        <w:left w:val="none" w:sz="0" w:space="0" w:color="auto"/>
        <w:bottom w:val="none" w:sz="0" w:space="0" w:color="auto"/>
        <w:right w:val="none" w:sz="0" w:space="0" w:color="auto"/>
      </w:divBdr>
    </w:div>
    <w:div w:id="132066366">
      <w:bodyDiv w:val="1"/>
      <w:marLeft w:val="0"/>
      <w:marRight w:val="0"/>
      <w:marTop w:val="0"/>
      <w:marBottom w:val="0"/>
      <w:divBdr>
        <w:top w:val="none" w:sz="0" w:space="0" w:color="auto"/>
        <w:left w:val="none" w:sz="0" w:space="0" w:color="auto"/>
        <w:bottom w:val="none" w:sz="0" w:space="0" w:color="auto"/>
        <w:right w:val="none" w:sz="0" w:space="0" w:color="auto"/>
      </w:divBdr>
    </w:div>
    <w:div w:id="132456024">
      <w:bodyDiv w:val="1"/>
      <w:marLeft w:val="0"/>
      <w:marRight w:val="0"/>
      <w:marTop w:val="0"/>
      <w:marBottom w:val="0"/>
      <w:divBdr>
        <w:top w:val="none" w:sz="0" w:space="0" w:color="auto"/>
        <w:left w:val="none" w:sz="0" w:space="0" w:color="auto"/>
        <w:bottom w:val="none" w:sz="0" w:space="0" w:color="auto"/>
        <w:right w:val="none" w:sz="0" w:space="0" w:color="auto"/>
      </w:divBdr>
    </w:div>
    <w:div w:id="133180912">
      <w:bodyDiv w:val="1"/>
      <w:marLeft w:val="0"/>
      <w:marRight w:val="0"/>
      <w:marTop w:val="0"/>
      <w:marBottom w:val="0"/>
      <w:divBdr>
        <w:top w:val="none" w:sz="0" w:space="0" w:color="auto"/>
        <w:left w:val="none" w:sz="0" w:space="0" w:color="auto"/>
        <w:bottom w:val="none" w:sz="0" w:space="0" w:color="auto"/>
        <w:right w:val="none" w:sz="0" w:space="0" w:color="auto"/>
      </w:divBdr>
    </w:div>
    <w:div w:id="133376606">
      <w:bodyDiv w:val="1"/>
      <w:marLeft w:val="0"/>
      <w:marRight w:val="0"/>
      <w:marTop w:val="0"/>
      <w:marBottom w:val="0"/>
      <w:divBdr>
        <w:top w:val="none" w:sz="0" w:space="0" w:color="auto"/>
        <w:left w:val="none" w:sz="0" w:space="0" w:color="auto"/>
        <w:bottom w:val="none" w:sz="0" w:space="0" w:color="auto"/>
        <w:right w:val="none" w:sz="0" w:space="0" w:color="auto"/>
      </w:divBdr>
    </w:div>
    <w:div w:id="135882128">
      <w:bodyDiv w:val="1"/>
      <w:marLeft w:val="0"/>
      <w:marRight w:val="0"/>
      <w:marTop w:val="0"/>
      <w:marBottom w:val="0"/>
      <w:divBdr>
        <w:top w:val="none" w:sz="0" w:space="0" w:color="auto"/>
        <w:left w:val="none" w:sz="0" w:space="0" w:color="auto"/>
        <w:bottom w:val="none" w:sz="0" w:space="0" w:color="auto"/>
        <w:right w:val="none" w:sz="0" w:space="0" w:color="auto"/>
      </w:divBdr>
    </w:div>
    <w:div w:id="136262640">
      <w:bodyDiv w:val="1"/>
      <w:marLeft w:val="0"/>
      <w:marRight w:val="0"/>
      <w:marTop w:val="0"/>
      <w:marBottom w:val="0"/>
      <w:divBdr>
        <w:top w:val="none" w:sz="0" w:space="0" w:color="auto"/>
        <w:left w:val="none" w:sz="0" w:space="0" w:color="auto"/>
        <w:bottom w:val="none" w:sz="0" w:space="0" w:color="auto"/>
        <w:right w:val="none" w:sz="0" w:space="0" w:color="auto"/>
      </w:divBdr>
    </w:div>
    <w:div w:id="138575525">
      <w:bodyDiv w:val="1"/>
      <w:marLeft w:val="0"/>
      <w:marRight w:val="0"/>
      <w:marTop w:val="0"/>
      <w:marBottom w:val="0"/>
      <w:divBdr>
        <w:top w:val="none" w:sz="0" w:space="0" w:color="auto"/>
        <w:left w:val="none" w:sz="0" w:space="0" w:color="auto"/>
        <w:bottom w:val="none" w:sz="0" w:space="0" w:color="auto"/>
        <w:right w:val="none" w:sz="0" w:space="0" w:color="auto"/>
      </w:divBdr>
    </w:div>
    <w:div w:id="147746321">
      <w:bodyDiv w:val="1"/>
      <w:marLeft w:val="0"/>
      <w:marRight w:val="0"/>
      <w:marTop w:val="0"/>
      <w:marBottom w:val="0"/>
      <w:divBdr>
        <w:top w:val="none" w:sz="0" w:space="0" w:color="auto"/>
        <w:left w:val="none" w:sz="0" w:space="0" w:color="auto"/>
        <w:bottom w:val="none" w:sz="0" w:space="0" w:color="auto"/>
        <w:right w:val="none" w:sz="0" w:space="0" w:color="auto"/>
      </w:divBdr>
    </w:div>
    <w:div w:id="148714883">
      <w:bodyDiv w:val="1"/>
      <w:marLeft w:val="0"/>
      <w:marRight w:val="0"/>
      <w:marTop w:val="0"/>
      <w:marBottom w:val="0"/>
      <w:divBdr>
        <w:top w:val="none" w:sz="0" w:space="0" w:color="auto"/>
        <w:left w:val="none" w:sz="0" w:space="0" w:color="auto"/>
        <w:bottom w:val="none" w:sz="0" w:space="0" w:color="auto"/>
        <w:right w:val="none" w:sz="0" w:space="0" w:color="auto"/>
      </w:divBdr>
    </w:div>
    <w:div w:id="151138669">
      <w:bodyDiv w:val="1"/>
      <w:marLeft w:val="0"/>
      <w:marRight w:val="0"/>
      <w:marTop w:val="0"/>
      <w:marBottom w:val="0"/>
      <w:divBdr>
        <w:top w:val="none" w:sz="0" w:space="0" w:color="auto"/>
        <w:left w:val="none" w:sz="0" w:space="0" w:color="auto"/>
        <w:bottom w:val="none" w:sz="0" w:space="0" w:color="auto"/>
        <w:right w:val="none" w:sz="0" w:space="0" w:color="auto"/>
      </w:divBdr>
    </w:div>
    <w:div w:id="153684534">
      <w:bodyDiv w:val="1"/>
      <w:marLeft w:val="0"/>
      <w:marRight w:val="0"/>
      <w:marTop w:val="0"/>
      <w:marBottom w:val="0"/>
      <w:divBdr>
        <w:top w:val="none" w:sz="0" w:space="0" w:color="auto"/>
        <w:left w:val="none" w:sz="0" w:space="0" w:color="auto"/>
        <w:bottom w:val="none" w:sz="0" w:space="0" w:color="auto"/>
        <w:right w:val="none" w:sz="0" w:space="0" w:color="auto"/>
      </w:divBdr>
    </w:div>
    <w:div w:id="160974516">
      <w:bodyDiv w:val="1"/>
      <w:marLeft w:val="0"/>
      <w:marRight w:val="0"/>
      <w:marTop w:val="0"/>
      <w:marBottom w:val="0"/>
      <w:divBdr>
        <w:top w:val="none" w:sz="0" w:space="0" w:color="auto"/>
        <w:left w:val="none" w:sz="0" w:space="0" w:color="auto"/>
        <w:bottom w:val="none" w:sz="0" w:space="0" w:color="auto"/>
        <w:right w:val="none" w:sz="0" w:space="0" w:color="auto"/>
      </w:divBdr>
    </w:div>
    <w:div w:id="162015075">
      <w:bodyDiv w:val="1"/>
      <w:marLeft w:val="0"/>
      <w:marRight w:val="0"/>
      <w:marTop w:val="0"/>
      <w:marBottom w:val="0"/>
      <w:divBdr>
        <w:top w:val="none" w:sz="0" w:space="0" w:color="auto"/>
        <w:left w:val="none" w:sz="0" w:space="0" w:color="auto"/>
        <w:bottom w:val="none" w:sz="0" w:space="0" w:color="auto"/>
        <w:right w:val="none" w:sz="0" w:space="0" w:color="auto"/>
      </w:divBdr>
    </w:div>
    <w:div w:id="173418565">
      <w:bodyDiv w:val="1"/>
      <w:marLeft w:val="0"/>
      <w:marRight w:val="0"/>
      <w:marTop w:val="0"/>
      <w:marBottom w:val="0"/>
      <w:divBdr>
        <w:top w:val="none" w:sz="0" w:space="0" w:color="auto"/>
        <w:left w:val="none" w:sz="0" w:space="0" w:color="auto"/>
        <w:bottom w:val="none" w:sz="0" w:space="0" w:color="auto"/>
        <w:right w:val="none" w:sz="0" w:space="0" w:color="auto"/>
      </w:divBdr>
    </w:div>
    <w:div w:id="175506385">
      <w:bodyDiv w:val="1"/>
      <w:marLeft w:val="0"/>
      <w:marRight w:val="0"/>
      <w:marTop w:val="0"/>
      <w:marBottom w:val="0"/>
      <w:divBdr>
        <w:top w:val="none" w:sz="0" w:space="0" w:color="auto"/>
        <w:left w:val="none" w:sz="0" w:space="0" w:color="auto"/>
        <w:bottom w:val="none" w:sz="0" w:space="0" w:color="auto"/>
        <w:right w:val="none" w:sz="0" w:space="0" w:color="auto"/>
      </w:divBdr>
    </w:div>
    <w:div w:id="175654177">
      <w:bodyDiv w:val="1"/>
      <w:marLeft w:val="0"/>
      <w:marRight w:val="0"/>
      <w:marTop w:val="0"/>
      <w:marBottom w:val="0"/>
      <w:divBdr>
        <w:top w:val="none" w:sz="0" w:space="0" w:color="auto"/>
        <w:left w:val="none" w:sz="0" w:space="0" w:color="auto"/>
        <w:bottom w:val="none" w:sz="0" w:space="0" w:color="auto"/>
        <w:right w:val="none" w:sz="0" w:space="0" w:color="auto"/>
      </w:divBdr>
    </w:div>
    <w:div w:id="177475296">
      <w:bodyDiv w:val="1"/>
      <w:marLeft w:val="0"/>
      <w:marRight w:val="0"/>
      <w:marTop w:val="0"/>
      <w:marBottom w:val="0"/>
      <w:divBdr>
        <w:top w:val="none" w:sz="0" w:space="0" w:color="auto"/>
        <w:left w:val="none" w:sz="0" w:space="0" w:color="auto"/>
        <w:bottom w:val="none" w:sz="0" w:space="0" w:color="auto"/>
        <w:right w:val="none" w:sz="0" w:space="0" w:color="auto"/>
      </w:divBdr>
    </w:div>
    <w:div w:id="178859654">
      <w:bodyDiv w:val="1"/>
      <w:marLeft w:val="0"/>
      <w:marRight w:val="0"/>
      <w:marTop w:val="0"/>
      <w:marBottom w:val="0"/>
      <w:divBdr>
        <w:top w:val="none" w:sz="0" w:space="0" w:color="auto"/>
        <w:left w:val="none" w:sz="0" w:space="0" w:color="auto"/>
        <w:bottom w:val="none" w:sz="0" w:space="0" w:color="auto"/>
        <w:right w:val="none" w:sz="0" w:space="0" w:color="auto"/>
      </w:divBdr>
    </w:div>
    <w:div w:id="180049558">
      <w:bodyDiv w:val="1"/>
      <w:marLeft w:val="0"/>
      <w:marRight w:val="0"/>
      <w:marTop w:val="0"/>
      <w:marBottom w:val="0"/>
      <w:divBdr>
        <w:top w:val="none" w:sz="0" w:space="0" w:color="auto"/>
        <w:left w:val="none" w:sz="0" w:space="0" w:color="auto"/>
        <w:bottom w:val="none" w:sz="0" w:space="0" w:color="auto"/>
        <w:right w:val="none" w:sz="0" w:space="0" w:color="auto"/>
      </w:divBdr>
    </w:div>
    <w:div w:id="180441639">
      <w:bodyDiv w:val="1"/>
      <w:marLeft w:val="0"/>
      <w:marRight w:val="0"/>
      <w:marTop w:val="0"/>
      <w:marBottom w:val="0"/>
      <w:divBdr>
        <w:top w:val="none" w:sz="0" w:space="0" w:color="auto"/>
        <w:left w:val="none" w:sz="0" w:space="0" w:color="auto"/>
        <w:bottom w:val="none" w:sz="0" w:space="0" w:color="auto"/>
        <w:right w:val="none" w:sz="0" w:space="0" w:color="auto"/>
      </w:divBdr>
    </w:div>
    <w:div w:id="183790013">
      <w:bodyDiv w:val="1"/>
      <w:marLeft w:val="0"/>
      <w:marRight w:val="0"/>
      <w:marTop w:val="0"/>
      <w:marBottom w:val="0"/>
      <w:divBdr>
        <w:top w:val="none" w:sz="0" w:space="0" w:color="auto"/>
        <w:left w:val="none" w:sz="0" w:space="0" w:color="auto"/>
        <w:bottom w:val="none" w:sz="0" w:space="0" w:color="auto"/>
        <w:right w:val="none" w:sz="0" w:space="0" w:color="auto"/>
      </w:divBdr>
    </w:div>
    <w:div w:id="184439821">
      <w:bodyDiv w:val="1"/>
      <w:marLeft w:val="0"/>
      <w:marRight w:val="0"/>
      <w:marTop w:val="0"/>
      <w:marBottom w:val="0"/>
      <w:divBdr>
        <w:top w:val="none" w:sz="0" w:space="0" w:color="auto"/>
        <w:left w:val="none" w:sz="0" w:space="0" w:color="auto"/>
        <w:bottom w:val="none" w:sz="0" w:space="0" w:color="auto"/>
        <w:right w:val="none" w:sz="0" w:space="0" w:color="auto"/>
      </w:divBdr>
    </w:div>
    <w:div w:id="189880029">
      <w:bodyDiv w:val="1"/>
      <w:marLeft w:val="0"/>
      <w:marRight w:val="0"/>
      <w:marTop w:val="0"/>
      <w:marBottom w:val="0"/>
      <w:divBdr>
        <w:top w:val="none" w:sz="0" w:space="0" w:color="auto"/>
        <w:left w:val="none" w:sz="0" w:space="0" w:color="auto"/>
        <w:bottom w:val="none" w:sz="0" w:space="0" w:color="auto"/>
        <w:right w:val="none" w:sz="0" w:space="0" w:color="auto"/>
      </w:divBdr>
    </w:div>
    <w:div w:id="190650145">
      <w:bodyDiv w:val="1"/>
      <w:marLeft w:val="0"/>
      <w:marRight w:val="0"/>
      <w:marTop w:val="0"/>
      <w:marBottom w:val="0"/>
      <w:divBdr>
        <w:top w:val="none" w:sz="0" w:space="0" w:color="auto"/>
        <w:left w:val="none" w:sz="0" w:space="0" w:color="auto"/>
        <w:bottom w:val="none" w:sz="0" w:space="0" w:color="auto"/>
        <w:right w:val="none" w:sz="0" w:space="0" w:color="auto"/>
      </w:divBdr>
    </w:div>
    <w:div w:id="191577746">
      <w:bodyDiv w:val="1"/>
      <w:marLeft w:val="0"/>
      <w:marRight w:val="0"/>
      <w:marTop w:val="0"/>
      <w:marBottom w:val="0"/>
      <w:divBdr>
        <w:top w:val="none" w:sz="0" w:space="0" w:color="auto"/>
        <w:left w:val="none" w:sz="0" w:space="0" w:color="auto"/>
        <w:bottom w:val="none" w:sz="0" w:space="0" w:color="auto"/>
        <w:right w:val="none" w:sz="0" w:space="0" w:color="auto"/>
      </w:divBdr>
    </w:div>
    <w:div w:id="193811338">
      <w:bodyDiv w:val="1"/>
      <w:marLeft w:val="0"/>
      <w:marRight w:val="0"/>
      <w:marTop w:val="0"/>
      <w:marBottom w:val="0"/>
      <w:divBdr>
        <w:top w:val="none" w:sz="0" w:space="0" w:color="auto"/>
        <w:left w:val="none" w:sz="0" w:space="0" w:color="auto"/>
        <w:bottom w:val="none" w:sz="0" w:space="0" w:color="auto"/>
        <w:right w:val="none" w:sz="0" w:space="0" w:color="auto"/>
      </w:divBdr>
    </w:div>
    <w:div w:id="197855903">
      <w:bodyDiv w:val="1"/>
      <w:marLeft w:val="0"/>
      <w:marRight w:val="0"/>
      <w:marTop w:val="0"/>
      <w:marBottom w:val="0"/>
      <w:divBdr>
        <w:top w:val="none" w:sz="0" w:space="0" w:color="auto"/>
        <w:left w:val="none" w:sz="0" w:space="0" w:color="auto"/>
        <w:bottom w:val="none" w:sz="0" w:space="0" w:color="auto"/>
        <w:right w:val="none" w:sz="0" w:space="0" w:color="auto"/>
      </w:divBdr>
    </w:div>
    <w:div w:id="198010360">
      <w:bodyDiv w:val="1"/>
      <w:marLeft w:val="0"/>
      <w:marRight w:val="0"/>
      <w:marTop w:val="0"/>
      <w:marBottom w:val="0"/>
      <w:divBdr>
        <w:top w:val="none" w:sz="0" w:space="0" w:color="auto"/>
        <w:left w:val="none" w:sz="0" w:space="0" w:color="auto"/>
        <w:bottom w:val="none" w:sz="0" w:space="0" w:color="auto"/>
        <w:right w:val="none" w:sz="0" w:space="0" w:color="auto"/>
      </w:divBdr>
    </w:div>
    <w:div w:id="199519157">
      <w:bodyDiv w:val="1"/>
      <w:marLeft w:val="0"/>
      <w:marRight w:val="0"/>
      <w:marTop w:val="0"/>
      <w:marBottom w:val="0"/>
      <w:divBdr>
        <w:top w:val="none" w:sz="0" w:space="0" w:color="auto"/>
        <w:left w:val="none" w:sz="0" w:space="0" w:color="auto"/>
        <w:bottom w:val="none" w:sz="0" w:space="0" w:color="auto"/>
        <w:right w:val="none" w:sz="0" w:space="0" w:color="auto"/>
      </w:divBdr>
    </w:div>
    <w:div w:id="200094840">
      <w:bodyDiv w:val="1"/>
      <w:marLeft w:val="0"/>
      <w:marRight w:val="0"/>
      <w:marTop w:val="0"/>
      <w:marBottom w:val="0"/>
      <w:divBdr>
        <w:top w:val="none" w:sz="0" w:space="0" w:color="auto"/>
        <w:left w:val="none" w:sz="0" w:space="0" w:color="auto"/>
        <w:bottom w:val="none" w:sz="0" w:space="0" w:color="auto"/>
        <w:right w:val="none" w:sz="0" w:space="0" w:color="auto"/>
      </w:divBdr>
    </w:div>
    <w:div w:id="201676820">
      <w:bodyDiv w:val="1"/>
      <w:marLeft w:val="0"/>
      <w:marRight w:val="0"/>
      <w:marTop w:val="0"/>
      <w:marBottom w:val="0"/>
      <w:divBdr>
        <w:top w:val="none" w:sz="0" w:space="0" w:color="auto"/>
        <w:left w:val="none" w:sz="0" w:space="0" w:color="auto"/>
        <w:bottom w:val="none" w:sz="0" w:space="0" w:color="auto"/>
        <w:right w:val="none" w:sz="0" w:space="0" w:color="auto"/>
      </w:divBdr>
    </w:div>
    <w:div w:id="211235421">
      <w:bodyDiv w:val="1"/>
      <w:marLeft w:val="0"/>
      <w:marRight w:val="0"/>
      <w:marTop w:val="0"/>
      <w:marBottom w:val="0"/>
      <w:divBdr>
        <w:top w:val="none" w:sz="0" w:space="0" w:color="auto"/>
        <w:left w:val="none" w:sz="0" w:space="0" w:color="auto"/>
        <w:bottom w:val="none" w:sz="0" w:space="0" w:color="auto"/>
        <w:right w:val="none" w:sz="0" w:space="0" w:color="auto"/>
      </w:divBdr>
    </w:div>
    <w:div w:id="211692581">
      <w:bodyDiv w:val="1"/>
      <w:marLeft w:val="0"/>
      <w:marRight w:val="0"/>
      <w:marTop w:val="0"/>
      <w:marBottom w:val="0"/>
      <w:divBdr>
        <w:top w:val="none" w:sz="0" w:space="0" w:color="auto"/>
        <w:left w:val="none" w:sz="0" w:space="0" w:color="auto"/>
        <w:bottom w:val="none" w:sz="0" w:space="0" w:color="auto"/>
        <w:right w:val="none" w:sz="0" w:space="0" w:color="auto"/>
      </w:divBdr>
    </w:div>
    <w:div w:id="225144199">
      <w:bodyDiv w:val="1"/>
      <w:marLeft w:val="0"/>
      <w:marRight w:val="0"/>
      <w:marTop w:val="0"/>
      <w:marBottom w:val="0"/>
      <w:divBdr>
        <w:top w:val="none" w:sz="0" w:space="0" w:color="auto"/>
        <w:left w:val="none" w:sz="0" w:space="0" w:color="auto"/>
        <w:bottom w:val="none" w:sz="0" w:space="0" w:color="auto"/>
        <w:right w:val="none" w:sz="0" w:space="0" w:color="auto"/>
      </w:divBdr>
    </w:div>
    <w:div w:id="226186870">
      <w:bodyDiv w:val="1"/>
      <w:marLeft w:val="0"/>
      <w:marRight w:val="0"/>
      <w:marTop w:val="0"/>
      <w:marBottom w:val="0"/>
      <w:divBdr>
        <w:top w:val="none" w:sz="0" w:space="0" w:color="auto"/>
        <w:left w:val="none" w:sz="0" w:space="0" w:color="auto"/>
        <w:bottom w:val="none" w:sz="0" w:space="0" w:color="auto"/>
        <w:right w:val="none" w:sz="0" w:space="0" w:color="auto"/>
      </w:divBdr>
    </w:div>
    <w:div w:id="236791284">
      <w:bodyDiv w:val="1"/>
      <w:marLeft w:val="0"/>
      <w:marRight w:val="0"/>
      <w:marTop w:val="0"/>
      <w:marBottom w:val="0"/>
      <w:divBdr>
        <w:top w:val="none" w:sz="0" w:space="0" w:color="auto"/>
        <w:left w:val="none" w:sz="0" w:space="0" w:color="auto"/>
        <w:bottom w:val="none" w:sz="0" w:space="0" w:color="auto"/>
        <w:right w:val="none" w:sz="0" w:space="0" w:color="auto"/>
      </w:divBdr>
    </w:div>
    <w:div w:id="237449843">
      <w:bodyDiv w:val="1"/>
      <w:marLeft w:val="0"/>
      <w:marRight w:val="0"/>
      <w:marTop w:val="0"/>
      <w:marBottom w:val="0"/>
      <w:divBdr>
        <w:top w:val="none" w:sz="0" w:space="0" w:color="auto"/>
        <w:left w:val="none" w:sz="0" w:space="0" w:color="auto"/>
        <w:bottom w:val="none" w:sz="0" w:space="0" w:color="auto"/>
        <w:right w:val="none" w:sz="0" w:space="0" w:color="auto"/>
      </w:divBdr>
    </w:div>
    <w:div w:id="243533762">
      <w:bodyDiv w:val="1"/>
      <w:marLeft w:val="0"/>
      <w:marRight w:val="0"/>
      <w:marTop w:val="0"/>
      <w:marBottom w:val="0"/>
      <w:divBdr>
        <w:top w:val="none" w:sz="0" w:space="0" w:color="auto"/>
        <w:left w:val="none" w:sz="0" w:space="0" w:color="auto"/>
        <w:bottom w:val="none" w:sz="0" w:space="0" w:color="auto"/>
        <w:right w:val="none" w:sz="0" w:space="0" w:color="auto"/>
      </w:divBdr>
    </w:div>
    <w:div w:id="246310899">
      <w:bodyDiv w:val="1"/>
      <w:marLeft w:val="0"/>
      <w:marRight w:val="0"/>
      <w:marTop w:val="0"/>
      <w:marBottom w:val="0"/>
      <w:divBdr>
        <w:top w:val="none" w:sz="0" w:space="0" w:color="auto"/>
        <w:left w:val="none" w:sz="0" w:space="0" w:color="auto"/>
        <w:bottom w:val="none" w:sz="0" w:space="0" w:color="auto"/>
        <w:right w:val="none" w:sz="0" w:space="0" w:color="auto"/>
      </w:divBdr>
    </w:div>
    <w:div w:id="246500834">
      <w:bodyDiv w:val="1"/>
      <w:marLeft w:val="0"/>
      <w:marRight w:val="0"/>
      <w:marTop w:val="0"/>
      <w:marBottom w:val="0"/>
      <w:divBdr>
        <w:top w:val="none" w:sz="0" w:space="0" w:color="auto"/>
        <w:left w:val="none" w:sz="0" w:space="0" w:color="auto"/>
        <w:bottom w:val="none" w:sz="0" w:space="0" w:color="auto"/>
        <w:right w:val="none" w:sz="0" w:space="0" w:color="auto"/>
      </w:divBdr>
    </w:div>
    <w:div w:id="247083046">
      <w:bodyDiv w:val="1"/>
      <w:marLeft w:val="0"/>
      <w:marRight w:val="0"/>
      <w:marTop w:val="0"/>
      <w:marBottom w:val="0"/>
      <w:divBdr>
        <w:top w:val="none" w:sz="0" w:space="0" w:color="auto"/>
        <w:left w:val="none" w:sz="0" w:space="0" w:color="auto"/>
        <w:bottom w:val="none" w:sz="0" w:space="0" w:color="auto"/>
        <w:right w:val="none" w:sz="0" w:space="0" w:color="auto"/>
      </w:divBdr>
    </w:div>
    <w:div w:id="248658627">
      <w:bodyDiv w:val="1"/>
      <w:marLeft w:val="0"/>
      <w:marRight w:val="0"/>
      <w:marTop w:val="0"/>
      <w:marBottom w:val="0"/>
      <w:divBdr>
        <w:top w:val="none" w:sz="0" w:space="0" w:color="auto"/>
        <w:left w:val="none" w:sz="0" w:space="0" w:color="auto"/>
        <w:bottom w:val="none" w:sz="0" w:space="0" w:color="auto"/>
        <w:right w:val="none" w:sz="0" w:space="0" w:color="auto"/>
      </w:divBdr>
    </w:div>
    <w:div w:id="249395682">
      <w:bodyDiv w:val="1"/>
      <w:marLeft w:val="0"/>
      <w:marRight w:val="0"/>
      <w:marTop w:val="0"/>
      <w:marBottom w:val="0"/>
      <w:divBdr>
        <w:top w:val="none" w:sz="0" w:space="0" w:color="auto"/>
        <w:left w:val="none" w:sz="0" w:space="0" w:color="auto"/>
        <w:bottom w:val="none" w:sz="0" w:space="0" w:color="auto"/>
        <w:right w:val="none" w:sz="0" w:space="0" w:color="auto"/>
      </w:divBdr>
    </w:div>
    <w:div w:id="249823603">
      <w:bodyDiv w:val="1"/>
      <w:marLeft w:val="0"/>
      <w:marRight w:val="0"/>
      <w:marTop w:val="0"/>
      <w:marBottom w:val="0"/>
      <w:divBdr>
        <w:top w:val="none" w:sz="0" w:space="0" w:color="auto"/>
        <w:left w:val="none" w:sz="0" w:space="0" w:color="auto"/>
        <w:bottom w:val="none" w:sz="0" w:space="0" w:color="auto"/>
        <w:right w:val="none" w:sz="0" w:space="0" w:color="auto"/>
      </w:divBdr>
    </w:div>
    <w:div w:id="252249036">
      <w:bodyDiv w:val="1"/>
      <w:marLeft w:val="0"/>
      <w:marRight w:val="0"/>
      <w:marTop w:val="0"/>
      <w:marBottom w:val="0"/>
      <w:divBdr>
        <w:top w:val="none" w:sz="0" w:space="0" w:color="auto"/>
        <w:left w:val="none" w:sz="0" w:space="0" w:color="auto"/>
        <w:bottom w:val="none" w:sz="0" w:space="0" w:color="auto"/>
        <w:right w:val="none" w:sz="0" w:space="0" w:color="auto"/>
      </w:divBdr>
    </w:div>
    <w:div w:id="257713542">
      <w:bodyDiv w:val="1"/>
      <w:marLeft w:val="0"/>
      <w:marRight w:val="0"/>
      <w:marTop w:val="0"/>
      <w:marBottom w:val="0"/>
      <w:divBdr>
        <w:top w:val="none" w:sz="0" w:space="0" w:color="auto"/>
        <w:left w:val="none" w:sz="0" w:space="0" w:color="auto"/>
        <w:bottom w:val="none" w:sz="0" w:space="0" w:color="auto"/>
        <w:right w:val="none" w:sz="0" w:space="0" w:color="auto"/>
      </w:divBdr>
    </w:div>
    <w:div w:id="257905201">
      <w:bodyDiv w:val="1"/>
      <w:marLeft w:val="0"/>
      <w:marRight w:val="0"/>
      <w:marTop w:val="0"/>
      <w:marBottom w:val="0"/>
      <w:divBdr>
        <w:top w:val="none" w:sz="0" w:space="0" w:color="auto"/>
        <w:left w:val="none" w:sz="0" w:space="0" w:color="auto"/>
        <w:bottom w:val="none" w:sz="0" w:space="0" w:color="auto"/>
        <w:right w:val="none" w:sz="0" w:space="0" w:color="auto"/>
      </w:divBdr>
    </w:div>
    <w:div w:id="258106334">
      <w:bodyDiv w:val="1"/>
      <w:marLeft w:val="0"/>
      <w:marRight w:val="0"/>
      <w:marTop w:val="0"/>
      <w:marBottom w:val="0"/>
      <w:divBdr>
        <w:top w:val="none" w:sz="0" w:space="0" w:color="auto"/>
        <w:left w:val="none" w:sz="0" w:space="0" w:color="auto"/>
        <w:bottom w:val="none" w:sz="0" w:space="0" w:color="auto"/>
        <w:right w:val="none" w:sz="0" w:space="0" w:color="auto"/>
      </w:divBdr>
    </w:div>
    <w:div w:id="263270784">
      <w:bodyDiv w:val="1"/>
      <w:marLeft w:val="0"/>
      <w:marRight w:val="0"/>
      <w:marTop w:val="0"/>
      <w:marBottom w:val="0"/>
      <w:divBdr>
        <w:top w:val="none" w:sz="0" w:space="0" w:color="auto"/>
        <w:left w:val="none" w:sz="0" w:space="0" w:color="auto"/>
        <w:bottom w:val="none" w:sz="0" w:space="0" w:color="auto"/>
        <w:right w:val="none" w:sz="0" w:space="0" w:color="auto"/>
      </w:divBdr>
    </w:div>
    <w:div w:id="265618725">
      <w:bodyDiv w:val="1"/>
      <w:marLeft w:val="0"/>
      <w:marRight w:val="0"/>
      <w:marTop w:val="0"/>
      <w:marBottom w:val="0"/>
      <w:divBdr>
        <w:top w:val="none" w:sz="0" w:space="0" w:color="auto"/>
        <w:left w:val="none" w:sz="0" w:space="0" w:color="auto"/>
        <w:bottom w:val="none" w:sz="0" w:space="0" w:color="auto"/>
        <w:right w:val="none" w:sz="0" w:space="0" w:color="auto"/>
      </w:divBdr>
    </w:div>
    <w:div w:id="268003180">
      <w:bodyDiv w:val="1"/>
      <w:marLeft w:val="0"/>
      <w:marRight w:val="0"/>
      <w:marTop w:val="0"/>
      <w:marBottom w:val="0"/>
      <w:divBdr>
        <w:top w:val="none" w:sz="0" w:space="0" w:color="auto"/>
        <w:left w:val="none" w:sz="0" w:space="0" w:color="auto"/>
        <w:bottom w:val="none" w:sz="0" w:space="0" w:color="auto"/>
        <w:right w:val="none" w:sz="0" w:space="0" w:color="auto"/>
      </w:divBdr>
    </w:div>
    <w:div w:id="276834841">
      <w:bodyDiv w:val="1"/>
      <w:marLeft w:val="0"/>
      <w:marRight w:val="0"/>
      <w:marTop w:val="0"/>
      <w:marBottom w:val="0"/>
      <w:divBdr>
        <w:top w:val="none" w:sz="0" w:space="0" w:color="auto"/>
        <w:left w:val="none" w:sz="0" w:space="0" w:color="auto"/>
        <w:bottom w:val="none" w:sz="0" w:space="0" w:color="auto"/>
        <w:right w:val="none" w:sz="0" w:space="0" w:color="auto"/>
      </w:divBdr>
    </w:div>
    <w:div w:id="277298339">
      <w:bodyDiv w:val="1"/>
      <w:marLeft w:val="0"/>
      <w:marRight w:val="0"/>
      <w:marTop w:val="0"/>
      <w:marBottom w:val="0"/>
      <w:divBdr>
        <w:top w:val="none" w:sz="0" w:space="0" w:color="auto"/>
        <w:left w:val="none" w:sz="0" w:space="0" w:color="auto"/>
        <w:bottom w:val="none" w:sz="0" w:space="0" w:color="auto"/>
        <w:right w:val="none" w:sz="0" w:space="0" w:color="auto"/>
      </w:divBdr>
      <w:divsChild>
        <w:div w:id="1375812412">
          <w:marLeft w:val="0"/>
          <w:marRight w:val="0"/>
          <w:marTop w:val="0"/>
          <w:marBottom w:val="0"/>
          <w:divBdr>
            <w:top w:val="none" w:sz="0" w:space="0" w:color="auto"/>
            <w:left w:val="none" w:sz="0" w:space="0" w:color="auto"/>
            <w:bottom w:val="none" w:sz="0" w:space="0" w:color="auto"/>
            <w:right w:val="none" w:sz="0" w:space="0" w:color="auto"/>
          </w:divBdr>
        </w:div>
      </w:divsChild>
    </w:div>
    <w:div w:id="279066466">
      <w:bodyDiv w:val="1"/>
      <w:marLeft w:val="0"/>
      <w:marRight w:val="0"/>
      <w:marTop w:val="0"/>
      <w:marBottom w:val="0"/>
      <w:divBdr>
        <w:top w:val="none" w:sz="0" w:space="0" w:color="auto"/>
        <w:left w:val="none" w:sz="0" w:space="0" w:color="auto"/>
        <w:bottom w:val="none" w:sz="0" w:space="0" w:color="auto"/>
        <w:right w:val="none" w:sz="0" w:space="0" w:color="auto"/>
      </w:divBdr>
    </w:div>
    <w:div w:id="279993451">
      <w:bodyDiv w:val="1"/>
      <w:marLeft w:val="0"/>
      <w:marRight w:val="0"/>
      <w:marTop w:val="0"/>
      <w:marBottom w:val="0"/>
      <w:divBdr>
        <w:top w:val="none" w:sz="0" w:space="0" w:color="auto"/>
        <w:left w:val="none" w:sz="0" w:space="0" w:color="auto"/>
        <w:bottom w:val="none" w:sz="0" w:space="0" w:color="auto"/>
        <w:right w:val="none" w:sz="0" w:space="0" w:color="auto"/>
      </w:divBdr>
    </w:div>
    <w:div w:id="282814388">
      <w:bodyDiv w:val="1"/>
      <w:marLeft w:val="0"/>
      <w:marRight w:val="0"/>
      <w:marTop w:val="0"/>
      <w:marBottom w:val="0"/>
      <w:divBdr>
        <w:top w:val="none" w:sz="0" w:space="0" w:color="auto"/>
        <w:left w:val="none" w:sz="0" w:space="0" w:color="auto"/>
        <w:bottom w:val="none" w:sz="0" w:space="0" w:color="auto"/>
        <w:right w:val="none" w:sz="0" w:space="0" w:color="auto"/>
      </w:divBdr>
    </w:div>
    <w:div w:id="283197222">
      <w:bodyDiv w:val="1"/>
      <w:marLeft w:val="0"/>
      <w:marRight w:val="0"/>
      <w:marTop w:val="0"/>
      <w:marBottom w:val="0"/>
      <w:divBdr>
        <w:top w:val="none" w:sz="0" w:space="0" w:color="auto"/>
        <w:left w:val="none" w:sz="0" w:space="0" w:color="auto"/>
        <w:bottom w:val="none" w:sz="0" w:space="0" w:color="auto"/>
        <w:right w:val="none" w:sz="0" w:space="0" w:color="auto"/>
      </w:divBdr>
    </w:div>
    <w:div w:id="285553088">
      <w:bodyDiv w:val="1"/>
      <w:marLeft w:val="0"/>
      <w:marRight w:val="0"/>
      <w:marTop w:val="0"/>
      <w:marBottom w:val="0"/>
      <w:divBdr>
        <w:top w:val="none" w:sz="0" w:space="0" w:color="auto"/>
        <w:left w:val="none" w:sz="0" w:space="0" w:color="auto"/>
        <w:bottom w:val="none" w:sz="0" w:space="0" w:color="auto"/>
        <w:right w:val="none" w:sz="0" w:space="0" w:color="auto"/>
      </w:divBdr>
    </w:div>
    <w:div w:id="288049198">
      <w:bodyDiv w:val="1"/>
      <w:marLeft w:val="0"/>
      <w:marRight w:val="0"/>
      <w:marTop w:val="0"/>
      <w:marBottom w:val="0"/>
      <w:divBdr>
        <w:top w:val="none" w:sz="0" w:space="0" w:color="auto"/>
        <w:left w:val="none" w:sz="0" w:space="0" w:color="auto"/>
        <w:bottom w:val="none" w:sz="0" w:space="0" w:color="auto"/>
        <w:right w:val="none" w:sz="0" w:space="0" w:color="auto"/>
      </w:divBdr>
    </w:div>
    <w:div w:id="289477672">
      <w:bodyDiv w:val="1"/>
      <w:marLeft w:val="0"/>
      <w:marRight w:val="0"/>
      <w:marTop w:val="0"/>
      <w:marBottom w:val="0"/>
      <w:divBdr>
        <w:top w:val="none" w:sz="0" w:space="0" w:color="auto"/>
        <w:left w:val="none" w:sz="0" w:space="0" w:color="auto"/>
        <w:bottom w:val="none" w:sz="0" w:space="0" w:color="auto"/>
        <w:right w:val="none" w:sz="0" w:space="0" w:color="auto"/>
      </w:divBdr>
    </w:div>
    <w:div w:id="294022243">
      <w:bodyDiv w:val="1"/>
      <w:marLeft w:val="0"/>
      <w:marRight w:val="0"/>
      <w:marTop w:val="0"/>
      <w:marBottom w:val="0"/>
      <w:divBdr>
        <w:top w:val="none" w:sz="0" w:space="0" w:color="auto"/>
        <w:left w:val="none" w:sz="0" w:space="0" w:color="auto"/>
        <w:bottom w:val="none" w:sz="0" w:space="0" w:color="auto"/>
        <w:right w:val="none" w:sz="0" w:space="0" w:color="auto"/>
      </w:divBdr>
    </w:div>
    <w:div w:id="296181583">
      <w:bodyDiv w:val="1"/>
      <w:marLeft w:val="0"/>
      <w:marRight w:val="0"/>
      <w:marTop w:val="0"/>
      <w:marBottom w:val="0"/>
      <w:divBdr>
        <w:top w:val="none" w:sz="0" w:space="0" w:color="auto"/>
        <w:left w:val="none" w:sz="0" w:space="0" w:color="auto"/>
        <w:bottom w:val="none" w:sz="0" w:space="0" w:color="auto"/>
        <w:right w:val="none" w:sz="0" w:space="0" w:color="auto"/>
      </w:divBdr>
    </w:div>
    <w:div w:id="305202095">
      <w:bodyDiv w:val="1"/>
      <w:marLeft w:val="0"/>
      <w:marRight w:val="0"/>
      <w:marTop w:val="0"/>
      <w:marBottom w:val="0"/>
      <w:divBdr>
        <w:top w:val="none" w:sz="0" w:space="0" w:color="auto"/>
        <w:left w:val="none" w:sz="0" w:space="0" w:color="auto"/>
        <w:bottom w:val="none" w:sz="0" w:space="0" w:color="auto"/>
        <w:right w:val="none" w:sz="0" w:space="0" w:color="auto"/>
      </w:divBdr>
    </w:div>
    <w:div w:id="306711231">
      <w:bodyDiv w:val="1"/>
      <w:marLeft w:val="0"/>
      <w:marRight w:val="0"/>
      <w:marTop w:val="0"/>
      <w:marBottom w:val="0"/>
      <w:divBdr>
        <w:top w:val="none" w:sz="0" w:space="0" w:color="auto"/>
        <w:left w:val="none" w:sz="0" w:space="0" w:color="auto"/>
        <w:bottom w:val="none" w:sz="0" w:space="0" w:color="auto"/>
        <w:right w:val="none" w:sz="0" w:space="0" w:color="auto"/>
      </w:divBdr>
    </w:div>
    <w:div w:id="306935195">
      <w:bodyDiv w:val="1"/>
      <w:marLeft w:val="0"/>
      <w:marRight w:val="0"/>
      <w:marTop w:val="0"/>
      <w:marBottom w:val="0"/>
      <w:divBdr>
        <w:top w:val="none" w:sz="0" w:space="0" w:color="auto"/>
        <w:left w:val="none" w:sz="0" w:space="0" w:color="auto"/>
        <w:bottom w:val="none" w:sz="0" w:space="0" w:color="auto"/>
        <w:right w:val="none" w:sz="0" w:space="0" w:color="auto"/>
      </w:divBdr>
    </w:div>
    <w:div w:id="310983342">
      <w:bodyDiv w:val="1"/>
      <w:marLeft w:val="0"/>
      <w:marRight w:val="0"/>
      <w:marTop w:val="0"/>
      <w:marBottom w:val="0"/>
      <w:divBdr>
        <w:top w:val="none" w:sz="0" w:space="0" w:color="auto"/>
        <w:left w:val="none" w:sz="0" w:space="0" w:color="auto"/>
        <w:bottom w:val="none" w:sz="0" w:space="0" w:color="auto"/>
        <w:right w:val="none" w:sz="0" w:space="0" w:color="auto"/>
      </w:divBdr>
    </w:div>
    <w:div w:id="316343643">
      <w:bodyDiv w:val="1"/>
      <w:marLeft w:val="0"/>
      <w:marRight w:val="0"/>
      <w:marTop w:val="0"/>
      <w:marBottom w:val="0"/>
      <w:divBdr>
        <w:top w:val="none" w:sz="0" w:space="0" w:color="auto"/>
        <w:left w:val="none" w:sz="0" w:space="0" w:color="auto"/>
        <w:bottom w:val="none" w:sz="0" w:space="0" w:color="auto"/>
        <w:right w:val="none" w:sz="0" w:space="0" w:color="auto"/>
      </w:divBdr>
    </w:div>
    <w:div w:id="317155662">
      <w:bodyDiv w:val="1"/>
      <w:marLeft w:val="0"/>
      <w:marRight w:val="0"/>
      <w:marTop w:val="0"/>
      <w:marBottom w:val="0"/>
      <w:divBdr>
        <w:top w:val="none" w:sz="0" w:space="0" w:color="auto"/>
        <w:left w:val="none" w:sz="0" w:space="0" w:color="auto"/>
        <w:bottom w:val="none" w:sz="0" w:space="0" w:color="auto"/>
        <w:right w:val="none" w:sz="0" w:space="0" w:color="auto"/>
      </w:divBdr>
    </w:div>
    <w:div w:id="317273724">
      <w:bodyDiv w:val="1"/>
      <w:marLeft w:val="0"/>
      <w:marRight w:val="0"/>
      <w:marTop w:val="0"/>
      <w:marBottom w:val="0"/>
      <w:divBdr>
        <w:top w:val="none" w:sz="0" w:space="0" w:color="auto"/>
        <w:left w:val="none" w:sz="0" w:space="0" w:color="auto"/>
        <w:bottom w:val="none" w:sz="0" w:space="0" w:color="auto"/>
        <w:right w:val="none" w:sz="0" w:space="0" w:color="auto"/>
      </w:divBdr>
    </w:div>
    <w:div w:id="319771813">
      <w:bodyDiv w:val="1"/>
      <w:marLeft w:val="0"/>
      <w:marRight w:val="0"/>
      <w:marTop w:val="0"/>
      <w:marBottom w:val="0"/>
      <w:divBdr>
        <w:top w:val="none" w:sz="0" w:space="0" w:color="auto"/>
        <w:left w:val="none" w:sz="0" w:space="0" w:color="auto"/>
        <w:bottom w:val="none" w:sz="0" w:space="0" w:color="auto"/>
        <w:right w:val="none" w:sz="0" w:space="0" w:color="auto"/>
      </w:divBdr>
    </w:div>
    <w:div w:id="322704142">
      <w:bodyDiv w:val="1"/>
      <w:marLeft w:val="0"/>
      <w:marRight w:val="0"/>
      <w:marTop w:val="0"/>
      <w:marBottom w:val="0"/>
      <w:divBdr>
        <w:top w:val="none" w:sz="0" w:space="0" w:color="auto"/>
        <w:left w:val="none" w:sz="0" w:space="0" w:color="auto"/>
        <w:bottom w:val="none" w:sz="0" w:space="0" w:color="auto"/>
        <w:right w:val="none" w:sz="0" w:space="0" w:color="auto"/>
      </w:divBdr>
    </w:div>
    <w:div w:id="325134895">
      <w:bodyDiv w:val="1"/>
      <w:marLeft w:val="0"/>
      <w:marRight w:val="0"/>
      <w:marTop w:val="0"/>
      <w:marBottom w:val="0"/>
      <w:divBdr>
        <w:top w:val="none" w:sz="0" w:space="0" w:color="auto"/>
        <w:left w:val="none" w:sz="0" w:space="0" w:color="auto"/>
        <w:bottom w:val="none" w:sz="0" w:space="0" w:color="auto"/>
        <w:right w:val="none" w:sz="0" w:space="0" w:color="auto"/>
      </w:divBdr>
    </w:div>
    <w:div w:id="330986515">
      <w:bodyDiv w:val="1"/>
      <w:marLeft w:val="0"/>
      <w:marRight w:val="0"/>
      <w:marTop w:val="0"/>
      <w:marBottom w:val="0"/>
      <w:divBdr>
        <w:top w:val="none" w:sz="0" w:space="0" w:color="auto"/>
        <w:left w:val="none" w:sz="0" w:space="0" w:color="auto"/>
        <w:bottom w:val="none" w:sz="0" w:space="0" w:color="auto"/>
        <w:right w:val="none" w:sz="0" w:space="0" w:color="auto"/>
      </w:divBdr>
    </w:div>
    <w:div w:id="333339486">
      <w:bodyDiv w:val="1"/>
      <w:marLeft w:val="0"/>
      <w:marRight w:val="0"/>
      <w:marTop w:val="0"/>
      <w:marBottom w:val="0"/>
      <w:divBdr>
        <w:top w:val="none" w:sz="0" w:space="0" w:color="auto"/>
        <w:left w:val="none" w:sz="0" w:space="0" w:color="auto"/>
        <w:bottom w:val="none" w:sz="0" w:space="0" w:color="auto"/>
        <w:right w:val="none" w:sz="0" w:space="0" w:color="auto"/>
      </w:divBdr>
    </w:div>
    <w:div w:id="333647108">
      <w:bodyDiv w:val="1"/>
      <w:marLeft w:val="0"/>
      <w:marRight w:val="0"/>
      <w:marTop w:val="0"/>
      <w:marBottom w:val="0"/>
      <w:divBdr>
        <w:top w:val="none" w:sz="0" w:space="0" w:color="auto"/>
        <w:left w:val="none" w:sz="0" w:space="0" w:color="auto"/>
        <w:bottom w:val="none" w:sz="0" w:space="0" w:color="auto"/>
        <w:right w:val="none" w:sz="0" w:space="0" w:color="auto"/>
      </w:divBdr>
    </w:div>
    <w:div w:id="342778468">
      <w:bodyDiv w:val="1"/>
      <w:marLeft w:val="0"/>
      <w:marRight w:val="0"/>
      <w:marTop w:val="0"/>
      <w:marBottom w:val="0"/>
      <w:divBdr>
        <w:top w:val="none" w:sz="0" w:space="0" w:color="auto"/>
        <w:left w:val="none" w:sz="0" w:space="0" w:color="auto"/>
        <w:bottom w:val="none" w:sz="0" w:space="0" w:color="auto"/>
        <w:right w:val="none" w:sz="0" w:space="0" w:color="auto"/>
      </w:divBdr>
    </w:div>
    <w:div w:id="344871663">
      <w:bodyDiv w:val="1"/>
      <w:marLeft w:val="0"/>
      <w:marRight w:val="0"/>
      <w:marTop w:val="0"/>
      <w:marBottom w:val="0"/>
      <w:divBdr>
        <w:top w:val="none" w:sz="0" w:space="0" w:color="auto"/>
        <w:left w:val="none" w:sz="0" w:space="0" w:color="auto"/>
        <w:bottom w:val="none" w:sz="0" w:space="0" w:color="auto"/>
        <w:right w:val="none" w:sz="0" w:space="0" w:color="auto"/>
      </w:divBdr>
    </w:div>
    <w:div w:id="345863658">
      <w:bodyDiv w:val="1"/>
      <w:marLeft w:val="0"/>
      <w:marRight w:val="0"/>
      <w:marTop w:val="0"/>
      <w:marBottom w:val="0"/>
      <w:divBdr>
        <w:top w:val="none" w:sz="0" w:space="0" w:color="auto"/>
        <w:left w:val="none" w:sz="0" w:space="0" w:color="auto"/>
        <w:bottom w:val="none" w:sz="0" w:space="0" w:color="auto"/>
        <w:right w:val="none" w:sz="0" w:space="0" w:color="auto"/>
      </w:divBdr>
    </w:div>
    <w:div w:id="348724286">
      <w:bodyDiv w:val="1"/>
      <w:marLeft w:val="0"/>
      <w:marRight w:val="0"/>
      <w:marTop w:val="0"/>
      <w:marBottom w:val="0"/>
      <w:divBdr>
        <w:top w:val="none" w:sz="0" w:space="0" w:color="auto"/>
        <w:left w:val="none" w:sz="0" w:space="0" w:color="auto"/>
        <w:bottom w:val="none" w:sz="0" w:space="0" w:color="auto"/>
        <w:right w:val="none" w:sz="0" w:space="0" w:color="auto"/>
      </w:divBdr>
    </w:div>
    <w:div w:id="348801000">
      <w:bodyDiv w:val="1"/>
      <w:marLeft w:val="0"/>
      <w:marRight w:val="0"/>
      <w:marTop w:val="0"/>
      <w:marBottom w:val="0"/>
      <w:divBdr>
        <w:top w:val="none" w:sz="0" w:space="0" w:color="auto"/>
        <w:left w:val="none" w:sz="0" w:space="0" w:color="auto"/>
        <w:bottom w:val="none" w:sz="0" w:space="0" w:color="auto"/>
        <w:right w:val="none" w:sz="0" w:space="0" w:color="auto"/>
      </w:divBdr>
      <w:divsChild>
        <w:div w:id="22678529">
          <w:marLeft w:val="0"/>
          <w:marRight w:val="0"/>
          <w:marTop w:val="0"/>
          <w:marBottom w:val="0"/>
          <w:divBdr>
            <w:top w:val="none" w:sz="0" w:space="0" w:color="auto"/>
            <w:left w:val="none" w:sz="0" w:space="0" w:color="auto"/>
            <w:bottom w:val="none" w:sz="0" w:space="0" w:color="auto"/>
            <w:right w:val="none" w:sz="0" w:space="0" w:color="auto"/>
          </w:divBdr>
        </w:div>
      </w:divsChild>
    </w:div>
    <w:div w:id="354965850">
      <w:bodyDiv w:val="1"/>
      <w:marLeft w:val="0"/>
      <w:marRight w:val="0"/>
      <w:marTop w:val="0"/>
      <w:marBottom w:val="0"/>
      <w:divBdr>
        <w:top w:val="none" w:sz="0" w:space="0" w:color="auto"/>
        <w:left w:val="none" w:sz="0" w:space="0" w:color="auto"/>
        <w:bottom w:val="none" w:sz="0" w:space="0" w:color="auto"/>
        <w:right w:val="none" w:sz="0" w:space="0" w:color="auto"/>
      </w:divBdr>
    </w:div>
    <w:div w:id="364408215">
      <w:bodyDiv w:val="1"/>
      <w:marLeft w:val="0"/>
      <w:marRight w:val="0"/>
      <w:marTop w:val="0"/>
      <w:marBottom w:val="0"/>
      <w:divBdr>
        <w:top w:val="none" w:sz="0" w:space="0" w:color="auto"/>
        <w:left w:val="none" w:sz="0" w:space="0" w:color="auto"/>
        <w:bottom w:val="none" w:sz="0" w:space="0" w:color="auto"/>
        <w:right w:val="none" w:sz="0" w:space="0" w:color="auto"/>
      </w:divBdr>
    </w:div>
    <w:div w:id="368795726">
      <w:bodyDiv w:val="1"/>
      <w:marLeft w:val="0"/>
      <w:marRight w:val="0"/>
      <w:marTop w:val="0"/>
      <w:marBottom w:val="0"/>
      <w:divBdr>
        <w:top w:val="none" w:sz="0" w:space="0" w:color="auto"/>
        <w:left w:val="none" w:sz="0" w:space="0" w:color="auto"/>
        <w:bottom w:val="none" w:sz="0" w:space="0" w:color="auto"/>
        <w:right w:val="none" w:sz="0" w:space="0" w:color="auto"/>
      </w:divBdr>
    </w:div>
    <w:div w:id="373582550">
      <w:bodyDiv w:val="1"/>
      <w:marLeft w:val="0"/>
      <w:marRight w:val="0"/>
      <w:marTop w:val="0"/>
      <w:marBottom w:val="0"/>
      <w:divBdr>
        <w:top w:val="none" w:sz="0" w:space="0" w:color="auto"/>
        <w:left w:val="none" w:sz="0" w:space="0" w:color="auto"/>
        <w:bottom w:val="none" w:sz="0" w:space="0" w:color="auto"/>
        <w:right w:val="none" w:sz="0" w:space="0" w:color="auto"/>
      </w:divBdr>
    </w:div>
    <w:div w:id="374935851">
      <w:bodyDiv w:val="1"/>
      <w:marLeft w:val="0"/>
      <w:marRight w:val="0"/>
      <w:marTop w:val="0"/>
      <w:marBottom w:val="0"/>
      <w:divBdr>
        <w:top w:val="none" w:sz="0" w:space="0" w:color="auto"/>
        <w:left w:val="none" w:sz="0" w:space="0" w:color="auto"/>
        <w:bottom w:val="none" w:sz="0" w:space="0" w:color="auto"/>
        <w:right w:val="none" w:sz="0" w:space="0" w:color="auto"/>
      </w:divBdr>
    </w:div>
    <w:div w:id="384258379">
      <w:bodyDiv w:val="1"/>
      <w:marLeft w:val="0"/>
      <w:marRight w:val="0"/>
      <w:marTop w:val="0"/>
      <w:marBottom w:val="0"/>
      <w:divBdr>
        <w:top w:val="none" w:sz="0" w:space="0" w:color="auto"/>
        <w:left w:val="none" w:sz="0" w:space="0" w:color="auto"/>
        <w:bottom w:val="none" w:sz="0" w:space="0" w:color="auto"/>
        <w:right w:val="none" w:sz="0" w:space="0" w:color="auto"/>
      </w:divBdr>
    </w:div>
    <w:div w:id="390885918">
      <w:bodyDiv w:val="1"/>
      <w:marLeft w:val="0"/>
      <w:marRight w:val="0"/>
      <w:marTop w:val="0"/>
      <w:marBottom w:val="0"/>
      <w:divBdr>
        <w:top w:val="none" w:sz="0" w:space="0" w:color="auto"/>
        <w:left w:val="none" w:sz="0" w:space="0" w:color="auto"/>
        <w:bottom w:val="none" w:sz="0" w:space="0" w:color="auto"/>
        <w:right w:val="none" w:sz="0" w:space="0" w:color="auto"/>
      </w:divBdr>
    </w:div>
    <w:div w:id="392050857">
      <w:bodyDiv w:val="1"/>
      <w:marLeft w:val="0"/>
      <w:marRight w:val="0"/>
      <w:marTop w:val="0"/>
      <w:marBottom w:val="0"/>
      <w:divBdr>
        <w:top w:val="none" w:sz="0" w:space="0" w:color="auto"/>
        <w:left w:val="none" w:sz="0" w:space="0" w:color="auto"/>
        <w:bottom w:val="none" w:sz="0" w:space="0" w:color="auto"/>
        <w:right w:val="none" w:sz="0" w:space="0" w:color="auto"/>
      </w:divBdr>
    </w:div>
    <w:div w:id="396519854">
      <w:bodyDiv w:val="1"/>
      <w:marLeft w:val="0"/>
      <w:marRight w:val="0"/>
      <w:marTop w:val="0"/>
      <w:marBottom w:val="0"/>
      <w:divBdr>
        <w:top w:val="none" w:sz="0" w:space="0" w:color="auto"/>
        <w:left w:val="none" w:sz="0" w:space="0" w:color="auto"/>
        <w:bottom w:val="none" w:sz="0" w:space="0" w:color="auto"/>
        <w:right w:val="none" w:sz="0" w:space="0" w:color="auto"/>
      </w:divBdr>
      <w:divsChild>
        <w:div w:id="696392246">
          <w:marLeft w:val="0"/>
          <w:marRight w:val="0"/>
          <w:marTop w:val="0"/>
          <w:marBottom w:val="0"/>
          <w:divBdr>
            <w:top w:val="none" w:sz="0" w:space="0" w:color="auto"/>
            <w:left w:val="none" w:sz="0" w:space="0" w:color="auto"/>
            <w:bottom w:val="none" w:sz="0" w:space="0" w:color="auto"/>
            <w:right w:val="none" w:sz="0" w:space="0" w:color="auto"/>
          </w:divBdr>
        </w:div>
      </w:divsChild>
    </w:div>
    <w:div w:id="398524584">
      <w:bodyDiv w:val="1"/>
      <w:marLeft w:val="0"/>
      <w:marRight w:val="0"/>
      <w:marTop w:val="0"/>
      <w:marBottom w:val="0"/>
      <w:divBdr>
        <w:top w:val="none" w:sz="0" w:space="0" w:color="auto"/>
        <w:left w:val="none" w:sz="0" w:space="0" w:color="auto"/>
        <w:bottom w:val="none" w:sz="0" w:space="0" w:color="auto"/>
        <w:right w:val="none" w:sz="0" w:space="0" w:color="auto"/>
      </w:divBdr>
    </w:div>
    <w:div w:id="402223464">
      <w:bodyDiv w:val="1"/>
      <w:marLeft w:val="0"/>
      <w:marRight w:val="0"/>
      <w:marTop w:val="0"/>
      <w:marBottom w:val="0"/>
      <w:divBdr>
        <w:top w:val="none" w:sz="0" w:space="0" w:color="auto"/>
        <w:left w:val="none" w:sz="0" w:space="0" w:color="auto"/>
        <w:bottom w:val="none" w:sz="0" w:space="0" w:color="auto"/>
        <w:right w:val="none" w:sz="0" w:space="0" w:color="auto"/>
      </w:divBdr>
    </w:div>
    <w:div w:id="403797684">
      <w:bodyDiv w:val="1"/>
      <w:marLeft w:val="0"/>
      <w:marRight w:val="0"/>
      <w:marTop w:val="0"/>
      <w:marBottom w:val="0"/>
      <w:divBdr>
        <w:top w:val="none" w:sz="0" w:space="0" w:color="auto"/>
        <w:left w:val="none" w:sz="0" w:space="0" w:color="auto"/>
        <w:bottom w:val="none" w:sz="0" w:space="0" w:color="auto"/>
        <w:right w:val="none" w:sz="0" w:space="0" w:color="auto"/>
      </w:divBdr>
    </w:div>
    <w:div w:id="404766909">
      <w:bodyDiv w:val="1"/>
      <w:marLeft w:val="0"/>
      <w:marRight w:val="0"/>
      <w:marTop w:val="0"/>
      <w:marBottom w:val="0"/>
      <w:divBdr>
        <w:top w:val="none" w:sz="0" w:space="0" w:color="auto"/>
        <w:left w:val="none" w:sz="0" w:space="0" w:color="auto"/>
        <w:bottom w:val="none" w:sz="0" w:space="0" w:color="auto"/>
        <w:right w:val="none" w:sz="0" w:space="0" w:color="auto"/>
      </w:divBdr>
    </w:div>
    <w:div w:id="405347919">
      <w:bodyDiv w:val="1"/>
      <w:marLeft w:val="0"/>
      <w:marRight w:val="0"/>
      <w:marTop w:val="0"/>
      <w:marBottom w:val="0"/>
      <w:divBdr>
        <w:top w:val="none" w:sz="0" w:space="0" w:color="auto"/>
        <w:left w:val="none" w:sz="0" w:space="0" w:color="auto"/>
        <w:bottom w:val="none" w:sz="0" w:space="0" w:color="auto"/>
        <w:right w:val="none" w:sz="0" w:space="0" w:color="auto"/>
      </w:divBdr>
    </w:div>
    <w:div w:id="408693594">
      <w:bodyDiv w:val="1"/>
      <w:marLeft w:val="0"/>
      <w:marRight w:val="0"/>
      <w:marTop w:val="0"/>
      <w:marBottom w:val="0"/>
      <w:divBdr>
        <w:top w:val="none" w:sz="0" w:space="0" w:color="auto"/>
        <w:left w:val="none" w:sz="0" w:space="0" w:color="auto"/>
        <w:bottom w:val="none" w:sz="0" w:space="0" w:color="auto"/>
        <w:right w:val="none" w:sz="0" w:space="0" w:color="auto"/>
      </w:divBdr>
    </w:div>
    <w:div w:id="409499554">
      <w:bodyDiv w:val="1"/>
      <w:marLeft w:val="0"/>
      <w:marRight w:val="0"/>
      <w:marTop w:val="0"/>
      <w:marBottom w:val="0"/>
      <w:divBdr>
        <w:top w:val="none" w:sz="0" w:space="0" w:color="auto"/>
        <w:left w:val="none" w:sz="0" w:space="0" w:color="auto"/>
        <w:bottom w:val="none" w:sz="0" w:space="0" w:color="auto"/>
        <w:right w:val="none" w:sz="0" w:space="0" w:color="auto"/>
      </w:divBdr>
      <w:divsChild>
        <w:div w:id="1675380051">
          <w:marLeft w:val="0"/>
          <w:marRight w:val="0"/>
          <w:marTop w:val="0"/>
          <w:marBottom w:val="0"/>
          <w:divBdr>
            <w:top w:val="none" w:sz="0" w:space="0" w:color="auto"/>
            <w:left w:val="none" w:sz="0" w:space="0" w:color="auto"/>
            <w:bottom w:val="none" w:sz="0" w:space="0" w:color="auto"/>
            <w:right w:val="none" w:sz="0" w:space="0" w:color="auto"/>
          </w:divBdr>
        </w:div>
      </w:divsChild>
    </w:div>
    <w:div w:id="420102527">
      <w:bodyDiv w:val="1"/>
      <w:marLeft w:val="0"/>
      <w:marRight w:val="0"/>
      <w:marTop w:val="0"/>
      <w:marBottom w:val="0"/>
      <w:divBdr>
        <w:top w:val="none" w:sz="0" w:space="0" w:color="auto"/>
        <w:left w:val="none" w:sz="0" w:space="0" w:color="auto"/>
        <w:bottom w:val="none" w:sz="0" w:space="0" w:color="auto"/>
        <w:right w:val="none" w:sz="0" w:space="0" w:color="auto"/>
      </w:divBdr>
    </w:div>
    <w:div w:id="421922832">
      <w:bodyDiv w:val="1"/>
      <w:marLeft w:val="0"/>
      <w:marRight w:val="0"/>
      <w:marTop w:val="0"/>
      <w:marBottom w:val="0"/>
      <w:divBdr>
        <w:top w:val="none" w:sz="0" w:space="0" w:color="auto"/>
        <w:left w:val="none" w:sz="0" w:space="0" w:color="auto"/>
        <w:bottom w:val="none" w:sz="0" w:space="0" w:color="auto"/>
        <w:right w:val="none" w:sz="0" w:space="0" w:color="auto"/>
      </w:divBdr>
    </w:div>
    <w:div w:id="421991331">
      <w:bodyDiv w:val="1"/>
      <w:marLeft w:val="0"/>
      <w:marRight w:val="0"/>
      <w:marTop w:val="0"/>
      <w:marBottom w:val="0"/>
      <w:divBdr>
        <w:top w:val="none" w:sz="0" w:space="0" w:color="auto"/>
        <w:left w:val="none" w:sz="0" w:space="0" w:color="auto"/>
        <w:bottom w:val="none" w:sz="0" w:space="0" w:color="auto"/>
        <w:right w:val="none" w:sz="0" w:space="0" w:color="auto"/>
      </w:divBdr>
    </w:div>
    <w:div w:id="422262944">
      <w:bodyDiv w:val="1"/>
      <w:marLeft w:val="0"/>
      <w:marRight w:val="0"/>
      <w:marTop w:val="0"/>
      <w:marBottom w:val="0"/>
      <w:divBdr>
        <w:top w:val="none" w:sz="0" w:space="0" w:color="auto"/>
        <w:left w:val="none" w:sz="0" w:space="0" w:color="auto"/>
        <w:bottom w:val="none" w:sz="0" w:space="0" w:color="auto"/>
        <w:right w:val="none" w:sz="0" w:space="0" w:color="auto"/>
      </w:divBdr>
    </w:div>
    <w:div w:id="422268363">
      <w:bodyDiv w:val="1"/>
      <w:marLeft w:val="0"/>
      <w:marRight w:val="0"/>
      <w:marTop w:val="0"/>
      <w:marBottom w:val="0"/>
      <w:divBdr>
        <w:top w:val="none" w:sz="0" w:space="0" w:color="auto"/>
        <w:left w:val="none" w:sz="0" w:space="0" w:color="auto"/>
        <w:bottom w:val="none" w:sz="0" w:space="0" w:color="auto"/>
        <w:right w:val="none" w:sz="0" w:space="0" w:color="auto"/>
      </w:divBdr>
    </w:div>
    <w:div w:id="430517983">
      <w:bodyDiv w:val="1"/>
      <w:marLeft w:val="0"/>
      <w:marRight w:val="0"/>
      <w:marTop w:val="0"/>
      <w:marBottom w:val="0"/>
      <w:divBdr>
        <w:top w:val="none" w:sz="0" w:space="0" w:color="auto"/>
        <w:left w:val="none" w:sz="0" w:space="0" w:color="auto"/>
        <w:bottom w:val="none" w:sz="0" w:space="0" w:color="auto"/>
        <w:right w:val="none" w:sz="0" w:space="0" w:color="auto"/>
      </w:divBdr>
    </w:div>
    <w:div w:id="430667118">
      <w:bodyDiv w:val="1"/>
      <w:marLeft w:val="0"/>
      <w:marRight w:val="0"/>
      <w:marTop w:val="0"/>
      <w:marBottom w:val="0"/>
      <w:divBdr>
        <w:top w:val="none" w:sz="0" w:space="0" w:color="auto"/>
        <w:left w:val="none" w:sz="0" w:space="0" w:color="auto"/>
        <w:bottom w:val="none" w:sz="0" w:space="0" w:color="auto"/>
        <w:right w:val="none" w:sz="0" w:space="0" w:color="auto"/>
      </w:divBdr>
    </w:div>
    <w:div w:id="435366543">
      <w:bodyDiv w:val="1"/>
      <w:marLeft w:val="0"/>
      <w:marRight w:val="0"/>
      <w:marTop w:val="0"/>
      <w:marBottom w:val="0"/>
      <w:divBdr>
        <w:top w:val="none" w:sz="0" w:space="0" w:color="auto"/>
        <w:left w:val="none" w:sz="0" w:space="0" w:color="auto"/>
        <w:bottom w:val="none" w:sz="0" w:space="0" w:color="auto"/>
        <w:right w:val="none" w:sz="0" w:space="0" w:color="auto"/>
      </w:divBdr>
    </w:div>
    <w:div w:id="436217716">
      <w:bodyDiv w:val="1"/>
      <w:marLeft w:val="0"/>
      <w:marRight w:val="0"/>
      <w:marTop w:val="0"/>
      <w:marBottom w:val="0"/>
      <w:divBdr>
        <w:top w:val="none" w:sz="0" w:space="0" w:color="auto"/>
        <w:left w:val="none" w:sz="0" w:space="0" w:color="auto"/>
        <w:bottom w:val="none" w:sz="0" w:space="0" w:color="auto"/>
        <w:right w:val="none" w:sz="0" w:space="0" w:color="auto"/>
      </w:divBdr>
    </w:div>
    <w:div w:id="438259956">
      <w:bodyDiv w:val="1"/>
      <w:marLeft w:val="0"/>
      <w:marRight w:val="0"/>
      <w:marTop w:val="0"/>
      <w:marBottom w:val="0"/>
      <w:divBdr>
        <w:top w:val="none" w:sz="0" w:space="0" w:color="auto"/>
        <w:left w:val="none" w:sz="0" w:space="0" w:color="auto"/>
        <w:bottom w:val="none" w:sz="0" w:space="0" w:color="auto"/>
        <w:right w:val="none" w:sz="0" w:space="0" w:color="auto"/>
      </w:divBdr>
    </w:div>
    <w:div w:id="438333939">
      <w:bodyDiv w:val="1"/>
      <w:marLeft w:val="0"/>
      <w:marRight w:val="0"/>
      <w:marTop w:val="0"/>
      <w:marBottom w:val="0"/>
      <w:divBdr>
        <w:top w:val="none" w:sz="0" w:space="0" w:color="auto"/>
        <w:left w:val="none" w:sz="0" w:space="0" w:color="auto"/>
        <w:bottom w:val="none" w:sz="0" w:space="0" w:color="auto"/>
        <w:right w:val="none" w:sz="0" w:space="0" w:color="auto"/>
      </w:divBdr>
    </w:div>
    <w:div w:id="441802596">
      <w:bodyDiv w:val="1"/>
      <w:marLeft w:val="0"/>
      <w:marRight w:val="0"/>
      <w:marTop w:val="0"/>
      <w:marBottom w:val="0"/>
      <w:divBdr>
        <w:top w:val="none" w:sz="0" w:space="0" w:color="auto"/>
        <w:left w:val="none" w:sz="0" w:space="0" w:color="auto"/>
        <w:bottom w:val="none" w:sz="0" w:space="0" w:color="auto"/>
        <w:right w:val="none" w:sz="0" w:space="0" w:color="auto"/>
      </w:divBdr>
    </w:div>
    <w:div w:id="441994455">
      <w:bodyDiv w:val="1"/>
      <w:marLeft w:val="0"/>
      <w:marRight w:val="0"/>
      <w:marTop w:val="0"/>
      <w:marBottom w:val="0"/>
      <w:divBdr>
        <w:top w:val="none" w:sz="0" w:space="0" w:color="auto"/>
        <w:left w:val="none" w:sz="0" w:space="0" w:color="auto"/>
        <w:bottom w:val="none" w:sz="0" w:space="0" w:color="auto"/>
        <w:right w:val="none" w:sz="0" w:space="0" w:color="auto"/>
      </w:divBdr>
    </w:div>
    <w:div w:id="442193280">
      <w:bodyDiv w:val="1"/>
      <w:marLeft w:val="0"/>
      <w:marRight w:val="0"/>
      <w:marTop w:val="0"/>
      <w:marBottom w:val="0"/>
      <w:divBdr>
        <w:top w:val="none" w:sz="0" w:space="0" w:color="auto"/>
        <w:left w:val="none" w:sz="0" w:space="0" w:color="auto"/>
        <w:bottom w:val="none" w:sz="0" w:space="0" w:color="auto"/>
        <w:right w:val="none" w:sz="0" w:space="0" w:color="auto"/>
      </w:divBdr>
    </w:div>
    <w:div w:id="445467149">
      <w:bodyDiv w:val="1"/>
      <w:marLeft w:val="0"/>
      <w:marRight w:val="0"/>
      <w:marTop w:val="0"/>
      <w:marBottom w:val="0"/>
      <w:divBdr>
        <w:top w:val="none" w:sz="0" w:space="0" w:color="auto"/>
        <w:left w:val="none" w:sz="0" w:space="0" w:color="auto"/>
        <w:bottom w:val="none" w:sz="0" w:space="0" w:color="auto"/>
        <w:right w:val="none" w:sz="0" w:space="0" w:color="auto"/>
      </w:divBdr>
    </w:div>
    <w:div w:id="446629566">
      <w:bodyDiv w:val="1"/>
      <w:marLeft w:val="0"/>
      <w:marRight w:val="0"/>
      <w:marTop w:val="0"/>
      <w:marBottom w:val="0"/>
      <w:divBdr>
        <w:top w:val="none" w:sz="0" w:space="0" w:color="auto"/>
        <w:left w:val="none" w:sz="0" w:space="0" w:color="auto"/>
        <w:bottom w:val="none" w:sz="0" w:space="0" w:color="auto"/>
        <w:right w:val="none" w:sz="0" w:space="0" w:color="auto"/>
      </w:divBdr>
    </w:div>
    <w:div w:id="446702790">
      <w:bodyDiv w:val="1"/>
      <w:marLeft w:val="0"/>
      <w:marRight w:val="0"/>
      <w:marTop w:val="0"/>
      <w:marBottom w:val="0"/>
      <w:divBdr>
        <w:top w:val="none" w:sz="0" w:space="0" w:color="auto"/>
        <w:left w:val="none" w:sz="0" w:space="0" w:color="auto"/>
        <w:bottom w:val="none" w:sz="0" w:space="0" w:color="auto"/>
        <w:right w:val="none" w:sz="0" w:space="0" w:color="auto"/>
      </w:divBdr>
    </w:div>
    <w:div w:id="455416932">
      <w:bodyDiv w:val="1"/>
      <w:marLeft w:val="0"/>
      <w:marRight w:val="0"/>
      <w:marTop w:val="0"/>
      <w:marBottom w:val="0"/>
      <w:divBdr>
        <w:top w:val="none" w:sz="0" w:space="0" w:color="auto"/>
        <w:left w:val="none" w:sz="0" w:space="0" w:color="auto"/>
        <w:bottom w:val="none" w:sz="0" w:space="0" w:color="auto"/>
        <w:right w:val="none" w:sz="0" w:space="0" w:color="auto"/>
      </w:divBdr>
    </w:div>
    <w:div w:id="457453263">
      <w:bodyDiv w:val="1"/>
      <w:marLeft w:val="0"/>
      <w:marRight w:val="0"/>
      <w:marTop w:val="0"/>
      <w:marBottom w:val="0"/>
      <w:divBdr>
        <w:top w:val="none" w:sz="0" w:space="0" w:color="auto"/>
        <w:left w:val="none" w:sz="0" w:space="0" w:color="auto"/>
        <w:bottom w:val="none" w:sz="0" w:space="0" w:color="auto"/>
        <w:right w:val="none" w:sz="0" w:space="0" w:color="auto"/>
      </w:divBdr>
    </w:div>
    <w:div w:id="457724964">
      <w:bodyDiv w:val="1"/>
      <w:marLeft w:val="0"/>
      <w:marRight w:val="0"/>
      <w:marTop w:val="0"/>
      <w:marBottom w:val="0"/>
      <w:divBdr>
        <w:top w:val="none" w:sz="0" w:space="0" w:color="auto"/>
        <w:left w:val="none" w:sz="0" w:space="0" w:color="auto"/>
        <w:bottom w:val="none" w:sz="0" w:space="0" w:color="auto"/>
        <w:right w:val="none" w:sz="0" w:space="0" w:color="auto"/>
      </w:divBdr>
    </w:div>
    <w:div w:id="460806876">
      <w:bodyDiv w:val="1"/>
      <w:marLeft w:val="0"/>
      <w:marRight w:val="0"/>
      <w:marTop w:val="0"/>
      <w:marBottom w:val="0"/>
      <w:divBdr>
        <w:top w:val="none" w:sz="0" w:space="0" w:color="auto"/>
        <w:left w:val="none" w:sz="0" w:space="0" w:color="auto"/>
        <w:bottom w:val="none" w:sz="0" w:space="0" w:color="auto"/>
        <w:right w:val="none" w:sz="0" w:space="0" w:color="auto"/>
      </w:divBdr>
    </w:div>
    <w:div w:id="462119907">
      <w:bodyDiv w:val="1"/>
      <w:marLeft w:val="0"/>
      <w:marRight w:val="0"/>
      <w:marTop w:val="0"/>
      <w:marBottom w:val="0"/>
      <w:divBdr>
        <w:top w:val="none" w:sz="0" w:space="0" w:color="auto"/>
        <w:left w:val="none" w:sz="0" w:space="0" w:color="auto"/>
        <w:bottom w:val="none" w:sz="0" w:space="0" w:color="auto"/>
        <w:right w:val="none" w:sz="0" w:space="0" w:color="auto"/>
      </w:divBdr>
    </w:div>
    <w:div w:id="470949454">
      <w:bodyDiv w:val="1"/>
      <w:marLeft w:val="0"/>
      <w:marRight w:val="0"/>
      <w:marTop w:val="0"/>
      <w:marBottom w:val="0"/>
      <w:divBdr>
        <w:top w:val="none" w:sz="0" w:space="0" w:color="auto"/>
        <w:left w:val="none" w:sz="0" w:space="0" w:color="auto"/>
        <w:bottom w:val="none" w:sz="0" w:space="0" w:color="auto"/>
        <w:right w:val="none" w:sz="0" w:space="0" w:color="auto"/>
      </w:divBdr>
    </w:div>
    <w:div w:id="477040880">
      <w:bodyDiv w:val="1"/>
      <w:marLeft w:val="0"/>
      <w:marRight w:val="0"/>
      <w:marTop w:val="0"/>
      <w:marBottom w:val="0"/>
      <w:divBdr>
        <w:top w:val="none" w:sz="0" w:space="0" w:color="auto"/>
        <w:left w:val="none" w:sz="0" w:space="0" w:color="auto"/>
        <w:bottom w:val="none" w:sz="0" w:space="0" w:color="auto"/>
        <w:right w:val="none" w:sz="0" w:space="0" w:color="auto"/>
      </w:divBdr>
    </w:div>
    <w:div w:id="478693809">
      <w:bodyDiv w:val="1"/>
      <w:marLeft w:val="0"/>
      <w:marRight w:val="0"/>
      <w:marTop w:val="0"/>
      <w:marBottom w:val="0"/>
      <w:divBdr>
        <w:top w:val="none" w:sz="0" w:space="0" w:color="auto"/>
        <w:left w:val="none" w:sz="0" w:space="0" w:color="auto"/>
        <w:bottom w:val="none" w:sz="0" w:space="0" w:color="auto"/>
        <w:right w:val="none" w:sz="0" w:space="0" w:color="auto"/>
      </w:divBdr>
    </w:div>
    <w:div w:id="480847933">
      <w:bodyDiv w:val="1"/>
      <w:marLeft w:val="0"/>
      <w:marRight w:val="0"/>
      <w:marTop w:val="0"/>
      <w:marBottom w:val="0"/>
      <w:divBdr>
        <w:top w:val="none" w:sz="0" w:space="0" w:color="auto"/>
        <w:left w:val="none" w:sz="0" w:space="0" w:color="auto"/>
        <w:bottom w:val="none" w:sz="0" w:space="0" w:color="auto"/>
        <w:right w:val="none" w:sz="0" w:space="0" w:color="auto"/>
      </w:divBdr>
    </w:div>
    <w:div w:id="484704466">
      <w:bodyDiv w:val="1"/>
      <w:marLeft w:val="0"/>
      <w:marRight w:val="0"/>
      <w:marTop w:val="0"/>
      <w:marBottom w:val="0"/>
      <w:divBdr>
        <w:top w:val="none" w:sz="0" w:space="0" w:color="auto"/>
        <w:left w:val="none" w:sz="0" w:space="0" w:color="auto"/>
        <w:bottom w:val="none" w:sz="0" w:space="0" w:color="auto"/>
        <w:right w:val="none" w:sz="0" w:space="0" w:color="auto"/>
      </w:divBdr>
    </w:div>
    <w:div w:id="486897864">
      <w:bodyDiv w:val="1"/>
      <w:marLeft w:val="0"/>
      <w:marRight w:val="0"/>
      <w:marTop w:val="0"/>
      <w:marBottom w:val="0"/>
      <w:divBdr>
        <w:top w:val="none" w:sz="0" w:space="0" w:color="auto"/>
        <w:left w:val="none" w:sz="0" w:space="0" w:color="auto"/>
        <w:bottom w:val="none" w:sz="0" w:space="0" w:color="auto"/>
        <w:right w:val="none" w:sz="0" w:space="0" w:color="auto"/>
      </w:divBdr>
    </w:div>
    <w:div w:id="489635622">
      <w:bodyDiv w:val="1"/>
      <w:marLeft w:val="0"/>
      <w:marRight w:val="0"/>
      <w:marTop w:val="0"/>
      <w:marBottom w:val="0"/>
      <w:divBdr>
        <w:top w:val="none" w:sz="0" w:space="0" w:color="auto"/>
        <w:left w:val="none" w:sz="0" w:space="0" w:color="auto"/>
        <w:bottom w:val="none" w:sz="0" w:space="0" w:color="auto"/>
        <w:right w:val="none" w:sz="0" w:space="0" w:color="auto"/>
      </w:divBdr>
    </w:div>
    <w:div w:id="489685206">
      <w:bodyDiv w:val="1"/>
      <w:marLeft w:val="0"/>
      <w:marRight w:val="0"/>
      <w:marTop w:val="0"/>
      <w:marBottom w:val="0"/>
      <w:divBdr>
        <w:top w:val="none" w:sz="0" w:space="0" w:color="auto"/>
        <w:left w:val="none" w:sz="0" w:space="0" w:color="auto"/>
        <w:bottom w:val="none" w:sz="0" w:space="0" w:color="auto"/>
        <w:right w:val="none" w:sz="0" w:space="0" w:color="auto"/>
      </w:divBdr>
    </w:div>
    <w:div w:id="491335611">
      <w:bodyDiv w:val="1"/>
      <w:marLeft w:val="0"/>
      <w:marRight w:val="0"/>
      <w:marTop w:val="0"/>
      <w:marBottom w:val="0"/>
      <w:divBdr>
        <w:top w:val="none" w:sz="0" w:space="0" w:color="auto"/>
        <w:left w:val="none" w:sz="0" w:space="0" w:color="auto"/>
        <w:bottom w:val="none" w:sz="0" w:space="0" w:color="auto"/>
        <w:right w:val="none" w:sz="0" w:space="0" w:color="auto"/>
      </w:divBdr>
    </w:div>
    <w:div w:id="493452650">
      <w:bodyDiv w:val="1"/>
      <w:marLeft w:val="0"/>
      <w:marRight w:val="0"/>
      <w:marTop w:val="0"/>
      <w:marBottom w:val="0"/>
      <w:divBdr>
        <w:top w:val="none" w:sz="0" w:space="0" w:color="auto"/>
        <w:left w:val="none" w:sz="0" w:space="0" w:color="auto"/>
        <w:bottom w:val="none" w:sz="0" w:space="0" w:color="auto"/>
        <w:right w:val="none" w:sz="0" w:space="0" w:color="auto"/>
      </w:divBdr>
    </w:div>
    <w:div w:id="499273770">
      <w:bodyDiv w:val="1"/>
      <w:marLeft w:val="0"/>
      <w:marRight w:val="0"/>
      <w:marTop w:val="0"/>
      <w:marBottom w:val="0"/>
      <w:divBdr>
        <w:top w:val="none" w:sz="0" w:space="0" w:color="auto"/>
        <w:left w:val="none" w:sz="0" w:space="0" w:color="auto"/>
        <w:bottom w:val="none" w:sz="0" w:space="0" w:color="auto"/>
        <w:right w:val="none" w:sz="0" w:space="0" w:color="auto"/>
      </w:divBdr>
    </w:div>
    <w:div w:id="501897775">
      <w:bodyDiv w:val="1"/>
      <w:marLeft w:val="0"/>
      <w:marRight w:val="0"/>
      <w:marTop w:val="0"/>
      <w:marBottom w:val="0"/>
      <w:divBdr>
        <w:top w:val="none" w:sz="0" w:space="0" w:color="auto"/>
        <w:left w:val="none" w:sz="0" w:space="0" w:color="auto"/>
        <w:bottom w:val="none" w:sz="0" w:space="0" w:color="auto"/>
        <w:right w:val="none" w:sz="0" w:space="0" w:color="auto"/>
      </w:divBdr>
    </w:div>
    <w:div w:id="509180591">
      <w:bodyDiv w:val="1"/>
      <w:marLeft w:val="0"/>
      <w:marRight w:val="0"/>
      <w:marTop w:val="0"/>
      <w:marBottom w:val="0"/>
      <w:divBdr>
        <w:top w:val="none" w:sz="0" w:space="0" w:color="auto"/>
        <w:left w:val="none" w:sz="0" w:space="0" w:color="auto"/>
        <w:bottom w:val="none" w:sz="0" w:space="0" w:color="auto"/>
        <w:right w:val="none" w:sz="0" w:space="0" w:color="auto"/>
      </w:divBdr>
    </w:div>
    <w:div w:id="516504567">
      <w:bodyDiv w:val="1"/>
      <w:marLeft w:val="0"/>
      <w:marRight w:val="0"/>
      <w:marTop w:val="0"/>
      <w:marBottom w:val="0"/>
      <w:divBdr>
        <w:top w:val="none" w:sz="0" w:space="0" w:color="auto"/>
        <w:left w:val="none" w:sz="0" w:space="0" w:color="auto"/>
        <w:bottom w:val="none" w:sz="0" w:space="0" w:color="auto"/>
        <w:right w:val="none" w:sz="0" w:space="0" w:color="auto"/>
      </w:divBdr>
    </w:div>
    <w:div w:id="520556432">
      <w:bodyDiv w:val="1"/>
      <w:marLeft w:val="0"/>
      <w:marRight w:val="0"/>
      <w:marTop w:val="0"/>
      <w:marBottom w:val="0"/>
      <w:divBdr>
        <w:top w:val="none" w:sz="0" w:space="0" w:color="auto"/>
        <w:left w:val="none" w:sz="0" w:space="0" w:color="auto"/>
        <w:bottom w:val="none" w:sz="0" w:space="0" w:color="auto"/>
        <w:right w:val="none" w:sz="0" w:space="0" w:color="auto"/>
      </w:divBdr>
    </w:div>
    <w:div w:id="523640914">
      <w:bodyDiv w:val="1"/>
      <w:marLeft w:val="0"/>
      <w:marRight w:val="0"/>
      <w:marTop w:val="0"/>
      <w:marBottom w:val="0"/>
      <w:divBdr>
        <w:top w:val="none" w:sz="0" w:space="0" w:color="auto"/>
        <w:left w:val="none" w:sz="0" w:space="0" w:color="auto"/>
        <w:bottom w:val="none" w:sz="0" w:space="0" w:color="auto"/>
        <w:right w:val="none" w:sz="0" w:space="0" w:color="auto"/>
      </w:divBdr>
    </w:div>
    <w:div w:id="523910280">
      <w:bodyDiv w:val="1"/>
      <w:marLeft w:val="0"/>
      <w:marRight w:val="0"/>
      <w:marTop w:val="0"/>
      <w:marBottom w:val="0"/>
      <w:divBdr>
        <w:top w:val="none" w:sz="0" w:space="0" w:color="auto"/>
        <w:left w:val="none" w:sz="0" w:space="0" w:color="auto"/>
        <w:bottom w:val="none" w:sz="0" w:space="0" w:color="auto"/>
        <w:right w:val="none" w:sz="0" w:space="0" w:color="auto"/>
      </w:divBdr>
    </w:div>
    <w:div w:id="524369258">
      <w:bodyDiv w:val="1"/>
      <w:marLeft w:val="0"/>
      <w:marRight w:val="0"/>
      <w:marTop w:val="0"/>
      <w:marBottom w:val="0"/>
      <w:divBdr>
        <w:top w:val="none" w:sz="0" w:space="0" w:color="auto"/>
        <w:left w:val="none" w:sz="0" w:space="0" w:color="auto"/>
        <w:bottom w:val="none" w:sz="0" w:space="0" w:color="auto"/>
        <w:right w:val="none" w:sz="0" w:space="0" w:color="auto"/>
      </w:divBdr>
    </w:div>
    <w:div w:id="526872776">
      <w:bodyDiv w:val="1"/>
      <w:marLeft w:val="0"/>
      <w:marRight w:val="0"/>
      <w:marTop w:val="0"/>
      <w:marBottom w:val="0"/>
      <w:divBdr>
        <w:top w:val="none" w:sz="0" w:space="0" w:color="auto"/>
        <w:left w:val="none" w:sz="0" w:space="0" w:color="auto"/>
        <w:bottom w:val="none" w:sz="0" w:space="0" w:color="auto"/>
        <w:right w:val="none" w:sz="0" w:space="0" w:color="auto"/>
      </w:divBdr>
    </w:div>
    <w:div w:id="529223185">
      <w:bodyDiv w:val="1"/>
      <w:marLeft w:val="0"/>
      <w:marRight w:val="0"/>
      <w:marTop w:val="0"/>
      <w:marBottom w:val="0"/>
      <w:divBdr>
        <w:top w:val="none" w:sz="0" w:space="0" w:color="auto"/>
        <w:left w:val="none" w:sz="0" w:space="0" w:color="auto"/>
        <w:bottom w:val="none" w:sz="0" w:space="0" w:color="auto"/>
        <w:right w:val="none" w:sz="0" w:space="0" w:color="auto"/>
      </w:divBdr>
    </w:div>
    <w:div w:id="529344845">
      <w:bodyDiv w:val="1"/>
      <w:marLeft w:val="0"/>
      <w:marRight w:val="0"/>
      <w:marTop w:val="0"/>
      <w:marBottom w:val="0"/>
      <w:divBdr>
        <w:top w:val="none" w:sz="0" w:space="0" w:color="auto"/>
        <w:left w:val="none" w:sz="0" w:space="0" w:color="auto"/>
        <w:bottom w:val="none" w:sz="0" w:space="0" w:color="auto"/>
        <w:right w:val="none" w:sz="0" w:space="0" w:color="auto"/>
      </w:divBdr>
    </w:div>
    <w:div w:id="529996778">
      <w:bodyDiv w:val="1"/>
      <w:marLeft w:val="0"/>
      <w:marRight w:val="0"/>
      <w:marTop w:val="0"/>
      <w:marBottom w:val="0"/>
      <w:divBdr>
        <w:top w:val="none" w:sz="0" w:space="0" w:color="auto"/>
        <w:left w:val="none" w:sz="0" w:space="0" w:color="auto"/>
        <w:bottom w:val="none" w:sz="0" w:space="0" w:color="auto"/>
        <w:right w:val="none" w:sz="0" w:space="0" w:color="auto"/>
      </w:divBdr>
    </w:div>
    <w:div w:id="534971176">
      <w:bodyDiv w:val="1"/>
      <w:marLeft w:val="0"/>
      <w:marRight w:val="0"/>
      <w:marTop w:val="0"/>
      <w:marBottom w:val="0"/>
      <w:divBdr>
        <w:top w:val="none" w:sz="0" w:space="0" w:color="auto"/>
        <w:left w:val="none" w:sz="0" w:space="0" w:color="auto"/>
        <w:bottom w:val="none" w:sz="0" w:space="0" w:color="auto"/>
        <w:right w:val="none" w:sz="0" w:space="0" w:color="auto"/>
      </w:divBdr>
    </w:div>
    <w:div w:id="535852891">
      <w:bodyDiv w:val="1"/>
      <w:marLeft w:val="0"/>
      <w:marRight w:val="0"/>
      <w:marTop w:val="0"/>
      <w:marBottom w:val="0"/>
      <w:divBdr>
        <w:top w:val="none" w:sz="0" w:space="0" w:color="auto"/>
        <w:left w:val="none" w:sz="0" w:space="0" w:color="auto"/>
        <w:bottom w:val="none" w:sz="0" w:space="0" w:color="auto"/>
        <w:right w:val="none" w:sz="0" w:space="0" w:color="auto"/>
      </w:divBdr>
    </w:div>
    <w:div w:id="541983178">
      <w:bodyDiv w:val="1"/>
      <w:marLeft w:val="0"/>
      <w:marRight w:val="0"/>
      <w:marTop w:val="0"/>
      <w:marBottom w:val="0"/>
      <w:divBdr>
        <w:top w:val="none" w:sz="0" w:space="0" w:color="auto"/>
        <w:left w:val="none" w:sz="0" w:space="0" w:color="auto"/>
        <w:bottom w:val="none" w:sz="0" w:space="0" w:color="auto"/>
        <w:right w:val="none" w:sz="0" w:space="0" w:color="auto"/>
      </w:divBdr>
    </w:div>
    <w:div w:id="543298823">
      <w:bodyDiv w:val="1"/>
      <w:marLeft w:val="0"/>
      <w:marRight w:val="0"/>
      <w:marTop w:val="0"/>
      <w:marBottom w:val="0"/>
      <w:divBdr>
        <w:top w:val="none" w:sz="0" w:space="0" w:color="auto"/>
        <w:left w:val="none" w:sz="0" w:space="0" w:color="auto"/>
        <w:bottom w:val="none" w:sz="0" w:space="0" w:color="auto"/>
        <w:right w:val="none" w:sz="0" w:space="0" w:color="auto"/>
      </w:divBdr>
    </w:div>
    <w:div w:id="543836934">
      <w:bodyDiv w:val="1"/>
      <w:marLeft w:val="0"/>
      <w:marRight w:val="0"/>
      <w:marTop w:val="0"/>
      <w:marBottom w:val="0"/>
      <w:divBdr>
        <w:top w:val="none" w:sz="0" w:space="0" w:color="auto"/>
        <w:left w:val="none" w:sz="0" w:space="0" w:color="auto"/>
        <w:bottom w:val="none" w:sz="0" w:space="0" w:color="auto"/>
        <w:right w:val="none" w:sz="0" w:space="0" w:color="auto"/>
      </w:divBdr>
    </w:div>
    <w:div w:id="547575462">
      <w:bodyDiv w:val="1"/>
      <w:marLeft w:val="0"/>
      <w:marRight w:val="0"/>
      <w:marTop w:val="0"/>
      <w:marBottom w:val="0"/>
      <w:divBdr>
        <w:top w:val="none" w:sz="0" w:space="0" w:color="auto"/>
        <w:left w:val="none" w:sz="0" w:space="0" w:color="auto"/>
        <w:bottom w:val="none" w:sz="0" w:space="0" w:color="auto"/>
        <w:right w:val="none" w:sz="0" w:space="0" w:color="auto"/>
      </w:divBdr>
    </w:div>
    <w:div w:id="548105284">
      <w:bodyDiv w:val="1"/>
      <w:marLeft w:val="0"/>
      <w:marRight w:val="0"/>
      <w:marTop w:val="0"/>
      <w:marBottom w:val="0"/>
      <w:divBdr>
        <w:top w:val="none" w:sz="0" w:space="0" w:color="auto"/>
        <w:left w:val="none" w:sz="0" w:space="0" w:color="auto"/>
        <w:bottom w:val="none" w:sz="0" w:space="0" w:color="auto"/>
        <w:right w:val="none" w:sz="0" w:space="0" w:color="auto"/>
      </w:divBdr>
    </w:div>
    <w:div w:id="548152487">
      <w:bodyDiv w:val="1"/>
      <w:marLeft w:val="0"/>
      <w:marRight w:val="0"/>
      <w:marTop w:val="0"/>
      <w:marBottom w:val="0"/>
      <w:divBdr>
        <w:top w:val="none" w:sz="0" w:space="0" w:color="auto"/>
        <w:left w:val="none" w:sz="0" w:space="0" w:color="auto"/>
        <w:bottom w:val="none" w:sz="0" w:space="0" w:color="auto"/>
        <w:right w:val="none" w:sz="0" w:space="0" w:color="auto"/>
      </w:divBdr>
    </w:div>
    <w:div w:id="548567847">
      <w:bodyDiv w:val="1"/>
      <w:marLeft w:val="0"/>
      <w:marRight w:val="0"/>
      <w:marTop w:val="0"/>
      <w:marBottom w:val="0"/>
      <w:divBdr>
        <w:top w:val="none" w:sz="0" w:space="0" w:color="auto"/>
        <w:left w:val="none" w:sz="0" w:space="0" w:color="auto"/>
        <w:bottom w:val="none" w:sz="0" w:space="0" w:color="auto"/>
        <w:right w:val="none" w:sz="0" w:space="0" w:color="auto"/>
      </w:divBdr>
    </w:div>
    <w:div w:id="548685871">
      <w:bodyDiv w:val="1"/>
      <w:marLeft w:val="0"/>
      <w:marRight w:val="0"/>
      <w:marTop w:val="0"/>
      <w:marBottom w:val="0"/>
      <w:divBdr>
        <w:top w:val="none" w:sz="0" w:space="0" w:color="auto"/>
        <w:left w:val="none" w:sz="0" w:space="0" w:color="auto"/>
        <w:bottom w:val="none" w:sz="0" w:space="0" w:color="auto"/>
        <w:right w:val="none" w:sz="0" w:space="0" w:color="auto"/>
      </w:divBdr>
    </w:div>
    <w:div w:id="550580340">
      <w:bodyDiv w:val="1"/>
      <w:marLeft w:val="0"/>
      <w:marRight w:val="0"/>
      <w:marTop w:val="0"/>
      <w:marBottom w:val="0"/>
      <w:divBdr>
        <w:top w:val="none" w:sz="0" w:space="0" w:color="auto"/>
        <w:left w:val="none" w:sz="0" w:space="0" w:color="auto"/>
        <w:bottom w:val="none" w:sz="0" w:space="0" w:color="auto"/>
        <w:right w:val="none" w:sz="0" w:space="0" w:color="auto"/>
      </w:divBdr>
    </w:div>
    <w:div w:id="550921469">
      <w:bodyDiv w:val="1"/>
      <w:marLeft w:val="0"/>
      <w:marRight w:val="0"/>
      <w:marTop w:val="0"/>
      <w:marBottom w:val="0"/>
      <w:divBdr>
        <w:top w:val="none" w:sz="0" w:space="0" w:color="auto"/>
        <w:left w:val="none" w:sz="0" w:space="0" w:color="auto"/>
        <w:bottom w:val="none" w:sz="0" w:space="0" w:color="auto"/>
        <w:right w:val="none" w:sz="0" w:space="0" w:color="auto"/>
      </w:divBdr>
    </w:div>
    <w:div w:id="551698496">
      <w:bodyDiv w:val="1"/>
      <w:marLeft w:val="0"/>
      <w:marRight w:val="0"/>
      <w:marTop w:val="0"/>
      <w:marBottom w:val="0"/>
      <w:divBdr>
        <w:top w:val="none" w:sz="0" w:space="0" w:color="auto"/>
        <w:left w:val="none" w:sz="0" w:space="0" w:color="auto"/>
        <w:bottom w:val="none" w:sz="0" w:space="0" w:color="auto"/>
        <w:right w:val="none" w:sz="0" w:space="0" w:color="auto"/>
      </w:divBdr>
    </w:div>
    <w:div w:id="559560499">
      <w:bodyDiv w:val="1"/>
      <w:marLeft w:val="0"/>
      <w:marRight w:val="0"/>
      <w:marTop w:val="0"/>
      <w:marBottom w:val="0"/>
      <w:divBdr>
        <w:top w:val="none" w:sz="0" w:space="0" w:color="auto"/>
        <w:left w:val="none" w:sz="0" w:space="0" w:color="auto"/>
        <w:bottom w:val="none" w:sz="0" w:space="0" w:color="auto"/>
        <w:right w:val="none" w:sz="0" w:space="0" w:color="auto"/>
      </w:divBdr>
    </w:div>
    <w:div w:id="561213322">
      <w:bodyDiv w:val="1"/>
      <w:marLeft w:val="0"/>
      <w:marRight w:val="0"/>
      <w:marTop w:val="0"/>
      <w:marBottom w:val="0"/>
      <w:divBdr>
        <w:top w:val="none" w:sz="0" w:space="0" w:color="auto"/>
        <w:left w:val="none" w:sz="0" w:space="0" w:color="auto"/>
        <w:bottom w:val="none" w:sz="0" w:space="0" w:color="auto"/>
        <w:right w:val="none" w:sz="0" w:space="0" w:color="auto"/>
      </w:divBdr>
    </w:div>
    <w:div w:id="562181972">
      <w:bodyDiv w:val="1"/>
      <w:marLeft w:val="0"/>
      <w:marRight w:val="0"/>
      <w:marTop w:val="0"/>
      <w:marBottom w:val="0"/>
      <w:divBdr>
        <w:top w:val="none" w:sz="0" w:space="0" w:color="auto"/>
        <w:left w:val="none" w:sz="0" w:space="0" w:color="auto"/>
        <w:bottom w:val="none" w:sz="0" w:space="0" w:color="auto"/>
        <w:right w:val="none" w:sz="0" w:space="0" w:color="auto"/>
      </w:divBdr>
    </w:div>
    <w:div w:id="566258437">
      <w:bodyDiv w:val="1"/>
      <w:marLeft w:val="0"/>
      <w:marRight w:val="0"/>
      <w:marTop w:val="0"/>
      <w:marBottom w:val="0"/>
      <w:divBdr>
        <w:top w:val="none" w:sz="0" w:space="0" w:color="auto"/>
        <w:left w:val="none" w:sz="0" w:space="0" w:color="auto"/>
        <w:bottom w:val="none" w:sz="0" w:space="0" w:color="auto"/>
        <w:right w:val="none" w:sz="0" w:space="0" w:color="auto"/>
      </w:divBdr>
    </w:div>
    <w:div w:id="573779885">
      <w:bodyDiv w:val="1"/>
      <w:marLeft w:val="0"/>
      <w:marRight w:val="0"/>
      <w:marTop w:val="0"/>
      <w:marBottom w:val="0"/>
      <w:divBdr>
        <w:top w:val="none" w:sz="0" w:space="0" w:color="auto"/>
        <w:left w:val="none" w:sz="0" w:space="0" w:color="auto"/>
        <w:bottom w:val="none" w:sz="0" w:space="0" w:color="auto"/>
        <w:right w:val="none" w:sz="0" w:space="0" w:color="auto"/>
      </w:divBdr>
    </w:div>
    <w:div w:id="579172815">
      <w:bodyDiv w:val="1"/>
      <w:marLeft w:val="0"/>
      <w:marRight w:val="0"/>
      <w:marTop w:val="0"/>
      <w:marBottom w:val="0"/>
      <w:divBdr>
        <w:top w:val="none" w:sz="0" w:space="0" w:color="auto"/>
        <w:left w:val="none" w:sz="0" w:space="0" w:color="auto"/>
        <w:bottom w:val="none" w:sz="0" w:space="0" w:color="auto"/>
        <w:right w:val="none" w:sz="0" w:space="0" w:color="auto"/>
      </w:divBdr>
    </w:div>
    <w:div w:id="586118181">
      <w:bodyDiv w:val="1"/>
      <w:marLeft w:val="0"/>
      <w:marRight w:val="0"/>
      <w:marTop w:val="0"/>
      <w:marBottom w:val="0"/>
      <w:divBdr>
        <w:top w:val="none" w:sz="0" w:space="0" w:color="auto"/>
        <w:left w:val="none" w:sz="0" w:space="0" w:color="auto"/>
        <w:bottom w:val="none" w:sz="0" w:space="0" w:color="auto"/>
        <w:right w:val="none" w:sz="0" w:space="0" w:color="auto"/>
      </w:divBdr>
    </w:div>
    <w:div w:id="587888944">
      <w:bodyDiv w:val="1"/>
      <w:marLeft w:val="0"/>
      <w:marRight w:val="0"/>
      <w:marTop w:val="0"/>
      <w:marBottom w:val="0"/>
      <w:divBdr>
        <w:top w:val="none" w:sz="0" w:space="0" w:color="auto"/>
        <w:left w:val="none" w:sz="0" w:space="0" w:color="auto"/>
        <w:bottom w:val="none" w:sz="0" w:space="0" w:color="auto"/>
        <w:right w:val="none" w:sz="0" w:space="0" w:color="auto"/>
      </w:divBdr>
    </w:div>
    <w:div w:id="588466205">
      <w:bodyDiv w:val="1"/>
      <w:marLeft w:val="0"/>
      <w:marRight w:val="0"/>
      <w:marTop w:val="0"/>
      <w:marBottom w:val="0"/>
      <w:divBdr>
        <w:top w:val="none" w:sz="0" w:space="0" w:color="auto"/>
        <w:left w:val="none" w:sz="0" w:space="0" w:color="auto"/>
        <w:bottom w:val="none" w:sz="0" w:space="0" w:color="auto"/>
        <w:right w:val="none" w:sz="0" w:space="0" w:color="auto"/>
      </w:divBdr>
    </w:div>
    <w:div w:id="593589447">
      <w:bodyDiv w:val="1"/>
      <w:marLeft w:val="0"/>
      <w:marRight w:val="0"/>
      <w:marTop w:val="0"/>
      <w:marBottom w:val="0"/>
      <w:divBdr>
        <w:top w:val="none" w:sz="0" w:space="0" w:color="auto"/>
        <w:left w:val="none" w:sz="0" w:space="0" w:color="auto"/>
        <w:bottom w:val="none" w:sz="0" w:space="0" w:color="auto"/>
        <w:right w:val="none" w:sz="0" w:space="0" w:color="auto"/>
      </w:divBdr>
    </w:div>
    <w:div w:id="598565242">
      <w:bodyDiv w:val="1"/>
      <w:marLeft w:val="0"/>
      <w:marRight w:val="0"/>
      <w:marTop w:val="0"/>
      <w:marBottom w:val="0"/>
      <w:divBdr>
        <w:top w:val="none" w:sz="0" w:space="0" w:color="auto"/>
        <w:left w:val="none" w:sz="0" w:space="0" w:color="auto"/>
        <w:bottom w:val="none" w:sz="0" w:space="0" w:color="auto"/>
        <w:right w:val="none" w:sz="0" w:space="0" w:color="auto"/>
      </w:divBdr>
    </w:div>
    <w:div w:id="604725284">
      <w:bodyDiv w:val="1"/>
      <w:marLeft w:val="0"/>
      <w:marRight w:val="0"/>
      <w:marTop w:val="0"/>
      <w:marBottom w:val="0"/>
      <w:divBdr>
        <w:top w:val="none" w:sz="0" w:space="0" w:color="auto"/>
        <w:left w:val="none" w:sz="0" w:space="0" w:color="auto"/>
        <w:bottom w:val="none" w:sz="0" w:space="0" w:color="auto"/>
        <w:right w:val="none" w:sz="0" w:space="0" w:color="auto"/>
      </w:divBdr>
    </w:div>
    <w:div w:id="609359454">
      <w:bodyDiv w:val="1"/>
      <w:marLeft w:val="0"/>
      <w:marRight w:val="0"/>
      <w:marTop w:val="0"/>
      <w:marBottom w:val="0"/>
      <w:divBdr>
        <w:top w:val="none" w:sz="0" w:space="0" w:color="auto"/>
        <w:left w:val="none" w:sz="0" w:space="0" w:color="auto"/>
        <w:bottom w:val="none" w:sz="0" w:space="0" w:color="auto"/>
        <w:right w:val="none" w:sz="0" w:space="0" w:color="auto"/>
      </w:divBdr>
    </w:div>
    <w:div w:id="609631429">
      <w:bodyDiv w:val="1"/>
      <w:marLeft w:val="0"/>
      <w:marRight w:val="0"/>
      <w:marTop w:val="0"/>
      <w:marBottom w:val="0"/>
      <w:divBdr>
        <w:top w:val="none" w:sz="0" w:space="0" w:color="auto"/>
        <w:left w:val="none" w:sz="0" w:space="0" w:color="auto"/>
        <w:bottom w:val="none" w:sz="0" w:space="0" w:color="auto"/>
        <w:right w:val="none" w:sz="0" w:space="0" w:color="auto"/>
      </w:divBdr>
    </w:div>
    <w:div w:id="610744162">
      <w:bodyDiv w:val="1"/>
      <w:marLeft w:val="0"/>
      <w:marRight w:val="0"/>
      <w:marTop w:val="0"/>
      <w:marBottom w:val="0"/>
      <w:divBdr>
        <w:top w:val="none" w:sz="0" w:space="0" w:color="auto"/>
        <w:left w:val="none" w:sz="0" w:space="0" w:color="auto"/>
        <w:bottom w:val="none" w:sz="0" w:space="0" w:color="auto"/>
        <w:right w:val="none" w:sz="0" w:space="0" w:color="auto"/>
      </w:divBdr>
    </w:div>
    <w:div w:id="611281996">
      <w:bodyDiv w:val="1"/>
      <w:marLeft w:val="0"/>
      <w:marRight w:val="0"/>
      <w:marTop w:val="0"/>
      <w:marBottom w:val="0"/>
      <w:divBdr>
        <w:top w:val="none" w:sz="0" w:space="0" w:color="auto"/>
        <w:left w:val="none" w:sz="0" w:space="0" w:color="auto"/>
        <w:bottom w:val="none" w:sz="0" w:space="0" w:color="auto"/>
        <w:right w:val="none" w:sz="0" w:space="0" w:color="auto"/>
      </w:divBdr>
    </w:div>
    <w:div w:id="611522720">
      <w:bodyDiv w:val="1"/>
      <w:marLeft w:val="0"/>
      <w:marRight w:val="0"/>
      <w:marTop w:val="0"/>
      <w:marBottom w:val="0"/>
      <w:divBdr>
        <w:top w:val="none" w:sz="0" w:space="0" w:color="auto"/>
        <w:left w:val="none" w:sz="0" w:space="0" w:color="auto"/>
        <w:bottom w:val="none" w:sz="0" w:space="0" w:color="auto"/>
        <w:right w:val="none" w:sz="0" w:space="0" w:color="auto"/>
      </w:divBdr>
    </w:div>
    <w:div w:id="612976865">
      <w:bodyDiv w:val="1"/>
      <w:marLeft w:val="0"/>
      <w:marRight w:val="0"/>
      <w:marTop w:val="0"/>
      <w:marBottom w:val="0"/>
      <w:divBdr>
        <w:top w:val="none" w:sz="0" w:space="0" w:color="auto"/>
        <w:left w:val="none" w:sz="0" w:space="0" w:color="auto"/>
        <w:bottom w:val="none" w:sz="0" w:space="0" w:color="auto"/>
        <w:right w:val="none" w:sz="0" w:space="0" w:color="auto"/>
      </w:divBdr>
    </w:div>
    <w:div w:id="612980269">
      <w:bodyDiv w:val="1"/>
      <w:marLeft w:val="0"/>
      <w:marRight w:val="0"/>
      <w:marTop w:val="0"/>
      <w:marBottom w:val="0"/>
      <w:divBdr>
        <w:top w:val="none" w:sz="0" w:space="0" w:color="auto"/>
        <w:left w:val="none" w:sz="0" w:space="0" w:color="auto"/>
        <w:bottom w:val="none" w:sz="0" w:space="0" w:color="auto"/>
        <w:right w:val="none" w:sz="0" w:space="0" w:color="auto"/>
      </w:divBdr>
      <w:divsChild>
        <w:div w:id="780952327">
          <w:marLeft w:val="0"/>
          <w:marRight w:val="0"/>
          <w:marTop w:val="0"/>
          <w:marBottom w:val="0"/>
          <w:divBdr>
            <w:top w:val="none" w:sz="0" w:space="0" w:color="auto"/>
            <w:left w:val="none" w:sz="0" w:space="0" w:color="auto"/>
            <w:bottom w:val="none" w:sz="0" w:space="0" w:color="auto"/>
            <w:right w:val="none" w:sz="0" w:space="0" w:color="auto"/>
          </w:divBdr>
        </w:div>
        <w:div w:id="786002022">
          <w:marLeft w:val="0"/>
          <w:marRight w:val="0"/>
          <w:marTop w:val="0"/>
          <w:marBottom w:val="0"/>
          <w:divBdr>
            <w:top w:val="none" w:sz="0" w:space="0" w:color="auto"/>
            <w:left w:val="none" w:sz="0" w:space="0" w:color="auto"/>
            <w:bottom w:val="none" w:sz="0" w:space="0" w:color="auto"/>
            <w:right w:val="none" w:sz="0" w:space="0" w:color="auto"/>
          </w:divBdr>
        </w:div>
      </w:divsChild>
    </w:div>
    <w:div w:id="613446150">
      <w:bodyDiv w:val="1"/>
      <w:marLeft w:val="0"/>
      <w:marRight w:val="0"/>
      <w:marTop w:val="0"/>
      <w:marBottom w:val="0"/>
      <w:divBdr>
        <w:top w:val="none" w:sz="0" w:space="0" w:color="auto"/>
        <w:left w:val="none" w:sz="0" w:space="0" w:color="auto"/>
        <w:bottom w:val="none" w:sz="0" w:space="0" w:color="auto"/>
        <w:right w:val="none" w:sz="0" w:space="0" w:color="auto"/>
      </w:divBdr>
    </w:div>
    <w:div w:id="615989079">
      <w:bodyDiv w:val="1"/>
      <w:marLeft w:val="0"/>
      <w:marRight w:val="0"/>
      <w:marTop w:val="0"/>
      <w:marBottom w:val="0"/>
      <w:divBdr>
        <w:top w:val="none" w:sz="0" w:space="0" w:color="auto"/>
        <w:left w:val="none" w:sz="0" w:space="0" w:color="auto"/>
        <w:bottom w:val="none" w:sz="0" w:space="0" w:color="auto"/>
        <w:right w:val="none" w:sz="0" w:space="0" w:color="auto"/>
      </w:divBdr>
    </w:div>
    <w:div w:id="617301693">
      <w:bodyDiv w:val="1"/>
      <w:marLeft w:val="0"/>
      <w:marRight w:val="0"/>
      <w:marTop w:val="0"/>
      <w:marBottom w:val="0"/>
      <w:divBdr>
        <w:top w:val="none" w:sz="0" w:space="0" w:color="auto"/>
        <w:left w:val="none" w:sz="0" w:space="0" w:color="auto"/>
        <w:bottom w:val="none" w:sz="0" w:space="0" w:color="auto"/>
        <w:right w:val="none" w:sz="0" w:space="0" w:color="auto"/>
      </w:divBdr>
    </w:div>
    <w:div w:id="624428158">
      <w:bodyDiv w:val="1"/>
      <w:marLeft w:val="0"/>
      <w:marRight w:val="0"/>
      <w:marTop w:val="0"/>
      <w:marBottom w:val="0"/>
      <w:divBdr>
        <w:top w:val="none" w:sz="0" w:space="0" w:color="auto"/>
        <w:left w:val="none" w:sz="0" w:space="0" w:color="auto"/>
        <w:bottom w:val="none" w:sz="0" w:space="0" w:color="auto"/>
        <w:right w:val="none" w:sz="0" w:space="0" w:color="auto"/>
      </w:divBdr>
    </w:div>
    <w:div w:id="624701131">
      <w:bodyDiv w:val="1"/>
      <w:marLeft w:val="0"/>
      <w:marRight w:val="0"/>
      <w:marTop w:val="0"/>
      <w:marBottom w:val="0"/>
      <w:divBdr>
        <w:top w:val="none" w:sz="0" w:space="0" w:color="auto"/>
        <w:left w:val="none" w:sz="0" w:space="0" w:color="auto"/>
        <w:bottom w:val="none" w:sz="0" w:space="0" w:color="auto"/>
        <w:right w:val="none" w:sz="0" w:space="0" w:color="auto"/>
      </w:divBdr>
    </w:div>
    <w:div w:id="626550291">
      <w:bodyDiv w:val="1"/>
      <w:marLeft w:val="0"/>
      <w:marRight w:val="0"/>
      <w:marTop w:val="0"/>
      <w:marBottom w:val="0"/>
      <w:divBdr>
        <w:top w:val="none" w:sz="0" w:space="0" w:color="auto"/>
        <w:left w:val="none" w:sz="0" w:space="0" w:color="auto"/>
        <w:bottom w:val="none" w:sz="0" w:space="0" w:color="auto"/>
        <w:right w:val="none" w:sz="0" w:space="0" w:color="auto"/>
      </w:divBdr>
    </w:div>
    <w:div w:id="626669908">
      <w:bodyDiv w:val="1"/>
      <w:marLeft w:val="0"/>
      <w:marRight w:val="0"/>
      <w:marTop w:val="0"/>
      <w:marBottom w:val="0"/>
      <w:divBdr>
        <w:top w:val="none" w:sz="0" w:space="0" w:color="auto"/>
        <w:left w:val="none" w:sz="0" w:space="0" w:color="auto"/>
        <w:bottom w:val="none" w:sz="0" w:space="0" w:color="auto"/>
        <w:right w:val="none" w:sz="0" w:space="0" w:color="auto"/>
      </w:divBdr>
    </w:div>
    <w:div w:id="629945131">
      <w:bodyDiv w:val="1"/>
      <w:marLeft w:val="0"/>
      <w:marRight w:val="0"/>
      <w:marTop w:val="0"/>
      <w:marBottom w:val="0"/>
      <w:divBdr>
        <w:top w:val="none" w:sz="0" w:space="0" w:color="auto"/>
        <w:left w:val="none" w:sz="0" w:space="0" w:color="auto"/>
        <w:bottom w:val="none" w:sz="0" w:space="0" w:color="auto"/>
        <w:right w:val="none" w:sz="0" w:space="0" w:color="auto"/>
      </w:divBdr>
    </w:div>
    <w:div w:id="634023705">
      <w:bodyDiv w:val="1"/>
      <w:marLeft w:val="0"/>
      <w:marRight w:val="0"/>
      <w:marTop w:val="0"/>
      <w:marBottom w:val="0"/>
      <w:divBdr>
        <w:top w:val="none" w:sz="0" w:space="0" w:color="auto"/>
        <w:left w:val="none" w:sz="0" w:space="0" w:color="auto"/>
        <w:bottom w:val="none" w:sz="0" w:space="0" w:color="auto"/>
        <w:right w:val="none" w:sz="0" w:space="0" w:color="auto"/>
      </w:divBdr>
    </w:div>
    <w:div w:id="637806700">
      <w:bodyDiv w:val="1"/>
      <w:marLeft w:val="0"/>
      <w:marRight w:val="0"/>
      <w:marTop w:val="0"/>
      <w:marBottom w:val="0"/>
      <w:divBdr>
        <w:top w:val="none" w:sz="0" w:space="0" w:color="auto"/>
        <w:left w:val="none" w:sz="0" w:space="0" w:color="auto"/>
        <w:bottom w:val="none" w:sz="0" w:space="0" w:color="auto"/>
        <w:right w:val="none" w:sz="0" w:space="0" w:color="auto"/>
      </w:divBdr>
    </w:div>
    <w:div w:id="640038670">
      <w:bodyDiv w:val="1"/>
      <w:marLeft w:val="0"/>
      <w:marRight w:val="0"/>
      <w:marTop w:val="0"/>
      <w:marBottom w:val="0"/>
      <w:divBdr>
        <w:top w:val="none" w:sz="0" w:space="0" w:color="auto"/>
        <w:left w:val="none" w:sz="0" w:space="0" w:color="auto"/>
        <w:bottom w:val="none" w:sz="0" w:space="0" w:color="auto"/>
        <w:right w:val="none" w:sz="0" w:space="0" w:color="auto"/>
      </w:divBdr>
    </w:div>
    <w:div w:id="648678582">
      <w:bodyDiv w:val="1"/>
      <w:marLeft w:val="0"/>
      <w:marRight w:val="0"/>
      <w:marTop w:val="0"/>
      <w:marBottom w:val="0"/>
      <w:divBdr>
        <w:top w:val="none" w:sz="0" w:space="0" w:color="auto"/>
        <w:left w:val="none" w:sz="0" w:space="0" w:color="auto"/>
        <w:bottom w:val="none" w:sz="0" w:space="0" w:color="auto"/>
        <w:right w:val="none" w:sz="0" w:space="0" w:color="auto"/>
      </w:divBdr>
    </w:div>
    <w:div w:id="648828167">
      <w:bodyDiv w:val="1"/>
      <w:marLeft w:val="0"/>
      <w:marRight w:val="0"/>
      <w:marTop w:val="0"/>
      <w:marBottom w:val="0"/>
      <w:divBdr>
        <w:top w:val="none" w:sz="0" w:space="0" w:color="auto"/>
        <w:left w:val="none" w:sz="0" w:space="0" w:color="auto"/>
        <w:bottom w:val="none" w:sz="0" w:space="0" w:color="auto"/>
        <w:right w:val="none" w:sz="0" w:space="0" w:color="auto"/>
      </w:divBdr>
    </w:div>
    <w:div w:id="649335340">
      <w:bodyDiv w:val="1"/>
      <w:marLeft w:val="0"/>
      <w:marRight w:val="0"/>
      <w:marTop w:val="0"/>
      <w:marBottom w:val="0"/>
      <w:divBdr>
        <w:top w:val="none" w:sz="0" w:space="0" w:color="auto"/>
        <w:left w:val="none" w:sz="0" w:space="0" w:color="auto"/>
        <w:bottom w:val="none" w:sz="0" w:space="0" w:color="auto"/>
        <w:right w:val="none" w:sz="0" w:space="0" w:color="auto"/>
      </w:divBdr>
    </w:div>
    <w:div w:id="650641419">
      <w:bodyDiv w:val="1"/>
      <w:marLeft w:val="0"/>
      <w:marRight w:val="0"/>
      <w:marTop w:val="0"/>
      <w:marBottom w:val="0"/>
      <w:divBdr>
        <w:top w:val="none" w:sz="0" w:space="0" w:color="auto"/>
        <w:left w:val="none" w:sz="0" w:space="0" w:color="auto"/>
        <w:bottom w:val="none" w:sz="0" w:space="0" w:color="auto"/>
        <w:right w:val="none" w:sz="0" w:space="0" w:color="auto"/>
      </w:divBdr>
    </w:div>
    <w:div w:id="657417317">
      <w:bodyDiv w:val="1"/>
      <w:marLeft w:val="0"/>
      <w:marRight w:val="0"/>
      <w:marTop w:val="0"/>
      <w:marBottom w:val="0"/>
      <w:divBdr>
        <w:top w:val="none" w:sz="0" w:space="0" w:color="auto"/>
        <w:left w:val="none" w:sz="0" w:space="0" w:color="auto"/>
        <w:bottom w:val="none" w:sz="0" w:space="0" w:color="auto"/>
        <w:right w:val="none" w:sz="0" w:space="0" w:color="auto"/>
      </w:divBdr>
    </w:div>
    <w:div w:id="657462724">
      <w:bodyDiv w:val="1"/>
      <w:marLeft w:val="0"/>
      <w:marRight w:val="0"/>
      <w:marTop w:val="0"/>
      <w:marBottom w:val="0"/>
      <w:divBdr>
        <w:top w:val="none" w:sz="0" w:space="0" w:color="auto"/>
        <w:left w:val="none" w:sz="0" w:space="0" w:color="auto"/>
        <w:bottom w:val="none" w:sz="0" w:space="0" w:color="auto"/>
        <w:right w:val="none" w:sz="0" w:space="0" w:color="auto"/>
      </w:divBdr>
    </w:div>
    <w:div w:id="657538640">
      <w:bodyDiv w:val="1"/>
      <w:marLeft w:val="0"/>
      <w:marRight w:val="0"/>
      <w:marTop w:val="0"/>
      <w:marBottom w:val="0"/>
      <w:divBdr>
        <w:top w:val="none" w:sz="0" w:space="0" w:color="auto"/>
        <w:left w:val="none" w:sz="0" w:space="0" w:color="auto"/>
        <w:bottom w:val="none" w:sz="0" w:space="0" w:color="auto"/>
        <w:right w:val="none" w:sz="0" w:space="0" w:color="auto"/>
      </w:divBdr>
    </w:div>
    <w:div w:id="666440822">
      <w:bodyDiv w:val="1"/>
      <w:marLeft w:val="0"/>
      <w:marRight w:val="0"/>
      <w:marTop w:val="0"/>
      <w:marBottom w:val="0"/>
      <w:divBdr>
        <w:top w:val="none" w:sz="0" w:space="0" w:color="auto"/>
        <w:left w:val="none" w:sz="0" w:space="0" w:color="auto"/>
        <w:bottom w:val="none" w:sz="0" w:space="0" w:color="auto"/>
        <w:right w:val="none" w:sz="0" w:space="0" w:color="auto"/>
      </w:divBdr>
    </w:div>
    <w:div w:id="667712297">
      <w:bodyDiv w:val="1"/>
      <w:marLeft w:val="0"/>
      <w:marRight w:val="0"/>
      <w:marTop w:val="0"/>
      <w:marBottom w:val="0"/>
      <w:divBdr>
        <w:top w:val="none" w:sz="0" w:space="0" w:color="auto"/>
        <w:left w:val="none" w:sz="0" w:space="0" w:color="auto"/>
        <w:bottom w:val="none" w:sz="0" w:space="0" w:color="auto"/>
        <w:right w:val="none" w:sz="0" w:space="0" w:color="auto"/>
      </w:divBdr>
    </w:div>
    <w:div w:id="677272209">
      <w:bodyDiv w:val="1"/>
      <w:marLeft w:val="0"/>
      <w:marRight w:val="0"/>
      <w:marTop w:val="0"/>
      <w:marBottom w:val="0"/>
      <w:divBdr>
        <w:top w:val="none" w:sz="0" w:space="0" w:color="auto"/>
        <w:left w:val="none" w:sz="0" w:space="0" w:color="auto"/>
        <w:bottom w:val="none" w:sz="0" w:space="0" w:color="auto"/>
        <w:right w:val="none" w:sz="0" w:space="0" w:color="auto"/>
      </w:divBdr>
    </w:div>
    <w:div w:id="679547583">
      <w:bodyDiv w:val="1"/>
      <w:marLeft w:val="0"/>
      <w:marRight w:val="0"/>
      <w:marTop w:val="0"/>
      <w:marBottom w:val="0"/>
      <w:divBdr>
        <w:top w:val="none" w:sz="0" w:space="0" w:color="auto"/>
        <w:left w:val="none" w:sz="0" w:space="0" w:color="auto"/>
        <w:bottom w:val="none" w:sz="0" w:space="0" w:color="auto"/>
        <w:right w:val="none" w:sz="0" w:space="0" w:color="auto"/>
      </w:divBdr>
    </w:div>
    <w:div w:id="680670381">
      <w:bodyDiv w:val="1"/>
      <w:marLeft w:val="0"/>
      <w:marRight w:val="0"/>
      <w:marTop w:val="0"/>
      <w:marBottom w:val="0"/>
      <w:divBdr>
        <w:top w:val="none" w:sz="0" w:space="0" w:color="auto"/>
        <w:left w:val="none" w:sz="0" w:space="0" w:color="auto"/>
        <w:bottom w:val="none" w:sz="0" w:space="0" w:color="auto"/>
        <w:right w:val="none" w:sz="0" w:space="0" w:color="auto"/>
      </w:divBdr>
    </w:div>
    <w:div w:id="692461086">
      <w:bodyDiv w:val="1"/>
      <w:marLeft w:val="0"/>
      <w:marRight w:val="0"/>
      <w:marTop w:val="0"/>
      <w:marBottom w:val="0"/>
      <w:divBdr>
        <w:top w:val="none" w:sz="0" w:space="0" w:color="auto"/>
        <w:left w:val="none" w:sz="0" w:space="0" w:color="auto"/>
        <w:bottom w:val="none" w:sz="0" w:space="0" w:color="auto"/>
        <w:right w:val="none" w:sz="0" w:space="0" w:color="auto"/>
      </w:divBdr>
    </w:div>
    <w:div w:id="705567282">
      <w:bodyDiv w:val="1"/>
      <w:marLeft w:val="0"/>
      <w:marRight w:val="0"/>
      <w:marTop w:val="0"/>
      <w:marBottom w:val="0"/>
      <w:divBdr>
        <w:top w:val="none" w:sz="0" w:space="0" w:color="auto"/>
        <w:left w:val="none" w:sz="0" w:space="0" w:color="auto"/>
        <w:bottom w:val="none" w:sz="0" w:space="0" w:color="auto"/>
        <w:right w:val="none" w:sz="0" w:space="0" w:color="auto"/>
      </w:divBdr>
    </w:div>
    <w:div w:id="713845656">
      <w:bodyDiv w:val="1"/>
      <w:marLeft w:val="0"/>
      <w:marRight w:val="0"/>
      <w:marTop w:val="0"/>
      <w:marBottom w:val="0"/>
      <w:divBdr>
        <w:top w:val="none" w:sz="0" w:space="0" w:color="auto"/>
        <w:left w:val="none" w:sz="0" w:space="0" w:color="auto"/>
        <w:bottom w:val="none" w:sz="0" w:space="0" w:color="auto"/>
        <w:right w:val="none" w:sz="0" w:space="0" w:color="auto"/>
      </w:divBdr>
    </w:div>
    <w:div w:id="714044613">
      <w:bodyDiv w:val="1"/>
      <w:marLeft w:val="0"/>
      <w:marRight w:val="0"/>
      <w:marTop w:val="0"/>
      <w:marBottom w:val="0"/>
      <w:divBdr>
        <w:top w:val="none" w:sz="0" w:space="0" w:color="auto"/>
        <w:left w:val="none" w:sz="0" w:space="0" w:color="auto"/>
        <w:bottom w:val="none" w:sz="0" w:space="0" w:color="auto"/>
        <w:right w:val="none" w:sz="0" w:space="0" w:color="auto"/>
      </w:divBdr>
    </w:div>
    <w:div w:id="714282505">
      <w:bodyDiv w:val="1"/>
      <w:marLeft w:val="0"/>
      <w:marRight w:val="0"/>
      <w:marTop w:val="0"/>
      <w:marBottom w:val="0"/>
      <w:divBdr>
        <w:top w:val="none" w:sz="0" w:space="0" w:color="auto"/>
        <w:left w:val="none" w:sz="0" w:space="0" w:color="auto"/>
        <w:bottom w:val="none" w:sz="0" w:space="0" w:color="auto"/>
        <w:right w:val="none" w:sz="0" w:space="0" w:color="auto"/>
      </w:divBdr>
    </w:div>
    <w:div w:id="715813698">
      <w:bodyDiv w:val="1"/>
      <w:marLeft w:val="0"/>
      <w:marRight w:val="0"/>
      <w:marTop w:val="0"/>
      <w:marBottom w:val="0"/>
      <w:divBdr>
        <w:top w:val="none" w:sz="0" w:space="0" w:color="auto"/>
        <w:left w:val="none" w:sz="0" w:space="0" w:color="auto"/>
        <w:bottom w:val="none" w:sz="0" w:space="0" w:color="auto"/>
        <w:right w:val="none" w:sz="0" w:space="0" w:color="auto"/>
      </w:divBdr>
    </w:div>
    <w:div w:id="719285902">
      <w:bodyDiv w:val="1"/>
      <w:marLeft w:val="0"/>
      <w:marRight w:val="0"/>
      <w:marTop w:val="0"/>
      <w:marBottom w:val="0"/>
      <w:divBdr>
        <w:top w:val="none" w:sz="0" w:space="0" w:color="auto"/>
        <w:left w:val="none" w:sz="0" w:space="0" w:color="auto"/>
        <w:bottom w:val="none" w:sz="0" w:space="0" w:color="auto"/>
        <w:right w:val="none" w:sz="0" w:space="0" w:color="auto"/>
      </w:divBdr>
    </w:div>
    <w:div w:id="719745989">
      <w:bodyDiv w:val="1"/>
      <w:marLeft w:val="0"/>
      <w:marRight w:val="0"/>
      <w:marTop w:val="0"/>
      <w:marBottom w:val="0"/>
      <w:divBdr>
        <w:top w:val="none" w:sz="0" w:space="0" w:color="auto"/>
        <w:left w:val="none" w:sz="0" w:space="0" w:color="auto"/>
        <w:bottom w:val="none" w:sz="0" w:space="0" w:color="auto"/>
        <w:right w:val="none" w:sz="0" w:space="0" w:color="auto"/>
      </w:divBdr>
    </w:div>
    <w:div w:id="725300054">
      <w:bodyDiv w:val="1"/>
      <w:marLeft w:val="0"/>
      <w:marRight w:val="0"/>
      <w:marTop w:val="0"/>
      <w:marBottom w:val="0"/>
      <w:divBdr>
        <w:top w:val="none" w:sz="0" w:space="0" w:color="auto"/>
        <w:left w:val="none" w:sz="0" w:space="0" w:color="auto"/>
        <w:bottom w:val="none" w:sz="0" w:space="0" w:color="auto"/>
        <w:right w:val="none" w:sz="0" w:space="0" w:color="auto"/>
      </w:divBdr>
    </w:div>
    <w:div w:id="725840937">
      <w:bodyDiv w:val="1"/>
      <w:marLeft w:val="0"/>
      <w:marRight w:val="0"/>
      <w:marTop w:val="0"/>
      <w:marBottom w:val="0"/>
      <w:divBdr>
        <w:top w:val="none" w:sz="0" w:space="0" w:color="auto"/>
        <w:left w:val="none" w:sz="0" w:space="0" w:color="auto"/>
        <w:bottom w:val="none" w:sz="0" w:space="0" w:color="auto"/>
        <w:right w:val="none" w:sz="0" w:space="0" w:color="auto"/>
      </w:divBdr>
    </w:div>
    <w:div w:id="728579970">
      <w:bodyDiv w:val="1"/>
      <w:marLeft w:val="0"/>
      <w:marRight w:val="0"/>
      <w:marTop w:val="0"/>
      <w:marBottom w:val="0"/>
      <w:divBdr>
        <w:top w:val="none" w:sz="0" w:space="0" w:color="auto"/>
        <w:left w:val="none" w:sz="0" w:space="0" w:color="auto"/>
        <w:bottom w:val="none" w:sz="0" w:space="0" w:color="auto"/>
        <w:right w:val="none" w:sz="0" w:space="0" w:color="auto"/>
      </w:divBdr>
    </w:div>
    <w:div w:id="729499875">
      <w:bodyDiv w:val="1"/>
      <w:marLeft w:val="0"/>
      <w:marRight w:val="0"/>
      <w:marTop w:val="0"/>
      <w:marBottom w:val="0"/>
      <w:divBdr>
        <w:top w:val="none" w:sz="0" w:space="0" w:color="auto"/>
        <w:left w:val="none" w:sz="0" w:space="0" w:color="auto"/>
        <w:bottom w:val="none" w:sz="0" w:space="0" w:color="auto"/>
        <w:right w:val="none" w:sz="0" w:space="0" w:color="auto"/>
      </w:divBdr>
    </w:div>
    <w:div w:id="729620410">
      <w:bodyDiv w:val="1"/>
      <w:marLeft w:val="0"/>
      <w:marRight w:val="0"/>
      <w:marTop w:val="0"/>
      <w:marBottom w:val="0"/>
      <w:divBdr>
        <w:top w:val="none" w:sz="0" w:space="0" w:color="auto"/>
        <w:left w:val="none" w:sz="0" w:space="0" w:color="auto"/>
        <w:bottom w:val="none" w:sz="0" w:space="0" w:color="auto"/>
        <w:right w:val="none" w:sz="0" w:space="0" w:color="auto"/>
      </w:divBdr>
    </w:div>
    <w:div w:id="732965844">
      <w:bodyDiv w:val="1"/>
      <w:marLeft w:val="0"/>
      <w:marRight w:val="0"/>
      <w:marTop w:val="0"/>
      <w:marBottom w:val="0"/>
      <w:divBdr>
        <w:top w:val="none" w:sz="0" w:space="0" w:color="auto"/>
        <w:left w:val="none" w:sz="0" w:space="0" w:color="auto"/>
        <w:bottom w:val="none" w:sz="0" w:space="0" w:color="auto"/>
        <w:right w:val="none" w:sz="0" w:space="0" w:color="auto"/>
      </w:divBdr>
    </w:div>
    <w:div w:id="733507520">
      <w:bodyDiv w:val="1"/>
      <w:marLeft w:val="0"/>
      <w:marRight w:val="0"/>
      <w:marTop w:val="0"/>
      <w:marBottom w:val="0"/>
      <w:divBdr>
        <w:top w:val="none" w:sz="0" w:space="0" w:color="auto"/>
        <w:left w:val="none" w:sz="0" w:space="0" w:color="auto"/>
        <w:bottom w:val="none" w:sz="0" w:space="0" w:color="auto"/>
        <w:right w:val="none" w:sz="0" w:space="0" w:color="auto"/>
      </w:divBdr>
    </w:div>
    <w:div w:id="739864673">
      <w:bodyDiv w:val="1"/>
      <w:marLeft w:val="0"/>
      <w:marRight w:val="0"/>
      <w:marTop w:val="0"/>
      <w:marBottom w:val="0"/>
      <w:divBdr>
        <w:top w:val="none" w:sz="0" w:space="0" w:color="auto"/>
        <w:left w:val="none" w:sz="0" w:space="0" w:color="auto"/>
        <w:bottom w:val="none" w:sz="0" w:space="0" w:color="auto"/>
        <w:right w:val="none" w:sz="0" w:space="0" w:color="auto"/>
      </w:divBdr>
      <w:divsChild>
        <w:div w:id="339089250">
          <w:marLeft w:val="0"/>
          <w:marRight w:val="0"/>
          <w:marTop w:val="0"/>
          <w:marBottom w:val="0"/>
          <w:divBdr>
            <w:top w:val="none" w:sz="0" w:space="0" w:color="auto"/>
            <w:left w:val="none" w:sz="0" w:space="0" w:color="auto"/>
            <w:bottom w:val="none" w:sz="0" w:space="0" w:color="auto"/>
            <w:right w:val="none" w:sz="0" w:space="0" w:color="auto"/>
          </w:divBdr>
        </w:div>
        <w:div w:id="370695179">
          <w:marLeft w:val="0"/>
          <w:marRight w:val="0"/>
          <w:marTop w:val="0"/>
          <w:marBottom w:val="0"/>
          <w:divBdr>
            <w:top w:val="none" w:sz="0" w:space="0" w:color="auto"/>
            <w:left w:val="none" w:sz="0" w:space="0" w:color="auto"/>
            <w:bottom w:val="none" w:sz="0" w:space="0" w:color="auto"/>
            <w:right w:val="none" w:sz="0" w:space="0" w:color="auto"/>
          </w:divBdr>
        </w:div>
      </w:divsChild>
    </w:div>
    <w:div w:id="740441665">
      <w:bodyDiv w:val="1"/>
      <w:marLeft w:val="0"/>
      <w:marRight w:val="0"/>
      <w:marTop w:val="0"/>
      <w:marBottom w:val="0"/>
      <w:divBdr>
        <w:top w:val="none" w:sz="0" w:space="0" w:color="auto"/>
        <w:left w:val="none" w:sz="0" w:space="0" w:color="auto"/>
        <w:bottom w:val="none" w:sz="0" w:space="0" w:color="auto"/>
        <w:right w:val="none" w:sz="0" w:space="0" w:color="auto"/>
      </w:divBdr>
    </w:div>
    <w:div w:id="740492942">
      <w:bodyDiv w:val="1"/>
      <w:marLeft w:val="0"/>
      <w:marRight w:val="0"/>
      <w:marTop w:val="0"/>
      <w:marBottom w:val="0"/>
      <w:divBdr>
        <w:top w:val="none" w:sz="0" w:space="0" w:color="auto"/>
        <w:left w:val="none" w:sz="0" w:space="0" w:color="auto"/>
        <w:bottom w:val="none" w:sz="0" w:space="0" w:color="auto"/>
        <w:right w:val="none" w:sz="0" w:space="0" w:color="auto"/>
      </w:divBdr>
    </w:div>
    <w:div w:id="745419759">
      <w:bodyDiv w:val="1"/>
      <w:marLeft w:val="0"/>
      <w:marRight w:val="0"/>
      <w:marTop w:val="0"/>
      <w:marBottom w:val="0"/>
      <w:divBdr>
        <w:top w:val="none" w:sz="0" w:space="0" w:color="auto"/>
        <w:left w:val="none" w:sz="0" w:space="0" w:color="auto"/>
        <w:bottom w:val="none" w:sz="0" w:space="0" w:color="auto"/>
        <w:right w:val="none" w:sz="0" w:space="0" w:color="auto"/>
      </w:divBdr>
    </w:div>
    <w:div w:id="746614492">
      <w:bodyDiv w:val="1"/>
      <w:marLeft w:val="0"/>
      <w:marRight w:val="0"/>
      <w:marTop w:val="0"/>
      <w:marBottom w:val="0"/>
      <w:divBdr>
        <w:top w:val="none" w:sz="0" w:space="0" w:color="auto"/>
        <w:left w:val="none" w:sz="0" w:space="0" w:color="auto"/>
        <w:bottom w:val="none" w:sz="0" w:space="0" w:color="auto"/>
        <w:right w:val="none" w:sz="0" w:space="0" w:color="auto"/>
      </w:divBdr>
    </w:div>
    <w:div w:id="748312154">
      <w:bodyDiv w:val="1"/>
      <w:marLeft w:val="0"/>
      <w:marRight w:val="0"/>
      <w:marTop w:val="0"/>
      <w:marBottom w:val="0"/>
      <w:divBdr>
        <w:top w:val="none" w:sz="0" w:space="0" w:color="auto"/>
        <w:left w:val="none" w:sz="0" w:space="0" w:color="auto"/>
        <w:bottom w:val="none" w:sz="0" w:space="0" w:color="auto"/>
        <w:right w:val="none" w:sz="0" w:space="0" w:color="auto"/>
      </w:divBdr>
    </w:div>
    <w:div w:id="749499147">
      <w:bodyDiv w:val="1"/>
      <w:marLeft w:val="0"/>
      <w:marRight w:val="0"/>
      <w:marTop w:val="0"/>
      <w:marBottom w:val="0"/>
      <w:divBdr>
        <w:top w:val="none" w:sz="0" w:space="0" w:color="auto"/>
        <w:left w:val="none" w:sz="0" w:space="0" w:color="auto"/>
        <w:bottom w:val="none" w:sz="0" w:space="0" w:color="auto"/>
        <w:right w:val="none" w:sz="0" w:space="0" w:color="auto"/>
      </w:divBdr>
    </w:div>
    <w:div w:id="752355708">
      <w:bodyDiv w:val="1"/>
      <w:marLeft w:val="0"/>
      <w:marRight w:val="0"/>
      <w:marTop w:val="0"/>
      <w:marBottom w:val="0"/>
      <w:divBdr>
        <w:top w:val="none" w:sz="0" w:space="0" w:color="auto"/>
        <w:left w:val="none" w:sz="0" w:space="0" w:color="auto"/>
        <w:bottom w:val="none" w:sz="0" w:space="0" w:color="auto"/>
        <w:right w:val="none" w:sz="0" w:space="0" w:color="auto"/>
      </w:divBdr>
    </w:div>
    <w:div w:id="752749260">
      <w:bodyDiv w:val="1"/>
      <w:marLeft w:val="0"/>
      <w:marRight w:val="0"/>
      <w:marTop w:val="0"/>
      <w:marBottom w:val="0"/>
      <w:divBdr>
        <w:top w:val="none" w:sz="0" w:space="0" w:color="auto"/>
        <w:left w:val="none" w:sz="0" w:space="0" w:color="auto"/>
        <w:bottom w:val="none" w:sz="0" w:space="0" w:color="auto"/>
        <w:right w:val="none" w:sz="0" w:space="0" w:color="auto"/>
      </w:divBdr>
    </w:div>
    <w:div w:id="754207824">
      <w:bodyDiv w:val="1"/>
      <w:marLeft w:val="0"/>
      <w:marRight w:val="0"/>
      <w:marTop w:val="0"/>
      <w:marBottom w:val="0"/>
      <w:divBdr>
        <w:top w:val="none" w:sz="0" w:space="0" w:color="auto"/>
        <w:left w:val="none" w:sz="0" w:space="0" w:color="auto"/>
        <w:bottom w:val="none" w:sz="0" w:space="0" w:color="auto"/>
        <w:right w:val="none" w:sz="0" w:space="0" w:color="auto"/>
      </w:divBdr>
    </w:div>
    <w:div w:id="762265978">
      <w:bodyDiv w:val="1"/>
      <w:marLeft w:val="0"/>
      <w:marRight w:val="0"/>
      <w:marTop w:val="0"/>
      <w:marBottom w:val="0"/>
      <w:divBdr>
        <w:top w:val="none" w:sz="0" w:space="0" w:color="auto"/>
        <w:left w:val="none" w:sz="0" w:space="0" w:color="auto"/>
        <w:bottom w:val="none" w:sz="0" w:space="0" w:color="auto"/>
        <w:right w:val="none" w:sz="0" w:space="0" w:color="auto"/>
      </w:divBdr>
    </w:div>
    <w:div w:id="766271546">
      <w:bodyDiv w:val="1"/>
      <w:marLeft w:val="0"/>
      <w:marRight w:val="0"/>
      <w:marTop w:val="0"/>
      <w:marBottom w:val="0"/>
      <w:divBdr>
        <w:top w:val="none" w:sz="0" w:space="0" w:color="auto"/>
        <w:left w:val="none" w:sz="0" w:space="0" w:color="auto"/>
        <w:bottom w:val="none" w:sz="0" w:space="0" w:color="auto"/>
        <w:right w:val="none" w:sz="0" w:space="0" w:color="auto"/>
      </w:divBdr>
    </w:div>
    <w:div w:id="768158789">
      <w:bodyDiv w:val="1"/>
      <w:marLeft w:val="0"/>
      <w:marRight w:val="0"/>
      <w:marTop w:val="0"/>
      <w:marBottom w:val="0"/>
      <w:divBdr>
        <w:top w:val="none" w:sz="0" w:space="0" w:color="auto"/>
        <w:left w:val="none" w:sz="0" w:space="0" w:color="auto"/>
        <w:bottom w:val="none" w:sz="0" w:space="0" w:color="auto"/>
        <w:right w:val="none" w:sz="0" w:space="0" w:color="auto"/>
      </w:divBdr>
    </w:div>
    <w:div w:id="769351869">
      <w:bodyDiv w:val="1"/>
      <w:marLeft w:val="0"/>
      <w:marRight w:val="0"/>
      <w:marTop w:val="0"/>
      <w:marBottom w:val="0"/>
      <w:divBdr>
        <w:top w:val="none" w:sz="0" w:space="0" w:color="auto"/>
        <w:left w:val="none" w:sz="0" w:space="0" w:color="auto"/>
        <w:bottom w:val="none" w:sz="0" w:space="0" w:color="auto"/>
        <w:right w:val="none" w:sz="0" w:space="0" w:color="auto"/>
      </w:divBdr>
    </w:div>
    <w:div w:id="776293696">
      <w:bodyDiv w:val="1"/>
      <w:marLeft w:val="0"/>
      <w:marRight w:val="0"/>
      <w:marTop w:val="0"/>
      <w:marBottom w:val="0"/>
      <w:divBdr>
        <w:top w:val="none" w:sz="0" w:space="0" w:color="auto"/>
        <w:left w:val="none" w:sz="0" w:space="0" w:color="auto"/>
        <w:bottom w:val="none" w:sz="0" w:space="0" w:color="auto"/>
        <w:right w:val="none" w:sz="0" w:space="0" w:color="auto"/>
      </w:divBdr>
    </w:div>
    <w:div w:id="777335741">
      <w:bodyDiv w:val="1"/>
      <w:marLeft w:val="0"/>
      <w:marRight w:val="0"/>
      <w:marTop w:val="0"/>
      <w:marBottom w:val="0"/>
      <w:divBdr>
        <w:top w:val="none" w:sz="0" w:space="0" w:color="auto"/>
        <w:left w:val="none" w:sz="0" w:space="0" w:color="auto"/>
        <w:bottom w:val="none" w:sz="0" w:space="0" w:color="auto"/>
        <w:right w:val="none" w:sz="0" w:space="0" w:color="auto"/>
      </w:divBdr>
    </w:div>
    <w:div w:id="780032221">
      <w:bodyDiv w:val="1"/>
      <w:marLeft w:val="0"/>
      <w:marRight w:val="0"/>
      <w:marTop w:val="0"/>
      <w:marBottom w:val="0"/>
      <w:divBdr>
        <w:top w:val="none" w:sz="0" w:space="0" w:color="auto"/>
        <w:left w:val="none" w:sz="0" w:space="0" w:color="auto"/>
        <w:bottom w:val="none" w:sz="0" w:space="0" w:color="auto"/>
        <w:right w:val="none" w:sz="0" w:space="0" w:color="auto"/>
      </w:divBdr>
    </w:div>
    <w:div w:id="780953343">
      <w:bodyDiv w:val="1"/>
      <w:marLeft w:val="0"/>
      <w:marRight w:val="0"/>
      <w:marTop w:val="0"/>
      <w:marBottom w:val="0"/>
      <w:divBdr>
        <w:top w:val="none" w:sz="0" w:space="0" w:color="auto"/>
        <w:left w:val="none" w:sz="0" w:space="0" w:color="auto"/>
        <w:bottom w:val="none" w:sz="0" w:space="0" w:color="auto"/>
        <w:right w:val="none" w:sz="0" w:space="0" w:color="auto"/>
      </w:divBdr>
    </w:div>
    <w:div w:id="781533471">
      <w:bodyDiv w:val="1"/>
      <w:marLeft w:val="0"/>
      <w:marRight w:val="0"/>
      <w:marTop w:val="0"/>
      <w:marBottom w:val="0"/>
      <w:divBdr>
        <w:top w:val="none" w:sz="0" w:space="0" w:color="auto"/>
        <w:left w:val="none" w:sz="0" w:space="0" w:color="auto"/>
        <w:bottom w:val="none" w:sz="0" w:space="0" w:color="auto"/>
        <w:right w:val="none" w:sz="0" w:space="0" w:color="auto"/>
      </w:divBdr>
    </w:div>
    <w:div w:id="784234955">
      <w:bodyDiv w:val="1"/>
      <w:marLeft w:val="0"/>
      <w:marRight w:val="0"/>
      <w:marTop w:val="0"/>
      <w:marBottom w:val="0"/>
      <w:divBdr>
        <w:top w:val="none" w:sz="0" w:space="0" w:color="auto"/>
        <w:left w:val="none" w:sz="0" w:space="0" w:color="auto"/>
        <w:bottom w:val="none" w:sz="0" w:space="0" w:color="auto"/>
        <w:right w:val="none" w:sz="0" w:space="0" w:color="auto"/>
      </w:divBdr>
    </w:div>
    <w:div w:id="791703181">
      <w:bodyDiv w:val="1"/>
      <w:marLeft w:val="0"/>
      <w:marRight w:val="0"/>
      <w:marTop w:val="0"/>
      <w:marBottom w:val="0"/>
      <w:divBdr>
        <w:top w:val="none" w:sz="0" w:space="0" w:color="auto"/>
        <w:left w:val="none" w:sz="0" w:space="0" w:color="auto"/>
        <w:bottom w:val="none" w:sz="0" w:space="0" w:color="auto"/>
        <w:right w:val="none" w:sz="0" w:space="0" w:color="auto"/>
      </w:divBdr>
    </w:div>
    <w:div w:id="796721946">
      <w:bodyDiv w:val="1"/>
      <w:marLeft w:val="0"/>
      <w:marRight w:val="0"/>
      <w:marTop w:val="0"/>
      <w:marBottom w:val="0"/>
      <w:divBdr>
        <w:top w:val="none" w:sz="0" w:space="0" w:color="auto"/>
        <w:left w:val="none" w:sz="0" w:space="0" w:color="auto"/>
        <w:bottom w:val="none" w:sz="0" w:space="0" w:color="auto"/>
        <w:right w:val="none" w:sz="0" w:space="0" w:color="auto"/>
      </w:divBdr>
    </w:div>
    <w:div w:id="805003397">
      <w:bodyDiv w:val="1"/>
      <w:marLeft w:val="0"/>
      <w:marRight w:val="0"/>
      <w:marTop w:val="0"/>
      <w:marBottom w:val="0"/>
      <w:divBdr>
        <w:top w:val="none" w:sz="0" w:space="0" w:color="auto"/>
        <w:left w:val="none" w:sz="0" w:space="0" w:color="auto"/>
        <w:bottom w:val="none" w:sz="0" w:space="0" w:color="auto"/>
        <w:right w:val="none" w:sz="0" w:space="0" w:color="auto"/>
      </w:divBdr>
    </w:div>
    <w:div w:id="806750004">
      <w:bodyDiv w:val="1"/>
      <w:marLeft w:val="0"/>
      <w:marRight w:val="0"/>
      <w:marTop w:val="0"/>
      <w:marBottom w:val="0"/>
      <w:divBdr>
        <w:top w:val="none" w:sz="0" w:space="0" w:color="auto"/>
        <w:left w:val="none" w:sz="0" w:space="0" w:color="auto"/>
        <w:bottom w:val="none" w:sz="0" w:space="0" w:color="auto"/>
        <w:right w:val="none" w:sz="0" w:space="0" w:color="auto"/>
      </w:divBdr>
    </w:div>
    <w:div w:id="810177903">
      <w:bodyDiv w:val="1"/>
      <w:marLeft w:val="0"/>
      <w:marRight w:val="0"/>
      <w:marTop w:val="0"/>
      <w:marBottom w:val="0"/>
      <w:divBdr>
        <w:top w:val="none" w:sz="0" w:space="0" w:color="auto"/>
        <w:left w:val="none" w:sz="0" w:space="0" w:color="auto"/>
        <w:bottom w:val="none" w:sz="0" w:space="0" w:color="auto"/>
        <w:right w:val="none" w:sz="0" w:space="0" w:color="auto"/>
      </w:divBdr>
    </w:div>
    <w:div w:id="812674577">
      <w:bodyDiv w:val="1"/>
      <w:marLeft w:val="0"/>
      <w:marRight w:val="0"/>
      <w:marTop w:val="0"/>
      <w:marBottom w:val="0"/>
      <w:divBdr>
        <w:top w:val="none" w:sz="0" w:space="0" w:color="auto"/>
        <w:left w:val="none" w:sz="0" w:space="0" w:color="auto"/>
        <w:bottom w:val="none" w:sz="0" w:space="0" w:color="auto"/>
        <w:right w:val="none" w:sz="0" w:space="0" w:color="auto"/>
      </w:divBdr>
    </w:div>
    <w:div w:id="812991294">
      <w:bodyDiv w:val="1"/>
      <w:marLeft w:val="0"/>
      <w:marRight w:val="0"/>
      <w:marTop w:val="0"/>
      <w:marBottom w:val="0"/>
      <w:divBdr>
        <w:top w:val="none" w:sz="0" w:space="0" w:color="auto"/>
        <w:left w:val="none" w:sz="0" w:space="0" w:color="auto"/>
        <w:bottom w:val="none" w:sz="0" w:space="0" w:color="auto"/>
        <w:right w:val="none" w:sz="0" w:space="0" w:color="auto"/>
      </w:divBdr>
    </w:div>
    <w:div w:id="818421302">
      <w:bodyDiv w:val="1"/>
      <w:marLeft w:val="0"/>
      <w:marRight w:val="0"/>
      <w:marTop w:val="0"/>
      <w:marBottom w:val="0"/>
      <w:divBdr>
        <w:top w:val="none" w:sz="0" w:space="0" w:color="auto"/>
        <w:left w:val="none" w:sz="0" w:space="0" w:color="auto"/>
        <w:bottom w:val="none" w:sz="0" w:space="0" w:color="auto"/>
        <w:right w:val="none" w:sz="0" w:space="0" w:color="auto"/>
      </w:divBdr>
    </w:div>
    <w:div w:id="824785747">
      <w:bodyDiv w:val="1"/>
      <w:marLeft w:val="0"/>
      <w:marRight w:val="0"/>
      <w:marTop w:val="0"/>
      <w:marBottom w:val="0"/>
      <w:divBdr>
        <w:top w:val="none" w:sz="0" w:space="0" w:color="auto"/>
        <w:left w:val="none" w:sz="0" w:space="0" w:color="auto"/>
        <w:bottom w:val="none" w:sz="0" w:space="0" w:color="auto"/>
        <w:right w:val="none" w:sz="0" w:space="0" w:color="auto"/>
      </w:divBdr>
    </w:div>
    <w:div w:id="825246192">
      <w:bodyDiv w:val="1"/>
      <w:marLeft w:val="0"/>
      <w:marRight w:val="0"/>
      <w:marTop w:val="0"/>
      <w:marBottom w:val="0"/>
      <w:divBdr>
        <w:top w:val="none" w:sz="0" w:space="0" w:color="auto"/>
        <w:left w:val="none" w:sz="0" w:space="0" w:color="auto"/>
        <w:bottom w:val="none" w:sz="0" w:space="0" w:color="auto"/>
        <w:right w:val="none" w:sz="0" w:space="0" w:color="auto"/>
      </w:divBdr>
    </w:div>
    <w:div w:id="829056839">
      <w:bodyDiv w:val="1"/>
      <w:marLeft w:val="0"/>
      <w:marRight w:val="0"/>
      <w:marTop w:val="0"/>
      <w:marBottom w:val="0"/>
      <w:divBdr>
        <w:top w:val="none" w:sz="0" w:space="0" w:color="auto"/>
        <w:left w:val="none" w:sz="0" w:space="0" w:color="auto"/>
        <w:bottom w:val="none" w:sz="0" w:space="0" w:color="auto"/>
        <w:right w:val="none" w:sz="0" w:space="0" w:color="auto"/>
      </w:divBdr>
    </w:div>
    <w:div w:id="831604201">
      <w:bodyDiv w:val="1"/>
      <w:marLeft w:val="0"/>
      <w:marRight w:val="0"/>
      <w:marTop w:val="0"/>
      <w:marBottom w:val="0"/>
      <w:divBdr>
        <w:top w:val="none" w:sz="0" w:space="0" w:color="auto"/>
        <w:left w:val="none" w:sz="0" w:space="0" w:color="auto"/>
        <w:bottom w:val="none" w:sz="0" w:space="0" w:color="auto"/>
        <w:right w:val="none" w:sz="0" w:space="0" w:color="auto"/>
      </w:divBdr>
    </w:div>
    <w:div w:id="832142801">
      <w:bodyDiv w:val="1"/>
      <w:marLeft w:val="0"/>
      <w:marRight w:val="0"/>
      <w:marTop w:val="0"/>
      <w:marBottom w:val="0"/>
      <w:divBdr>
        <w:top w:val="none" w:sz="0" w:space="0" w:color="auto"/>
        <w:left w:val="none" w:sz="0" w:space="0" w:color="auto"/>
        <w:bottom w:val="none" w:sz="0" w:space="0" w:color="auto"/>
        <w:right w:val="none" w:sz="0" w:space="0" w:color="auto"/>
      </w:divBdr>
    </w:div>
    <w:div w:id="837229215">
      <w:bodyDiv w:val="1"/>
      <w:marLeft w:val="0"/>
      <w:marRight w:val="0"/>
      <w:marTop w:val="0"/>
      <w:marBottom w:val="0"/>
      <w:divBdr>
        <w:top w:val="none" w:sz="0" w:space="0" w:color="auto"/>
        <w:left w:val="none" w:sz="0" w:space="0" w:color="auto"/>
        <w:bottom w:val="none" w:sz="0" w:space="0" w:color="auto"/>
        <w:right w:val="none" w:sz="0" w:space="0" w:color="auto"/>
      </w:divBdr>
    </w:div>
    <w:div w:id="838928778">
      <w:bodyDiv w:val="1"/>
      <w:marLeft w:val="0"/>
      <w:marRight w:val="0"/>
      <w:marTop w:val="0"/>
      <w:marBottom w:val="0"/>
      <w:divBdr>
        <w:top w:val="none" w:sz="0" w:space="0" w:color="auto"/>
        <w:left w:val="none" w:sz="0" w:space="0" w:color="auto"/>
        <w:bottom w:val="none" w:sz="0" w:space="0" w:color="auto"/>
        <w:right w:val="none" w:sz="0" w:space="0" w:color="auto"/>
      </w:divBdr>
    </w:div>
    <w:div w:id="843131588">
      <w:bodyDiv w:val="1"/>
      <w:marLeft w:val="0"/>
      <w:marRight w:val="0"/>
      <w:marTop w:val="0"/>
      <w:marBottom w:val="0"/>
      <w:divBdr>
        <w:top w:val="none" w:sz="0" w:space="0" w:color="auto"/>
        <w:left w:val="none" w:sz="0" w:space="0" w:color="auto"/>
        <w:bottom w:val="none" w:sz="0" w:space="0" w:color="auto"/>
        <w:right w:val="none" w:sz="0" w:space="0" w:color="auto"/>
      </w:divBdr>
    </w:div>
    <w:div w:id="844979457">
      <w:bodyDiv w:val="1"/>
      <w:marLeft w:val="0"/>
      <w:marRight w:val="0"/>
      <w:marTop w:val="0"/>
      <w:marBottom w:val="0"/>
      <w:divBdr>
        <w:top w:val="none" w:sz="0" w:space="0" w:color="auto"/>
        <w:left w:val="none" w:sz="0" w:space="0" w:color="auto"/>
        <w:bottom w:val="none" w:sz="0" w:space="0" w:color="auto"/>
        <w:right w:val="none" w:sz="0" w:space="0" w:color="auto"/>
      </w:divBdr>
    </w:div>
    <w:div w:id="845441920">
      <w:bodyDiv w:val="1"/>
      <w:marLeft w:val="0"/>
      <w:marRight w:val="0"/>
      <w:marTop w:val="0"/>
      <w:marBottom w:val="0"/>
      <w:divBdr>
        <w:top w:val="none" w:sz="0" w:space="0" w:color="auto"/>
        <w:left w:val="none" w:sz="0" w:space="0" w:color="auto"/>
        <w:bottom w:val="none" w:sz="0" w:space="0" w:color="auto"/>
        <w:right w:val="none" w:sz="0" w:space="0" w:color="auto"/>
      </w:divBdr>
    </w:div>
    <w:div w:id="848108485">
      <w:bodyDiv w:val="1"/>
      <w:marLeft w:val="0"/>
      <w:marRight w:val="0"/>
      <w:marTop w:val="0"/>
      <w:marBottom w:val="0"/>
      <w:divBdr>
        <w:top w:val="none" w:sz="0" w:space="0" w:color="auto"/>
        <w:left w:val="none" w:sz="0" w:space="0" w:color="auto"/>
        <w:bottom w:val="none" w:sz="0" w:space="0" w:color="auto"/>
        <w:right w:val="none" w:sz="0" w:space="0" w:color="auto"/>
      </w:divBdr>
    </w:div>
    <w:div w:id="848643988">
      <w:bodyDiv w:val="1"/>
      <w:marLeft w:val="0"/>
      <w:marRight w:val="0"/>
      <w:marTop w:val="0"/>
      <w:marBottom w:val="0"/>
      <w:divBdr>
        <w:top w:val="none" w:sz="0" w:space="0" w:color="auto"/>
        <w:left w:val="none" w:sz="0" w:space="0" w:color="auto"/>
        <w:bottom w:val="none" w:sz="0" w:space="0" w:color="auto"/>
        <w:right w:val="none" w:sz="0" w:space="0" w:color="auto"/>
      </w:divBdr>
    </w:div>
    <w:div w:id="851261609">
      <w:bodyDiv w:val="1"/>
      <w:marLeft w:val="0"/>
      <w:marRight w:val="0"/>
      <w:marTop w:val="0"/>
      <w:marBottom w:val="0"/>
      <w:divBdr>
        <w:top w:val="none" w:sz="0" w:space="0" w:color="auto"/>
        <w:left w:val="none" w:sz="0" w:space="0" w:color="auto"/>
        <w:bottom w:val="none" w:sz="0" w:space="0" w:color="auto"/>
        <w:right w:val="none" w:sz="0" w:space="0" w:color="auto"/>
      </w:divBdr>
    </w:div>
    <w:div w:id="852185053">
      <w:bodyDiv w:val="1"/>
      <w:marLeft w:val="0"/>
      <w:marRight w:val="0"/>
      <w:marTop w:val="0"/>
      <w:marBottom w:val="0"/>
      <w:divBdr>
        <w:top w:val="none" w:sz="0" w:space="0" w:color="auto"/>
        <w:left w:val="none" w:sz="0" w:space="0" w:color="auto"/>
        <w:bottom w:val="none" w:sz="0" w:space="0" w:color="auto"/>
        <w:right w:val="none" w:sz="0" w:space="0" w:color="auto"/>
      </w:divBdr>
    </w:div>
    <w:div w:id="853809190">
      <w:bodyDiv w:val="1"/>
      <w:marLeft w:val="0"/>
      <w:marRight w:val="0"/>
      <w:marTop w:val="0"/>
      <w:marBottom w:val="0"/>
      <w:divBdr>
        <w:top w:val="none" w:sz="0" w:space="0" w:color="auto"/>
        <w:left w:val="none" w:sz="0" w:space="0" w:color="auto"/>
        <w:bottom w:val="none" w:sz="0" w:space="0" w:color="auto"/>
        <w:right w:val="none" w:sz="0" w:space="0" w:color="auto"/>
      </w:divBdr>
    </w:div>
    <w:div w:id="860707749">
      <w:bodyDiv w:val="1"/>
      <w:marLeft w:val="0"/>
      <w:marRight w:val="0"/>
      <w:marTop w:val="0"/>
      <w:marBottom w:val="0"/>
      <w:divBdr>
        <w:top w:val="none" w:sz="0" w:space="0" w:color="auto"/>
        <w:left w:val="none" w:sz="0" w:space="0" w:color="auto"/>
        <w:bottom w:val="none" w:sz="0" w:space="0" w:color="auto"/>
        <w:right w:val="none" w:sz="0" w:space="0" w:color="auto"/>
      </w:divBdr>
    </w:div>
    <w:div w:id="862136225">
      <w:bodyDiv w:val="1"/>
      <w:marLeft w:val="0"/>
      <w:marRight w:val="0"/>
      <w:marTop w:val="0"/>
      <w:marBottom w:val="0"/>
      <w:divBdr>
        <w:top w:val="none" w:sz="0" w:space="0" w:color="auto"/>
        <w:left w:val="none" w:sz="0" w:space="0" w:color="auto"/>
        <w:bottom w:val="none" w:sz="0" w:space="0" w:color="auto"/>
        <w:right w:val="none" w:sz="0" w:space="0" w:color="auto"/>
      </w:divBdr>
    </w:div>
    <w:div w:id="864294142">
      <w:bodyDiv w:val="1"/>
      <w:marLeft w:val="0"/>
      <w:marRight w:val="0"/>
      <w:marTop w:val="0"/>
      <w:marBottom w:val="0"/>
      <w:divBdr>
        <w:top w:val="none" w:sz="0" w:space="0" w:color="auto"/>
        <w:left w:val="none" w:sz="0" w:space="0" w:color="auto"/>
        <w:bottom w:val="none" w:sz="0" w:space="0" w:color="auto"/>
        <w:right w:val="none" w:sz="0" w:space="0" w:color="auto"/>
      </w:divBdr>
    </w:div>
    <w:div w:id="864903843">
      <w:bodyDiv w:val="1"/>
      <w:marLeft w:val="0"/>
      <w:marRight w:val="0"/>
      <w:marTop w:val="0"/>
      <w:marBottom w:val="0"/>
      <w:divBdr>
        <w:top w:val="none" w:sz="0" w:space="0" w:color="auto"/>
        <w:left w:val="none" w:sz="0" w:space="0" w:color="auto"/>
        <w:bottom w:val="none" w:sz="0" w:space="0" w:color="auto"/>
        <w:right w:val="none" w:sz="0" w:space="0" w:color="auto"/>
      </w:divBdr>
    </w:div>
    <w:div w:id="867984416">
      <w:bodyDiv w:val="1"/>
      <w:marLeft w:val="0"/>
      <w:marRight w:val="0"/>
      <w:marTop w:val="0"/>
      <w:marBottom w:val="0"/>
      <w:divBdr>
        <w:top w:val="none" w:sz="0" w:space="0" w:color="auto"/>
        <w:left w:val="none" w:sz="0" w:space="0" w:color="auto"/>
        <w:bottom w:val="none" w:sz="0" w:space="0" w:color="auto"/>
        <w:right w:val="none" w:sz="0" w:space="0" w:color="auto"/>
      </w:divBdr>
    </w:div>
    <w:div w:id="868836661">
      <w:bodyDiv w:val="1"/>
      <w:marLeft w:val="0"/>
      <w:marRight w:val="0"/>
      <w:marTop w:val="0"/>
      <w:marBottom w:val="0"/>
      <w:divBdr>
        <w:top w:val="none" w:sz="0" w:space="0" w:color="auto"/>
        <w:left w:val="none" w:sz="0" w:space="0" w:color="auto"/>
        <w:bottom w:val="none" w:sz="0" w:space="0" w:color="auto"/>
        <w:right w:val="none" w:sz="0" w:space="0" w:color="auto"/>
      </w:divBdr>
    </w:div>
    <w:div w:id="870457017">
      <w:bodyDiv w:val="1"/>
      <w:marLeft w:val="0"/>
      <w:marRight w:val="0"/>
      <w:marTop w:val="0"/>
      <w:marBottom w:val="0"/>
      <w:divBdr>
        <w:top w:val="none" w:sz="0" w:space="0" w:color="auto"/>
        <w:left w:val="none" w:sz="0" w:space="0" w:color="auto"/>
        <w:bottom w:val="none" w:sz="0" w:space="0" w:color="auto"/>
        <w:right w:val="none" w:sz="0" w:space="0" w:color="auto"/>
      </w:divBdr>
    </w:div>
    <w:div w:id="884410840">
      <w:bodyDiv w:val="1"/>
      <w:marLeft w:val="0"/>
      <w:marRight w:val="0"/>
      <w:marTop w:val="0"/>
      <w:marBottom w:val="0"/>
      <w:divBdr>
        <w:top w:val="none" w:sz="0" w:space="0" w:color="auto"/>
        <w:left w:val="none" w:sz="0" w:space="0" w:color="auto"/>
        <w:bottom w:val="none" w:sz="0" w:space="0" w:color="auto"/>
        <w:right w:val="none" w:sz="0" w:space="0" w:color="auto"/>
      </w:divBdr>
    </w:div>
    <w:div w:id="886188563">
      <w:bodyDiv w:val="1"/>
      <w:marLeft w:val="0"/>
      <w:marRight w:val="0"/>
      <w:marTop w:val="0"/>
      <w:marBottom w:val="0"/>
      <w:divBdr>
        <w:top w:val="none" w:sz="0" w:space="0" w:color="auto"/>
        <w:left w:val="none" w:sz="0" w:space="0" w:color="auto"/>
        <w:bottom w:val="none" w:sz="0" w:space="0" w:color="auto"/>
        <w:right w:val="none" w:sz="0" w:space="0" w:color="auto"/>
      </w:divBdr>
    </w:div>
    <w:div w:id="886451653">
      <w:bodyDiv w:val="1"/>
      <w:marLeft w:val="0"/>
      <w:marRight w:val="0"/>
      <w:marTop w:val="0"/>
      <w:marBottom w:val="0"/>
      <w:divBdr>
        <w:top w:val="none" w:sz="0" w:space="0" w:color="auto"/>
        <w:left w:val="none" w:sz="0" w:space="0" w:color="auto"/>
        <w:bottom w:val="none" w:sz="0" w:space="0" w:color="auto"/>
        <w:right w:val="none" w:sz="0" w:space="0" w:color="auto"/>
      </w:divBdr>
    </w:div>
    <w:div w:id="888027608">
      <w:bodyDiv w:val="1"/>
      <w:marLeft w:val="0"/>
      <w:marRight w:val="0"/>
      <w:marTop w:val="0"/>
      <w:marBottom w:val="0"/>
      <w:divBdr>
        <w:top w:val="none" w:sz="0" w:space="0" w:color="auto"/>
        <w:left w:val="none" w:sz="0" w:space="0" w:color="auto"/>
        <w:bottom w:val="none" w:sz="0" w:space="0" w:color="auto"/>
        <w:right w:val="none" w:sz="0" w:space="0" w:color="auto"/>
      </w:divBdr>
    </w:div>
    <w:div w:id="888800883">
      <w:bodyDiv w:val="1"/>
      <w:marLeft w:val="0"/>
      <w:marRight w:val="0"/>
      <w:marTop w:val="0"/>
      <w:marBottom w:val="0"/>
      <w:divBdr>
        <w:top w:val="none" w:sz="0" w:space="0" w:color="auto"/>
        <w:left w:val="none" w:sz="0" w:space="0" w:color="auto"/>
        <w:bottom w:val="none" w:sz="0" w:space="0" w:color="auto"/>
        <w:right w:val="none" w:sz="0" w:space="0" w:color="auto"/>
      </w:divBdr>
    </w:div>
    <w:div w:id="890187931">
      <w:bodyDiv w:val="1"/>
      <w:marLeft w:val="0"/>
      <w:marRight w:val="0"/>
      <w:marTop w:val="0"/>
      <w:marBottom w:val="0"/>
      <w:divBdr>
        <w:top w:val="none" w:sz="0" w:space="0" w:color="auto"/>
        <w:left w:val="none" w:sz="0" w:space="0" w:color="auto"/>
        <w:bottom w:val="none" w:sz="0" w:space="0" w:color="auto"/>
        <w:right w:val="none" w:sz="0" w:space="0" w:color="auto"/>
      </w:divBdr>
    </w:div>
    <w:div w:id="892279749">
      <w:bodyDiv w:val="1"/>
      <w:marLeft w:val="0"/>
      <w:marRight w:val="0"/>
      <w:marTop w:val="0"/>
      <w:marBottom w:val="0"/>
      <w:divBdr>
        <w:top w:val="none" w:sz="0" w:space="0" w:color="auto"/>
        <w:left w:val="none" w:sz="0" w:space="0" w:color="auto"/>
        <w:bottom w:val="none" w:sz="0" w:space="0" w:color="auto"/>
        <w:right w:val="none" w:sz="0" w:space="0" w:color="auto"/>
      </w:divBdr>
    </w:div>
    <w:div w:id="895899389">
      <w:bodyDiv w:val="1"/>
      <w:marLeft w:val="0"/>
      <w:marRight w:val="0"/>
      <w:marTop w:val="0"/>
      <w:marBottom w:val="0"/>
      <w:divBdr>
        <w:top w:val="none" w:sz="0" w:space="0" w:color="auto"/>
        <w:left w:val="none" w:sz="0" w:space="0" w:color="auto"/>
        <w:bottom w:val="none" w:sz="0" w:space="0" w:color="auto"/>
        <w:right w:val="none" w:sz="0" w:space="0" w:color="auto"/>
      </w:divBdr>
    </w:div>
    <w:div w:id="898785687">
      <w:bodyDiv w:val="1"/>
      <w:marLeft w:val="0"/>
      <w:marRight w:val="0"/>
      <w:marTop w:val="0"/>
      <w:marBottom w:val="0"/>
      <w:divBdr>
        <w:top w:val="none" w:sz="0" w:space="0" w:color="auto"/>
        <w:left w:val="none" w:sz="0" w:space="0" w:color="auto"/>
        <w:bottom w:val="none" w:sz="0" w:space="0" w:color="auto"/>
        <w:right w:val="none" w:sz="0" w:space="0" w:color="auto"/>
      </w:divBdr>
    </w:div>
    <w:div w:id="901789909">
      <w:bodyDiv w:val="1"/>
      <w:marLeft w:val="0"/>
      <w:marRight w:val="0"/>
      <w:marTop w:val="0"/>
      <w:marBottom w:val="0"/>
      <w:divBdr>
        <w:top w:val="none" w:sz="0" w:space="0" w:color="auto"/>
        <w:left w:val="none" w:sz="0" w:space="0" w:color="auto"/>
        <w:bottom w:val="none" w:sz="0" w:space="0" w:color="auto"/>
        <w:right w:val="none" w:sz="0" w:space="0" w:color="auto"/>
      </w:divBdr>
    </w:div>
    <w:div w:id="903292137">
      <w:bodyDiv w:val="1"/>
      <w:marLeft w:val="0"/>
      <w:marRight w:val="0"/>
      <w:marTop w:val="0"/>
      <w:marBottom w:val="0"/>
      <w:divBdr>
        <w:top w:val="none" w:sz="0" w:space="0" w:color="auto"/>
        <w:left w:val="none" w:sz="0" w:space="0" w:color="auto"/>
        <w:bottom w:val="none" w:sz="0" w:space="0" w:color="auto"/>
        <w:right w:val="none" w:sz="0" w:space="0" w:color="auto"/>
      </w:divBdr>
    </w:div>
    <w:div w:id="904755710">
      <w:bodyDiv w:val="1"/>
      <w:marLeft w:val="0"/>
      <w:marRight w:val="0"/>
      <w:marTop w:val="0"/>
      <w:marBottom w:val="0"/>
      <w:divBdr>
        <w:top w:val="none" w:sz="0" w:space="0" w:color="auto"/>
        <w:left w:val="none" w:sz="0" w:space="0" w:color="auto"/>
        <w:bottom w:val="none" w:sz="0" w:space="0" w:color="auto"/>
        <w:right w:val="none" w:sz="0" w:space="0" w:color="auto"/>
      </w:divBdr>
    </w:div>
    <w:div w:id="905796091">
      <w:bodyDiv w:val="1"/>
      <w:marLeft w:val="0"/>
      <w:marRight w:val="0"/>
      <w:marTop w:val="0"/>
      <w:marBottom w:val="0"/>
      <w:divBdr>
        <w:top w:val="none" w:sz="0" w:space="0" w:color="auto"/>
        <w:left w:val="none" w:sz="0" w:space="0" w:color="auto"/>
        <w:bottom w:val="none" w:sz="0" w:space="0" w:color="auto"/>
        <w:right w:val="none" w:sz="0" w:space="0" w:color="auto"/>
      </w:divBdr>
    </w:div>
    <w:div w:id="912619608">
      <w:bodyDiv w:val="1"/>
      <w:marLeft w:val="0"/>
      <w:marRight w:val="0"/>
      <w:marTop w:val="0"/>
      <w:marBottom w:val="0"/>
      <w:divBdr>
        <w:top w:val="none" w:sz="0" w:space="0" w:color="auto"/>
        <w:left w:val="none" w:sz="0" w:space="0" w:color="auto"/>
        <w:bottom w:val="none" w:sz="0" w:space="0" w:color="auto"/>
        <w:right w:val="none" w:sz="0" w:space="0" w:color="auto"/>
      </w:divBdr>
    </w:div>
    <w:div w:id="912743027">
      <w:bodyDiv w:val="1"/>
      <w:marLeft w:val="0"/>
      <w:marRight w:val="0"/>
      <w:marTop w:val="0"/>
      <w:marBottom w:val="0"/>
      <w:divBdr>
        <w:top w:val="none" w:sz="0" w:space="0" w:color="auto"/>
        <w:left w:val="none" w:sz="0" w:space="0" w:color="auto"/>
        <w:bottom w:val="none" w:sz="0" w:space="0" w:color="auto"/>
        <w:right w:val="none" w:sz="0" w:space="0" w:color="auto"/>
      </w:divBdr>
    </w:div>
    <w:div w:id="914045282">
      <w:bodyDiv w:val="1"/>
      <w:marLeft w:val="0"/>
      <w:marRight w:val="0"/>
      <w:marTop w:val="0"/>
      <w:marBottom w:val="0"/>
      <w:divBdr>
        <w:top w:val="none" w:sz="0" w:space="0" w:color="auto"/>
        <w:left w:val="none" w:sz="0" w:space="0" w:color="auto"/>
        <w:bottom w:val="none" w:sz="0" w:space="0" w:color="auto"/>
        <w:right w:val="none" w:sz="0" w:space="0" w:color="auto"/>
      </w:divBdr>
    </w:div>
    <w:div w:id="914818566">
      <w:bodyDiv w:val="1"/>
      <w:marLeft w:val="0"/>
      <w:marRight w:val="0"/>
      <w:marTop w:val="0"/>
      <w:marBottom w:val="0"/>
      <w:divBdr>
        <w:top w:val="none" w:sz="0" w:space="0" w:color="auto"/>
        <w:left w:val="none" w:sz="0" w:space="0" w:color="auto"/>
        <w:bottom w:val="none" w:sz="0" w:space="0" w:color="auto"/>
        <w:right w:val="none" w:sz="0" w:space="0" w:color="auto"/>
      </w:divBdr>
    </w:div>
    <w:div w:id="915018694">
      <w:bodyDiv w:val="1"/>
      <w:marLeft w:val="0"/>
      <w:marRight w:val="0"/>
      <w:marTop w:val="0"/>
      <w:marBottom w:val="0"/>
      <w:divBdr>
        <w:top w:val="none" w:sz="0" w:space="0" w:color="auto"/>
        <w:left w:val="none" w:sz="0" w:space="0" w:color="auto"/>
        <w:bottom w:val="none" w:sz="0" w:space="0" w:color="auto"/>
        <w:right w:val="none" w:sz="0" w:space="0" w:color="auto"/>
      </w:divBdr>
    </w:div>
    <w:div w:id="916129654">
      <w:bodyDiv w:val="1"/>
      <w:marLeft w:val="0"/>
      <w:marRight w:val="0"/>
      <w:marTop w:val="0"/>
      <w:marBottom w:val="0"/>
      <w:divBdr>
        <w:top w:val="none" w:sz="0" w:space="0" w:color="auto"/>
        <w:left w:val="none" w:sz="0" w:space="0" w:color="auto"/>
        <w:bottom w:val="none" w:sz="0" w:space="0" w:color="auto"/>
        <w:right w:val="none" w:sz="0" w:space="0" w:color="auto"/>
      </w:divBdr>
    </w:div>
    <w:div w:id="918250015">
      <w:bodyDiv w:val="1"/>
      <w:marLeft w:val="0"/>
      <w:marRight w:val="0"/>
      <w:marTop w:val="0"/>
      <w:marBottom w:val="0"/>
      <w:divBdr>
        <w:top w:val="none" w:sz="0" w:space="0" w:color="auto"/>
        <w:left w:val="none" w:sz="0" w:space="0" w:color="auto"/>
        <w:bottom w:val="none" w:sz="0" w:space="0" w:color="auto"/>
        <w:right w:val="none" w:sz="0" w:space="0" w:color="auto"/>
      </w:divBdr>
    </w:div>
    <w:div w:id="922253337">
      <w:bodyDiv w:val="1"/>
      <w:marLeft w:val="0"/>
      <w:marRight w:val="0"/>
      <w:marTop w:val="0"/>
      <w:marBottom w:val="0"/>
      <w:divBdr>
        <w:top w:val="none" w:sz="0" w:space="0" w:color="auto"/>
        <w:left w:val="none" w:sz="0" w:space="0" w:color="auto"/>
        <w:bottom w:val="none" w:sz="0" w:space="0" w:color="auto"/>
        <w:right w:val="none" w:sz="0" w:space="0" w:color="auto"/>
      </w:divBdr>
    </w:div>
    <w:div w:id="924800530">
      <w:bodyDiv w:val="1"/>
      <w:marLeft w:val="0"/>
      <w:marRight w:val="0"/>
      <w:marTop w:val="0"/>
      <w:marBottom w:val="0"/>
      <w:divBdr>
        <w:top w:val="none" w:sz="0" w:space="0" w:color="auto"/>
        <w:left w:val="none" w:sz="0" w:space="0" w:color="auto"/>
        <w:bottom w:val="none" w:sz="0" w:space="0" w:color="auto"/>
        <w:right w:val="none" w:sz="0" w:space="0" w:color="auto"/>
      </w:divBdr>
    </w:div>
    <w:div w:id="925697008">
      <w:bodyDiv w:val="1"/>
      <w:marLeft w:val="0"/>
      <w:marRight w:val="0"/>
      <w:marTop w:val="0"/>
      <w:marBottom w:val="0"/>
      <w:divBdr>
        <w:top w:val="none" w:sz="0" w:space="0" w:color="auto"/>
        <w:left w:val="none" w:sz="0" w:space="0" w:color="auto"/>
        <w:bottom w:val="none" w:sz="0" w:space="0" w:color="auto"/>
        <w:right w:val="none" w:sz="0" w:space="0" w:color="auto"/>
      </w:divBdr>
    </w:div>
    <w:div w:id="927690073">
      <w:bodyDiv w:val="1"/>
      <w:marLeft w:val="0"/>
      <w:marRight w:val="0"/>
      <w:marTop w:val="0"/>
      <w:marBottom w:val="0"/>
      <w:divBdr>
        <w:top w:val="none" w:sz="0" w:space="0" w:color="auto"/>
        <w:left w:val="none" w:sz="0" w:space="0" w:color="auto"/>
        <w:bottom w:val="none" w:sz="0" w:space="0" w:color="auto"/>
        <w:right w:val="none" w:sz="0" w:space="0" w:color="auto"/>
      </w:divBdr>
    </w:div>
    <w:div w:id="928582473">
      <w:bodyDiv w:val="1"/>
      <w:marLeft w:val="0"/>
      <w:marRight w:val="0"/>
      <w:marTop w:val="0"/>
      <w:marBottom w:val="0"/>
      <w:divBdr>
        <w:top w:val="none" w:sz="0" w:space="0" w:color="auto"/>
        <w:left w:val="none" w:sz="0" w:space="0" w:color="auto"/>
        <w:bottom w:val="none" w:sz="0" w:space="0" w:color="auto"/>
        <w:right w:val="none" w:sz="0" w:space="0" w:color="auto"/>
      </w:divBdr>
      <w:divsChild>
        <w:div w:id="2126266786">
          <w:marLeft w:val="480"/>
          <w:marRight w:val="0"/>
          <w:marTop w:val="0"/>
          <w:marBottom w:val="0"/>
          <w:divBdr>
            <w:top w:val="none" w:sz="0" w:space="0" w:color="auto"/>
            <w:left w:val="none" w:sz="0" w:space="0" w:color="auto"/>
            <w:bottom w:val="none" w:sz="0" w:space="0" w:color="auto"/>
            <w:right w:val="none" w:sz="0" w:space="0" w:color="auto"/>
          </w:divBdr>
        </w:div>
        <w:div w:id="2058359558">
          <w:marLeft w:val="480"/>
          <w:marRight w:val="0"/>
          <w:marTop w:val="0"/>
          <w:marBottom w:val="0"/>
          <w:divBdr>
            <w:top w:val="none" w:sz="0" w:space="0" w:color="auto"/>
            <w:left w:val="none" w:sz="0" w:space="0" w:color="auto"/>
            <w:bottom w:val="none" w:sz="0" w:space="0" w:color="auto"/>
            <w:right w:val="none" w:sz="0" w:space="0" w:color="auto"/>
          </w:divBdr>
        </w:div>
        <w:div w:id="204947101">
          <w:marLeft w:val="480"/>
          <w:marRight w:val="0"/>
          <w:marTop w:val="0"/>
          <w:marBottom w:val="0"/>
          <w:divBdr>
            <w:top w:val="none" w:sz="0" w:space="0" w:color="auto"/>
            <w:left w:val="none" w:sz="0" w:space="0" w:color="auto"/>
            <w:bottom w:val="none" w:sz="0" w:space="0" w:color="auto"/>
            <w:right w:val="none" w:sz="0" w:space="0" w:color="auto"/>
          </w:divBdr>
        </w:div>
        <w:div w:id="644509571">
          <w:marLeft w:val="480"/>
          <w:marRight w:val="0"/>
          <w:marTop w:val="0"/>
          <w:marBottom w:val="0"/>
          <w:divBdr>
            <w:top w:val="none" w:sz="0" w:space="0" w:color="auto"/>
            <w:left w:val="none" w:sz="0" w:space="0" w:color="auto"/>
            <w:bottom w:val="none" w:sz="0" w:space="0" w:color="auto"/>
            <w:right w:val="none" w:sz="0" w:space="0" w:color="auto"/>
          </w:divBdr>
        </w:div>
        <w:div w:id="2023628454">
          <w:marLeft w:val="480"/>
          <w:marRight w:val="0"/>
          <w:marTop w:val="0"/>
          <w:marBottom w:val="0"/>
          <w:divBdr>
            <w:top w:val="none" w:sz="0" w:space="0" w:color="auto"/>
            <w:left w:val="none" w:sz="0" w:space="0" w:color="auto"/>
            <w:bottom w:val="none" w:sz="0" w:space="0" w:color="auto"/>
            <w:right w:val="none" w:sz="0" w:space="0" w:color="auto"/>
          </w:divBdr>
        </w:div>
        <w:div w:id="1747340100">
          <w:marLeft w:val="480"/>
          <w:marRight w:val="0"/>
          <w:marTop w:val="0"/>
          <w:marBottom w:val="0"/>
          <w:divBdr>
            <w:top w:val="none" w:sz="0" w:space="0" w:color="auto"/>
            <w:left w:val="none" w:sz="0" w:space="0" w:color="auto"/>
            <w:bottom w:val="none" w:sz="0" w:space="0" w:color="auto"/>
            <w:right w:val="none" w:sz="0" w:space="0" w:color="auto"/>
          </w:divBdr>
        </w:div>
        <w:div w:id="629211665">
          <w:marLeft w:val="480"/>
          <w:marRight w:val="0"/>
          <w:marTop w:val="0"/>
          <w:marBottom w:val="0"/>
          <w:divBdr>
            <w:top w:val="none" w:sz="0" w:space="0" w:color="auto"/>
            <w:left w:val="none" w:sz="0" w:space="0" w:color="auto"/>
            <w:bottom w:val="none" w:sz="0" w:space="0" w:color="auto"/>
            <w:right w:val="none" w:sz="0" w:space="0" w:color="auto"/>
          </w:divBdr>
        </w:div>
        <w:div w:id="1583099860">
          <w:marLeft w:val="480"/>
          <w:marRight w:val="0"/>
          <w:marTop w:val="0"/>
          <w:marBottom w:val="0"/>
          <w:divBdr>
            <w:top w:val="none" w:sz="0" w:space="0" w:color="auto"/>
            <w:left w:val="none" w:sz="0" w:space="0" w:color="auto"/>
            <w:bottom w:val="none" w:sz="0" w:space="0" w:color="auto"/>
            <w:right w:val="none" w:sz="0" w:space="0" w:color="auto"/>
          </w:divBdr>
        </w:div>
        <w:div w:id="582877792">
          <w:marLeft w:val="480"/>
          <w:marRight w:val="0"/>
          <w:marTop w:val="0"/>
          <w:marBottom w:val="0"/>
          <w:divBdr>
            <w:top w:val="none" w:sz="0" w:space="0" w:color="auto"/>
            <w:left w:val="none" w:sz="0" w:space="0" w:color="auto"/>
            <w:bottom w:val="none" w:sz="0" w:space="0" w:color="auto"/>
            <w:right w:val="none" w:sz="0" w:space="0" w:color="auto"/>
          </w:divBdr>
        </w:div>
        <w:div w:id="1960524765">
          <w:marLeft w:val="480"/>
          <w:marRight w:val="0"/>
          <w:marTop w:val="0"/>
          <w:marBottom w:val="0"/>
          <w:divBdr>
            <w:top w:val="none" w:sz="0" w:space="0" w:color="auto"/>
            <w:left w:val="none" w:sz="0" w:space="0" w:color="auto"/>
            <w:bottom w:val="none" w:sz="0" w:space="0" w:color="auto"/>
            <w:right w:val="none" w:sz="0" w:space="0" w:color="auto"/>
          </w:divBdr>
        </w:div>
        <w:div w:id="1562213609">
          <w:marLeft w:val="480"/>
          <w:marRight w:val="0"/>
          <w:marTop w:val="0"/>
          <w:marBottom w:val="0"/>
          <w:divBdr>
            <w:top w:val="none" w:sz="0" w:space="0" w:color="auto"/>
            <w:left w:val="none" w:sz="0" w:space="0" w:color="auto"/>
            <w:bottom w:val="none" w:sz="0" w:space="0" w:color="auto"/>
            <w:right w:val="none" w:sz="0" w:space="0" w:color="auto"/>
          </w:divBdr>
        </w:div>
        <w:div w:id="36248031">
          <w:marLeft w:val="480"/>
          <w:marRight w:val="0"/>
          <w:marTop w:val="0"/>
          <w:marBottom w:val="0"/>
          <w:divBdr>
            <w:top w:val="none" w:sz="0" w:space="0" w:color="auto"/>
            <w:left w:val="none" w:sz="0" w:space="0" w:color="auto"/>
            <w:bottom w:val="none" w:sz="0" w:space="0" w:color="auto"/>
            <w:right w:val="none" w:sz="0" w:space="0" w:color="auto"/>
          </w:divBdr>
        </w:div>
        <w:div w:id="691493265">
          <w:marLeft w:val="480"/>
          <w:marRight w:val="0"/>
          <w:marTop w:val="0"/>
          <w:marBottom w:val="0"/>
          <w:divBdr>
            <w:top w:val="none" w:sz="0" w:space="0" w:color="auto"/>
            <w:left w:val="none" w:sz="0" w:space="0" w:color="auto"/>
            <w:bottom w:val="none" w:sz="0" w:space="0" w:color="auto"/>
            <w:right w:val="none" w:sz="0" w:space="0" w:color="auto"/>
          </w:divBdr>
        </w:div>
        <w:div w:id="2010594477">
          <w:marLeft w:val="480"/>
          <w:marRight w:val="0"/>
          <w:marTop w:val="0"/>
          <w:marBottom w:val="0"/>
          <w:divBdr>
            <w:top w:val="none" w:sz="0" w:space="0" w:color="auto"/>
            <w:left w:val="none" w:sz="0" w:space="0" w:color="auto"/>
            <w:bottom w:val="none" w:sz="0" w:space="0" w:color="auto"/>
            <w:right w:val="none" w:sz="0" w:space="0" w:color="auto"/>
          </w:divBdr>
        </w:div>
        <w:div w:id="1505895380">
          <w:marLeft w:val="480"/>
          <w:marRight w:val="0"/>
          <w:marTop w:val="0"/>
          <w:marBottom w:val="0"/>
          <w:divBdr>
            <w:top w:val="none" w:sz="0" w:space="0" w:color="auto"/>
            <w:left w:val="none" w:sz="0" w:space="0" w:color="auto"/>
            <w:bottom w:val="none" w:sz="0" w:space="0" w:color="auto"/>
            <w:right w:val="none" w:sz="0" w:space="0" w:color="auto"/>
          </w:divBdr>
        </w:div>
        <w:div w:id="1591739667">
          <w:marLeft w:val="480"/>
          <w:marRight w:val="0"/>
          <w:marTop w:val="0"/>
          <w:marBottom w:val="0"/>
          <w:divBdr>
            <w:top w:val="none" w:sz="0" w:space="0" w:color="auto"/>
            <w:left w:val="none" w:sz="0" w:space="0" w:color="auto"/>
            <w:bottom w:val="none" w:sz="0" w:space="0" w:color="auto"/>
            <w:right w:val="none" w:sz="0" w:space="0" w:color="auto"/>
          </w:divBdr>
        </w:div>
        <w:div w:id="1788311350">
          <w:marLeft w:val="480"/>
          <w:marRight w:val="0"/>
          <w:marTop w:val="0"/>
          <w:marBottom w:val="0"/>
          <w:divBdr>
            <w:top w:val="none" w:sz="0" w:space="0" w:color="auto"/>
            <w:left w:val="none" w:sz="0" w:space="0" w:color="auto"/>
            <w:bottom w:val="none" w:sz="0" w:space="0" w:color="auto"/>
            <w:right w:val="none" w:sz="0" w:space="0" w:color="auto"/>
          </w:divBdr>
        </w:div>
        <w:div w:id="2019385246">
          <w:marLeft w:val="480"/>
          <w:marRight w:val="0"/>
          <w:marTop w:val="0"/>
          <w:marBottom w:val="0"/>
          <w:divBdr>
            <w:top w:val="none" w:sz="0" w:space="0" w:color="auto"/>
            <w:left w:val="none" w:sz="0" w:space="0" w:color="auto"/>
            <w:bottom w:val="none" w:sz="0" w:space="0" w:color="auto"/>
            <w:right w:val="none" w:sz="0" w:space="0" w:color="auto"/>
          </w:divBdr>
        </w:div>
        <w:div w:id="738946705">
          <w:marLeft w:val="480"/>
          <w:marRight w:val="0"/>
          <w:marTop w:val="0"/>
          <w:marBottom w:val="0"/>
          <w:divBdr>
            <w:top w:val="none" w:sz="0" w:space="0" w:color="auto"/>
            <w:left w:val="none" w:sz="0" w:space="0" w:color="auto"/>
            <w:bottom w:val="none" w:sz="0" w:space="0" w:color="auto"/>
            <w:right w:val="none" w:sz="0" w:space="0" w:color="auto"/>
          </w:divBdr>
        </w:div>
        <w:div w:id="949970759">
          <w:marLeft w:val="480"/>
          <w:marRight w:val="0"/>
          <w:marTop w:val="0"/>
          <w:marBottom w:val="0"/>
          <w:divBdr>
            <w:top w:val="none" w:sz="0" w:space="0" w:color="auto"/>
            <w:left w:val="none" w:sz="0" w:space="0" w:color="auto"/>
            <w:bottom w:val="none" w:sz="0" w:space="0" w:color="auto"/>
            <w:right w:val="none" w:sz="0" w:space="0" w:color="auto"/>
          </w:divBdr>
        </w:div>
        <w:div w:id="1223567780">
          <w:marLeft w:val="480"/>
          <w:marRight w:val="0"/>
          <w:marTop w:val="0"/>
          <w:marBottom w:val="0"/>
          <w:divBdr>
            <w:top w:val="none" w:sz="0" w:space="0" w:color="auto"/>
            <w:left w:val="none" w:sz="0" w:space="0" w:color="auto"/>
            <w:bottom w:val="none" w:sz="0" w:space="0" w:color="auto"/>
            <w:right w:val="none" w:sz="0" w:space="0" w:color="auto"/>
          </w:divBdr>
        </w:div>
        <w:div w:id="659115974">
          <w:marLeft w:val="480"/>
          <w:marRight w:val="0"/>
          <w:marTop w:val="0"/>
          <w:marBottom w:val="0"/>
          <w:divBdr>
            <w:top w:val="none" w:sz="0" w:space="0" w:color="auto"/>
            <w:left w:val="none" w:sz="0" w:space="0" w:color="auto"/>
            <w:bottom w:val="none" w:sz="0" w:space="0" w:color="auto"/>
            <w:right w:val="none" w:sz="0" w:space="0" w:color="auto"/>
          </w:divBdr>
        </w:div>
        <w:div w:id="1986734931">
          <w:marLeft w:val="480"/>
          <w:marRight w:val="0"/>
          <w:marTop w:val="0"/>
          <w:marBottom w:val="0"/>
          <w:divBdr>
            <w:top w:val="none" w:sz="0" w:space="0" w:color="auto"/>
            <w:left w:val="none" w:sz="0" w:space="0" w:color="auto"/>
            <w:bottom w:val="none" w:sz="0" w:space="0" w:color="auto"/>
            <w:right w:val="none" w:sz="0" w:space="0" w:color="auto"/>
          </w:divBdr>
        </w:div>
        <w:div w:id="287204093">
          <w:marLeft w:val="480"/>
          <w:marRight w:val="0"/>
          <w:marTop w:val="0"/>
          <w:marBottom w:val="0"/>
          <w:divBdr>
            <w:top w:val="none" w:sz="0" w:space="0" w:color="auto"/>
            <w:left w:val="none" w:sz="0" w:space="0" w:color="auto"/>
            <w:bottom w:val="none" w:sz="0" w:space="0" w:color="auto"/>
            <w:right w:val="none" w:sz="0" w:space="0" w:color="auto"/>
          </w:divBdr>
        </w:div>
        <w:div w:id="93520922">
          <w:marLeft w:val="480"/>
          <w:marRight w:val="0"/>
          <w:marTop w:val="0"/>
          <w:marBottom w:val="0"/>
          <w:divBdr>
            <w:top w:val="none" w:sz="0" w:space="0" w:color="auto"/>
            <w:left w:val="none" w:sz="0" w:space="0" w:color="auto"/>
            <w:bottom w:val="none" w:sz="0" w:space="0" w:color="auto"/>
            <w:right w:val="none" w:sz="0" w:space="0" w:color="auto"/>
          </w:divBdr>
        </w:div>
        <w:div w:id="556891067">
          <w:marLeft w:val="480"/>
          <w:marRight w:val="0"/>
          <w:marTop w:val="0"/>
          <w:marBottom w:val="0"/>
          <w:divBdr>
            <w:top w:val="none" w:sz="0" w:space="0" w:color="auto"/>
            <w:left w:val="none" w:sz="0" w:space="0" w:color="auto"/>
            <w:bottom w:val="none" w:sz="0" w:space="0" w:color="auto"/>
            <w:right w:val="none" w:sz="0" w:space="0" w:color="auto"/>
          </w:divBdr>
        </w:div>
        <w:div w:id="791097824">
          <w:marLeft w:val="480"/>
          <w:marRight w:val="0"/>
          <w:marTop w:val="0"/>
          <w:marBottom w:val="0"/>
          <w:divBdr>
            <w:top w:val="none" w:sz="0" w:space="0" w:color="auto"/>
            <w:left w:val="none" w:sz="0" w:space="0" w:color="auto"/>
            <w:bottom w:val="none" w:sz="0" w:space="0" w:color="auto"/>
            <w:right w:val="none" w:sz="0" w:space="0" w:color="auto"/>
          </w:divBdr>
        </w:div>
        <w:div w:id="2108692539">
          <w:marLeft w:val="480"/>
          <w:marRight w:val="0"/>
          <w:marTop w:val="0"/>
          <w:marBottom w:val="0"/>
          <w:divBdr>
            <w:top w:val="none" w:sz="0" w:space="0" w:color="auto"/>
            <w:left w:val="none" w:sz="0" w:space="0" w:color="auto"/>
            <w:bottom w:val="none" w:sz="0" w:space="0" w:color="auto"/>
            <w:right w:val="none" w:sz="0" w:space="0" w:color="auto"/>
          </w:divBdr>
        </w:div>
        <w:div w:id="237518912">
          <w:marLeft w:val="480"/>
          <w:marRight w:val="0"/>
          <w:marTop w:val="0"/>
          <w:marBottom w:val="0"/>
          <w:divBdr>
            <w:top w:val="none" w:sz="0" w:space="0" w:color="auto"/>
            <w:left w:val="none" w:sz="0" w:space="0" w:color="auto"/>
            <w:bottom w:val="none" w:sz="0" w:space="0" w:color="auto"/>
            <w:right w:val="none" w:sz="0" w:space="0" w:color="auto"/>
          </w:divBdr>
        </w:div>
        <w:div w:id="1106802215">
          <w:marLeft w:val="480"/>
          <w:marRight w:val="0"/>
          <w:marTop w:val="0"/>
          <w:marBottom w:val="0"/>
          <w:divBdr>
            <w:top w:val="none" w:sz="0" w:space="0" w:color="auto"/>
            <w:left w:val="none" w:sz="0" w:space="0" w:color="auto"/>
            <w:bottom w:val="none" w:sz="0" w:space="0" w:color="auto"/>
            <w:right w:val="none" w:sz="0" w:space="0" w:color="auto"/>
          </w:divBdr>
        </w:div>
        <w:div w:id="882062740">
          <w:marLeft w:val="480"/>
          <w:marRight w:val="0"/>
          <w:marTop w:val="0"/>
          <w:marBottom w:val="0"/>
          <w:divBdr>
            <w:top w:val="none" w:sz="0" w:space="0" w:color="auto"/>
            <w:left w:val="none" w:sz="0" w:space="0" w:color="auto"/>
            <w:bottom w:val="none" w:sz="0" w:space="0" w:color="auto"/>
            <w:right w:val="none" w:sz="0" w:space="0" w:color="auto"/>
          </w:divBdr>
        </w:div>
        <w:div w:id="1636835577">
          <w:marLeft w:val="480"/>
          <w:marRight w:val="0"/>
          <w:marTop w:val="0"/>
          <w:marBottom w:val="0"/>
          <w:divBdr>
            <w:top w:val="none" w:sz="0" w:space="0" w:color="auto"/>
            <w:left w:val="none" w:sz="0" w:space="0" w:color="auto"/>
            <w:bottom w:val="none" w:sz="0" w:space="0" w:color="auto"/>
            <w:right w:val="none" w:sz="0" w:space="0" w:color="auto"/>
          </w:divBdr>
        </w:div>
        <w:div w:id="868297809">
          <w:marLeft w:val="480"/>
          <w:marRight w:val="0"/>
          <w:marTop w:val="0"/>
          <w:marBottom w:val="0"/>
          <w:divBdr>
            <w:top w:val="none" w:sz="0" w:space="0" w:color="auto"/>
            <w:left w:val="none" w:sz="0" w:space="0" w:color="auto"/>
            <w:bottom w:val="none" w:sz="0" w:space="0" w:color="auto"/>
            <w:right w:val="none" w:sz="0" w:space="0" w:color="auto"/>
          </w:divBdr>
        </w:div>
        <w:div w:id="981154229">
          <w:marLeft w:val="480"/>
          <w:marRight w:val="0"/>
          <w:marTop w:val="0"/>
          <w:marBottom w:val="0"/>
          <w:divBdr>
            <w:top w:val="none" w:sz="0" w:space="0" w:color="auto"/>
            <w:left w:val="none" w:sz="0" w:space="0" w:color="auto"/>
            <w:bottom w:val="none" w:sz="0" w:space="0" w:color="auto"/>
            <w:right w:val="none" w:sz="0" w:space="0" w:color="auto"/>
          </w:divBdr>
        </w:div>
        <w:div w:id="2082364852">
          <w:marLeft w:val="480"/>
          <w:marRight w:val="0"/>
          <w:marTop w:val="0"/>
          <w:marBottom w:val="0"/>
          <w:divBdr>
            <w:top w:val="none" w:sz="0" w:space="0" w:color="auto"/>
            <w:left w:val="none" w:sz="0" w:space="0" w:color="auto"/>
            <w:bottom w:val="none" w:sz="0" w:space="0" w:color="auto"/>
            <w:right w:val="none" w:sz="0" w:space="0" w:color="auto"/>
          </w:divBdr>
        </w:div>
        <w:div w:id="1275672910">
          <w:marLeft w:val="480"/>
          <w:marRight w:val="0"/>
          <w:marTop w:val="0"/>
          <w:marBottom w:val="0"/>
          <w:divBdr>
            <w:top w:val="none" w:sz="0" w:space="0" w:color="auto"/>
            <w:left w:val="none" w:sz="0" w:space="0" w:color="auto"/>
            <w:bottom w:val="none" w:sz="0" w:space="0" w:color="auto"/>
            <w:right w:val="none" w:sz="0" w:space="0" w:color="auto"/>
          </w:divBdr>
        </w:div>
        <w:div w:id="1349680043">
          <w:marLeft w:val="480"/>
          <w:marRight w:val="0"/>
          <w:marTop w:val="0"/>
          <w:marBottom w:val="0"/>
          <w:divBdr>
            <w:top w:val="none" w:sz="0" w:space="0" w:color="auto"/>
            <w:left w:val="none" w:sz="0" w:space="0" w:color="auto"/>
            <w:bottom w:val="none" w:sz="0" w:space="0" w:color="auto"/>
            <w:right w:val="none" w:sz="0" w:space="0" w:color="auto"/>
          </w:divBdr>
        </w:div>
      </w:divsChild>
    </w:div>
    <w:div w:id="930358586">
      <w:bodyDiv w:val="1"/>
      <w:marLeft w:val="0"/>
      <w:marRight w:val="0"/>
      <w:marTop w:val="0"/>
      <w:marBottom w:val="0"/>
      <w:divBdr>
        <w:top w:val="none" w:sz="0" w:space="0" w:color="auto"/>
        <w:left w:val="none" w:sz="0" w:space="0" w:color="auto"/>
        <w:bottom w:val="none" w:sz="0" w:space="0" w:color="auto"/>
        <w:right w:val="none" w:sz="0" w:space="0" w:color="auto"/>
      </w:divBdr>
    </w:div>
    <w:div w:id="932591683">
      <w:bodyDiv w:val="1"/>
      <w:marLeft w:val="0"/>
      <w:marRight w:val="0"/>
      <w:marTop w:val="0"/>
      <w:marBottom w:val="0"/>
      <w:divBdr>
        <w:top w:val="none" w:sz="0" w:space="0" w:color="auto"/>
        <w:left w:val="none" w:sz="0" w:space="0" w:color="auto"/>
        <w:bottom w:val="none" w:sz="0" w:space="0" w:color="auto"/>
        <w:right w:val="none" w:sz="0" w:space="0" w:color="auto"/>
      </w:divBdr>
    </w:div>
    <w:div w:id="936408776">
      <w:bodyDiv w:val="1"/>
      <w:marLeft w:val="0"/>
      <w:marRight w:val="0"/>
      <w:marTop w:val="0"/>
      <w:marBottom w:val="0"/>
      <w:divBdr>
        <w:top w:val="none" w:sz="0" w:space="0" w:color="auto"/>
        <w:left w:val="none" w:sz="0" w:space="0" w:color="auto"/>
        <w:bottom w:val="none" w:sz="0" w:space="0" w:color="auto"/>
        <w:right w:val="none" w:sz="0" w:space="0" w:color="auto"/>
      </w:divBdr>
    </w:div>
    <w:div w:id="940458756">
      <w:bodyDiv w:val="1"/>
      <w:marLeft w:val="0"/>
      <w:marRight w:val="0"/>
      <w:marTop w:val="0"/>
      <w:marBottom w:val="0"/>
      <w:divBdr>
        <w:top w:val="none" w:sz="0" w:space="0" w:color="auto"/>
        <w:left w:val="none" w:sz="0" w:space="0" w:color="auto"/>
        <w:bottom w:val="none" w:sz="0" w:space="0" w:color="auto"/>
        <w:right w:val="none" w:sz="0" w:space="0" w:color="auto"/>
      </w:divBdr>
    </w:div>
    <w:div w:id="940528298">
      <w:bodyDiv w:val="1"/>
      <w:marLeft w:val="0"/>
      <w:marRight w:val="0"/>
      <w:marTop w:val="0"/>
      <w:marBottom w:val="0"/>
      <w:divBdr>
        <w:top w:val="none" w:sz="0" w:space="0" w:color="auto"/>
        <w:left w:val="none" w:sz="0" w:space="0" w:color="auto"/>
        <w:bottom w:val="none" w:sz="0" w:space="0" w:color="auto"/>
        <w:right w:val="none" w:sz="0" w:space="0" w:color="auto"/>
      </w:divBdr>
    </w:div>
    <w:div w:id="942106681">
      <w:bodyDiv w:val="1"/>
      <w:marLeft w:val="0"/>
      <w:marRight w:val="0"/>
      <w:marTop w:val="0"/>
      <w:marBottom w:val="0"/>
      <w:divBdr>
        <w:top w:val="none" w:sz="0" w:space="0" w:color="auto"/>
        <w:left w:val="none" w:sz="0" w:space="0" w:color="auto"/>
        <w:bottom w:val="none" w:sz="0" w:space="0" w:color="auto"/>
        <w:right w:val="none" w:sz="0" w:space="0" w:color="auto"/>
      </w:divBdr>
    </w:div>
    <w:div w:id="944969001">
      <w:bodyDiv w:val="1"/>
      <w:marLeft w:val="0"/>
      <w:marRight w:val="0"/>
      <w:marTop w:val="0"/>
      <w:marBottom w:val="0"/>
      <w:divBdr>
        <w:top w:val="none" w:sz="0" w:space="0" w:color="auto"/>
        <w:left w:val="none" w:sz="0" w:space="0" w:color="auto"/>
        <w:bottom w:val="none" w:sz="0" w:space="0" w:color="auto"/>
        <w:right w:val="none" w:sz="0" w:space="0" w:color="auto"/>
      </w:divBdr>
    </w:div>
    <w:div w:id="946473818">
      <w:bodyDiv w:val="1"/>
      <w:marLeft w:val="0"/>
      <w:marRight w:val="0"/>
      <w:marTop w:val="0"/>
      <w:marBottom w:val="0"/>
      <w:divBdr>
        <w:top w:val="none" w:sz="0" w:space="0" w:color="auto"/>
        <w:left w:val="none" w:sz="0" w:space="0" w:color="auto"/>
        <w:bottom w:val="none" w:sz="0" w:space="0" w:color="auto"/>
        <w:right w:val="none" w:sz="0" w:space="0" w:color="auto"/>
      </w:divBdr>
    </w:div>
    <w:div w:id="946810247">
      <w:bodyDiv w:val="1"/>
      <w:marLeft w:val="0"/>
      <w:marRight w:val="0"/>
      <w:marTop w:val="0"/>
      <w:marBottom w:val="0"/>
      <w:divBdr>
        <w:top w:val="none" w:sz="0" w:space="0" w:color="auto"/>
        <w:left w:val="none" w:sz="0" w:space="0" w:color="auto"/>
        <w:bottom w:val="none" w:sz="0" w:space="0" w:color="auto"/>
        <w:right w:val="none" w:sz="0" w:space="0" w:color="auto"/>
      </w:divBdr>
    </w:div>
    <w:div w:id="948388036">
      <w:bodyDiv w:val="1"/>
      <w:marLeft w:val="0"/>
      <w:marRight w:val="0"/>
      <w:marTop w:val="0"/>
      <w:marBottom w:val="0"/>
      <w:divBdr>
        <w:top w:val="none" w:sz="0" w:space="0" w:color="auto"/>
        <w:left w:val="none" w:sz="0" w:space="0" w:color="auto"/>
        <w:bottom w:val="none" w:sz="0" w:space="0" w:color="auto"/>
        <w:right w:val="none" w:sz="0" w:space="0" w:color="auto"/>
      </w:divBdr>
    </w:div>
    <w:div w:id="949438247">
      <w:bodyDiv w:val="1"/>
      <w:marLeft w:val="0"/>
      <w:marRight w:val="0"/>
      <w:marTop w:val="0"/>
      <w:marBottom w:val="0"/>
      <w:divBdr>
        <w:top w:val="none" w:sz="0" w:space="0" w:color="auto"/>
        <w:left w:val="none" w:sz="0" w:space="0" w:color="auto"/>
        <w:bottom w:val="none" w:sz="0" w:space="0" w:color="auto"/>
        <w:right w:val="none" w:sz="0" w:space="0" w:color="auto"/>
      </w:divBdr>
    </w:div>
    <w:div w:id="949892984">
      <w:bodyDiv w:val="1"/>
      <w:marLeft w:val="0"/>
      <w:marRight w:val="0"/>
      <w:marTop w:val="0"/>
      <w:marBottom w:val="0"/>
      <w:divBdr>
        <w:top w:val="none" w:sz="0" w:space="0" w:color="auto"/>
        <w:left w:val="none" w:sz="0" w:space="0" w:color="auto"/>
        <w:bottom w:val="none" w:sz="0" w:space="0" w:color="auto"/>
        <w:right w:val="none" w:sz="0" w:space="0" w:color="auto"/>
      </w:divBdr>
    </w:div>
    <w:div w:id="950475069">
      <w:bodyDiv w:val="1"/>
      <w:marLeft w:val="0"/>
      <w:marRight w:val="0"/>
      <w:marTop w:val="0"/>
      <w:marBottom w:val="0"/>
      <w:divBdr>
        <w:top w:val="none" w:sz="0" w:space="0" w:color="auto"/>
        <w:left w:val="none" w:sz="0" w:space="0" w:color="auto"/>
        <w:bottom w:val="none" w:sz="0" w:space="0" w:color="auto"/>
        <w:right w:val="none" w:sz="0" w:space="0" w:color="auto"/>
      </w:divBdr>
    </w:div>
    <w:div w:id="951595331">
      <w:bodyDiv w:val="1"/>
      <w:marLeft w:val="0"/>
      <w:marRight w:val="0"/>
      <w:marTop w:val="0"/>
      <w:marBottom w:val="0"/>
      <w:divBdr>
        <w:top w:val="none" w:sz="0" w:space="0" w:color="auto"/>
        <w:left w:val="none" w:sz="0" w:space="0" w:color="auto"/>
        <w:bottom w:val="none" w:sz="0" w:space="0" w:color="auto"/>
        <w:right w:val="none" w:sz="0" w:space="0" w:color="auto"/>
      </w:divBdr>
    </w:div>
    <w:div w:id="952857110">
      <w:bodyDiv w:val="1"/>
      <w:marLeft w:val="0"/>
      <w:marRight w:val="0"/>
      <w:marTop w:val="0"/>
      <w:marBottom w:val="0"/>
      <w:divBdr>
        <w:top w:val="none" w:sz="0" w:space="0" w:color="auto"/>
        <w:left w:val="none" w:sz="0" w:space="0" w:color="auto"/>
        <w:bottom w:val="none" w:sz="0" w:space="0" w:color="auto"/>
        <w:right w:val="none" w:sz="0" w:space="0" w:color="auto"/>
      </w:divBdr>
    </w:div>
    <w:div w:id="959216494">
      <w:bodyDiv w:val="1"/>
      <w:marLeft w:val="0"/>
      <w:marRight w:val="0"/>
      <w:marTop w:val="0"/>
      <w:marBottom w:val="0"/>
      <w:divBdr>
        <w:top w:val="none" w:sz="0" w:space="0" w:color="auto"/>
        <w:left w:val="none" w:sz="0" w:space="0" w:color="auto"/>
        <w:bottom w:val="none" w:sz="0" w:space="0" w:color="auto"/>
        <w:right w:val="none" w:sz="0" w:space="0" w:color="auto"/>
      </w:divBdr>
      <w:divsChild>
        <w:div w:id="2105570047">
          <w:marLeft w:val="0"/>
          <w:marRight w:val="0"/>
          <w:marTop w:val="0"/>
          <w:marBottom w:val="0"/>
          <w:divBdr>
            <w:top w:val="none" w:sz="0" w:space="0" w:color="auto"/>
            <w:left w:val="none" w:sz="0" w:space="0" w:color="auto"/>
            <w:bottom w:val="none" w:sz="0" w:space="0" w:color="auto"/>
            <w:right w:val="none" w:sz="0" w:space="0" w:color="auto"/>
          </w:divBdr>
        </w:div>
      </w:divsChild>
    </w:div>
    <w:div w:id="959841058">
      <w:bodyDiv w:val="1"/>
      <w:marLeft w:val="0"/>
      <w:marRight w:val="0"/>
      <w:marTop w:val="0"/>
      <w:marBottom w:val="0"/>
      <w:divBdr>
        <w:top w:val="none" w:sz="0" w:space="0" w:color="auto"/>
        <w:left w:val="none" w:sz="0" w:space="0" w:color="auto"/>
        <w:bottom w:val="none" w:sz="0" w:space="0" w:color="auto"/>
        <w:right w:val="none" w:sz="0" w:space="0" w:color="auto"/>
      </w:divBdr>
    </w:div>
    <w:div w:id="960838116">
      <w:bodyDiv w:val="1"/>
      <w:marLeft w:val="0"/>
      <w:marRight w:val="0"/>
      <w:marTop w:val="0"/>
      <w:marBottom w:val="0"/>
      <w:divBdr>
        <w:top w:val="none" w:sz="0" w:space="0" w:color="auto"/>
        <w:left w:val="none" w:sz="0" w:space="0" w:color="auto"/>
        <w:bottom w:val="none" w:sz="0" w:space="0" w:color="auto"/>
        <w:right w:val="none" w:sz="0" w:space="0" w:color="auto"/>
      </w:divBdr>
    </w:div>
    <w:div w:id="964580262">
      <w:bodyDiv w:val="1"/>
      <w:marLeft w:val="0"/>
      <w:marRight w:val="0"/>
      <w:marTop w:val="0"/>
      <w:marBottom w:val="0"/>
      <w:divBdr>
        <w:top w:val="none" w:sz="0" w:space="0" w:color="auto"/>
        <w:left w:val="none" w:sz="0" w:space="0" w:color="auto"/>
        <w:bottom w:val="none" w:sz="0" w:space="0" w:color="auto"/>
        <w:right w:val="none" w:sz="0" w:space="0" w:color="auto"/>
      </w:divBdr>
    </w:div>
    <w:div w:id="977494799">
      <w:bodyDiv w:val="1"/>
      <w:marLeft w:val="0"/>
      <w:marRight w:val="0"/>
      <w:marTop w:val="0"/>
      <w:marBottom w:val="0"/>
      <w:divBdr>
        <w:top w:val="none" w:sz="0" w:space="0" w:color="auto"/>
        <w:left w:val="none" w:sz="0" w:space="0" w:color="auto"/>
        <w:bottom w:val="none" w:sz="0" w:space="0" w:color="auto"/>
        <w:right w:val="none" w:sz="0" w:space="0" w:color="auto"/>
      </w:divBdr>
    </w:div>
    <w:div w:id="984971527">
      <w:bodyDiv w:val="1"/>
      <w:marLeft w:val="0"/>
      <w:marRight w:val="0"/>
      <w:marTop w:val="0"/>
      <w:marBottom w:val="0"/>
      <w:divBdr>
        <w:top w:val="none" w:sz="0" w:space="0" w:color="auto"/>
        <w:left w:val="none" w:sz="0" w:space="0" w:color="auto"/>
        <w:bottom w:val="none" w:sz="0" w:space="0" w:color="auto"/>
        <w:right w:val="none" w:sz="0" w:space="0" w:color="auto"/>
      </w:divBdr>
    </w:div>
    <w:div w:id="985547777">
      <w:bodyDiv w:val="1"/>
      <w:marLeft w:val="0"/>
      <w:marRight w:val="0"/>
      <w:marTop w:val="0"/>
      <w:marBottom w:val="0"/>
      <w:divBdr>
        <w:top w:val="none" w:sz="0" w:space="0" w:color="auto"/>
        <w:left w:val="none" w:sz="0" w:space="0" w:color="auto"/>
        <w:bottom w:val="none" w:sz="0" w:space="0" w:color="auto"/>
        <w:right w:val="none" w:sz="0" w:space="0" w:color="auto"/>
      </w:divBdr>
    </w:div>
    <w:div w:id="986856259">
      <w:bodyDiv w:val="1"/>
      <w:marLeft w:val="0"/>
      <w:marRight w:val="0"/>
      <w:marTop w:val="0"/>
      <w:marBottom w:val="0"/>
      <w:divBdr>
        <w:top w:val="none" w:sz="0" w:space="0" w:color="auto"/>
        <w:left w:val="none" w:sz="0" w:space="0" w:color="auto"/>
        <w:bottom w:val="none" w:sz="0" w:space="0" w:color="auto"/>
        <w:right w:val="none" w:sz="0" w:space="0" w:color="auto"/>
      </w:divBdr>
    </w:div>
    <w:div w:id="988679586">
      <w:bodyDiv w:val="1"/>
      <w:marLeft w:val="0"/>
      <w:marRight w:val="0"/>
      <w:marTop w:val="0"/>
      <w:marBottom w:val="0"/>
      <w:divBdr>
        <w:top w:val="none" w:sz="0" w:space="0" w:color="auto"/>
        <w:left w:val="none" w:sz="0" w:space="0" w:color="auto"/>
        <w:bottom w:val="none" w:sz="0" w:space="0" w:color="auto"/>
        <w:right w:val="none" w:sz="0" w:space="0" w:color="auto"/>
      </w:divBdr>
    </w:div>
    <w:div w:id="988898056">
      <w:bodyDiv w:val="1"/>
      <w:marLeft w:val="0"/>
      <w:marRight w:val="0"/>
      <w:marTop w:val="0"/>
      <w:marBottom w:val="0"/>
      <w:divBdr>
        <w:top w:val="none" w:sz="0" w:space="0" w:color="auto"/>
        <w:left w:val="none" w:sz="0" w:space="0" w:color="auto"/>
        <w:bottom w:val="none" w:sz="0" w:space="0" w:color="auto"/>
        <w:right w:val="none" w:sz="0" w:space="0" w:color="auto"/>
      </w:divBdr>
    </w:div>
    <w:div w:id="989285136">
      <w:bodyDiv w:val="1"/>
      <w:marLeft w:val="0"/>
      <w:marRight w:val="0"/>
      <w:marTop w:val="0"/>
      <w:marBottom w:val="0"/>
      <w:divBdr>
        <w:top w:val="none" w:sz="0" w:space="0" w:color="auto"/>
        <w:left w:val="none" w:sz="0" w:space="0" w:color="auto"/>
        <w:bottom w:val="none" w:sz="0" w:space="0" w:color="auto"/>
        <w:right w:val="none" w:sz="0" w:space="0" w:color="auto"/>
      </w:divBdr>
    </w:div>
    <w:div w:id="990140053">
      <w:bodyDiv w:val="1"/>
      <w:marLeft w:val="0"/>
      <w:marRight w:val="0"/>
      <w:marTop w:val="0"/>
      <w:marBottom w:val="0"/>
      <w:divBdr>
        <w:top w:val="none" w:sz="0" w:space="0" w:color="auto"/>
        <w:left w:val="none" w:sz="0" w:space="0" w:color="auto"/>
        <w:bottom w:val="none" w:sz="0" w:space="0" w:color="auto"/>
        <w:right w:val="none" w:sz="0" w:space="0" w:color="auto"/>
      </w:divBdr>
      <w:divsChild>
        <w:div w:id="747339438">
          <w:marLeft w:val="0"/>
          <w:marRight w:val="0"/>
          <w:marTop w:val="0"/>
          <w:marBottom w:val="0"/>
          <w:divBdr>
            <w:top w:val="none" w:sz="0" w:space="0" w:color="auto"/>
            <w:left w:val="none" w:sz="0" w:space="0" w:color="auto"/>
            <w:bottom w:val="none" w:sz="0" w:space="0" w:color="auto"/>
            <w:right w:val="none" w:sz="0" w:space="0" w:color="auto"/>
          </w:divBdr>
        </w:div>
        <w:div w:id="319970542">
          <w:marLeft w:val="0"/>
          <w:marRight w:val="0"/>
          <w:marTop w:val="0"/>
          <w:marBottom w:val="0"/>
          <w:divBdr>
            <w:top w:val="none" w:sz="0" w:space="0" w:color="auto"/>
            <w:left w:val="none" w:sz="0" w:space="0" w:color="auto"/>
            <w:bottom w:val="none" w:sz="0" w:space="0" w:color="auto"/>
            <w:right w:val="none" w:sz="0" w:space="0" w:color="auto"/>
          </w:divBdr>
        </w:div>
      </w:divsChild>
    </w:div>
    <w:div w:id="990407169">
      <w:bodyDiv w:val="1"/>
      <w:marLeft w:val="0"/>
      <w:marRight w:val="0"/>
      <w:marTop w:val="0"/>
      <w:marBottom w:val="0"/>
      <w:divBdr>
        <w:top w:val="none" w:sz="0" w:space="0" w:color="auto"/>
        <w:left w:val="none" w:sz="0" w:space="0" w:color="auto"/>
        <w:bottom w:val="none" w:sz="0" w:space="0" w:color="auto"/>
        <w:right w:val="none" w:sz="0" w:space="0" w:color="auto"/>
      </w:divBdr>
    </w:div>
    <w:div w:id="994190766">
      <w:bodyDiv w:val="1"/>
      <w:marLeft w:val="0"/>
      <w:marRight w:val="0"/>
      <w:marTop w:val="0"/>
      <w:marBottom w:val="0"/>
      <w:divBdr>
        <w:top w:val="none" w:sz="0" w:space="0" w:color="auto"/>
        <w:left w:val="none" w:sz="0" w:space="0" w:color="auto"/>
        <w:bottom w:val="none" w:sz="0" w:space="0" w:color="auto"/>
        <w:right w:val="none" w:sz="0" w:space="0" w:color="auto"/>
      </w:divBdr>
    </w:div>
    <w:div w:id="1001081800">
      <w:bodyDiv w:val="1"/>
      <w:marLeft w:val="0"/>
      <w:marRight w:val="0"/>
      <w:marTop w:val="0"/>
      <w:marBottom w:val="0"/>
      <w:divBdr>
        <w:top w:val="none" w:sz="0" w:space="0" w:color="auto"/>
        <w:left w:val="none" w:sz="0" w:space="0" w:color="auto"/>
        <w:bottom w:val="none" w:sz="0" w:space="0" w:color="auto"/>
        <w:right w:val="none" w:sz="0" w:space="0" w:color="auto"/>
      </w:divBdr>
    </w:div>
    <w:div w:id="1001860610">
      <w:bodyDiv w:val="1"/>
      <w:marLeft w:val="0"/>
      <w:marRight w:val="0"/>
      <w:marTop w:val="0"/>
      <w:marBottom w:val="0"/>
      <w:divBdr>
        <w:top w:val="none" w:sz="0" w:space="0" w:color="auto"/>
        <w:left w:val="none" w:sz="0" w:space="0" w:color="auto"/>
        <w:bottom w:val="none" w:sz="0" w:space="0" w:color="auto"/>
        <w:right w:val="none" w:sz="0" w:space="0" w:color="auto"/>
      </w:divBdr>
    </w:div>
    <w:div w:id="1002439500">
      <w:bodyDiv w:val="1"/>
      <w:marLeft w:val="0"/>
      <w:marRight w:val="0"/>
      <w:marTop w:val="0"/>
      <w:marBottom w:val="0"/>
      <w:divBdr>
        <w:top w:val="none" w:sz="0" w:space="0" w:color="auto"/>
        <w:left w:val="none" w:sz="0" w:space="0" w:color="auto"/>
        <w:bottom w:val="none" w:sz="0" w:space="0" w:color="auto"/>
        <w:right w:val="none" w:sz="0" w:space="0" w:color="auto"/>
      </w:divBdr>
    </w:div>
    <w:div w:id="1002658077">
      <w:bodyDiv w:val="1"/>
      <w:marLeft w:val="0"/>
      <w:marRight w:val="0"/>
      <w:marTop w:val="0"/>
      <w:marBottom w:val="0"/>
      <w:divBdr>
        <w:top w:val="none" w:sz="0" w:space="0" w:color="auto"/>
        <w:left w:val="none" w:sz="0" w:space="0" w:color="auto"/>
        <w:bottom w:val="none" w:sz="0" w:space="0" w:color="auto"/>
        <w:right w:val="none" w:sz="0" w:space="0" w:color="auto"/>
      </w:divBdr>
    </w:div>
    <w:div w:id="1009211089">
      <w:bodyDiv w:val="1"/>
      <w:marLeft w:val="0"/>
      <w:marRight w:val="0"/>
      <w:marTop w:val="0"/>
      <w:marBottom w:val="0"/>
      <w:divBdr>
        <w:top w:val="none" w:sz="0" w:space="0" w:color="auto"/>
        <w:left w:val="none" w:sz="0" w:space="0" w:color="auto"/>
        <w:bottom w:val="none" w:sz="0" w:space="0" w:color="auto"/>
        <w:right w:val="none" w:sz="0" w:space="0" w:color="auto"/>
      </w:divBdr>
    </w:div>
    <w:div w:id="1009873891">
      <w:bodyDiv w:val="1"/>
      <w:marLeft w:val="0"/>
      <w:marRight w:val="0"/>
      <w:marTop w:val="0"/>
      <w:marBottom w:val="0"/>
      <w:divBdr>
        <w:top w:val="none" w:sz="0" w:space="0" w:color="auto"/>
        <w:left w:val="none" w:sz="0" w:space="0" w:color="auto"/>
        <w:bottom w:val="none" w:sz="0" w:space="0" w:color="auto"/>
        <w:right w:val="none" w:sz="0" w:space="0" w:color="auto"/>
      </w:divBdr>
    </w:div>
    <w:div w:id="1010765483">
      <w:bodyDiv w:val="1"/>
      <w:marLeft w:val="0"/>
      <w:marRight w:val="0"/>
      <w:marTop w:val="0"/>
      <w:marBottom w:val="0"/>
      <w:divBdr>
        <w:top w:val="none" w:sz="0" w:space="0" w:color="auto"/>
        <w:left w:val="none" w:sz="0" w:space="0" w:color="auto"/>
        <w:bottom w:val="none" w:sz="0" w:space="0" w:color="auto"/>
        <w:right w:val="none" w:sz="0" w:space="0" w:color="auto"/>
      </w:divBdr>
    </w:div>
    <w:div w:id="1012026415">
      <w:bodyDiv w:val="1"/>
      <w:marLeft w:val="0"/>
      <w:marRight w:val="0"/>
      <w:marTop w:val="0"/>
      <w:marBottom w:val="0"/>
      <w:divBdr>
        <w:top w:val="none" w:sz="0" w:space="0" w:color="auto"/>
        <w:left w:val="none" w:sz="0" w:space="0" w:color="auto"/>
        <w:bottom w:val="none" w:sz="0" w:space="0" w:color="auto"/>
        <w:right w:val="none" w:sz="0" w:space="0" w:color="auto"/>
      </w:divBdr>
      <w:divsChild>
        <w:div w:id="1246458615">
          <w:marLeft w:val="480"/>
          <w:marRight w:val="0"/>
          <w:marTop w:val="0"/>
          <w:marBottom w:val="0"/>
          <w:divBdr>
            <w:top w:val="none" w:sz="0" w:space="0" w:color="auto"/>
            <w:left w:val="none" w:sz="0" w:space="0" w:color="auto"/>
            <w:bottom w:val="none" w:sz="0" w:space="0" w:color="auto"/>
            <w:right w:val="none" w:sz="0" w:space="0" w:color="auto"/>
          </w:divBdr>
        </w:div>
        <w:div w:id="1096903997">
          <w:marLeft w:val="480"/>
          <w:marRight w:val="0"/>
          <w:marTop w:val="0"/>
          <w:marBottom w:val="0"/>
          <w:divBdr>
            <w:top w:val="none" w:sz="0" w:space="0" w:color="auto"/>
            <w:left w:val="none" w:sz="0" w:space="0" w:color="auto"/>
            <w:bottom w:val="none" w:sz="0" w:space="0" w:color="auto"/>
            <w:right w:val="none" w:sz="0" w:space="0" w:color="auto"/>
          </w:divBdr>
        </w:div>
        <w:div w:id="665474629">
          <w:marLeft w:val="480"/>
          <w:marRight w:val="0"/>
          <w:marTop w:val="0"/>
          <w:marBottom w:val="0"/>
          <w:divBdr>
            <w:top w:val="none" w:sz="0" w:space="0" w:color="auto"/>
            <w:left w:val="none" w:sz="0" w:space="0" w:color="auto"/>
            <w:bottom w:val="none" w:sz="0" w:space="0" w:color="auto"/>
            <w:right w:val="none" w:sz="0" w:space="0" w:color="auto"/>
          </w:divBdr>
        </w:div>
        <w:div w:id="1499029857">
          <w:marLeft w:val="480"/>
          <w:marRight w:val="0"/>
          <w:marTop w:val="0"/>
          <w:marBottom w:val="0"/>
          <w:divBdr>
            <w:top w:val="none" w:sz="0" w:space="0" w:color="auto"/>
            <w:left w:val="none" w:sz="0" w:space="0" w:color="auto"/>
            <w:bottom w:val="none" w:sz="0" w:space="0" w:color="auto"/>
            <w:right w:val="none" w:sz="0" w:space="0" w:color="auto"/>
          </w:divBdr>
        </w:div>
        <w:div w:id="61369224">
          <w:marLeft w:val="480"/>
          <w:marRight w:val="0"/>
          <w:marTop w:val="0"/>
          <w:marBottom w:val="0"/>
          <w:divBdr>
            <w:top w:val="none" w:sz="0" w:space="0" w:color="auto"/>
            <w:left w:val="none" w:sz="0" w:space="0" w:color="auto"/>
            <w:bottom w:val="none" w:sz="0" w:space="0" w:color="auto"/>
            <w:right w:val="none" w:sz="0" w:space="0" w:color="auto"/>
          </w:divBdr>
        </w:div>
        <w:div w:id="875001229">
          <w:marLeft w:val="480"/>
          <w:marRight w:val="0"/>
          <w:marTop w:val="0"/>
          <w:marBottom w:val="0"/>
          <w:divBdr>
            <w:top w:val="none" w:sz="0" w:space="0" w:color="auto"/>
            <w:left w:val="none" w:sz="0" w:space="0" w:color="auto"/>
            <w:bottom w:val="none" w:sz="0" w:space="0" w:color="auto"/>
            <w:right w:val="none" w:sz="0" w:space="0" w:color="auto"/>
          </w:divBdr>
        </w:div>
        <w:div w:id="1339505893">
          <w:marLeft w:val="480"/>
          <w:marRight w:val="0"/>
          <w:marTop w:val="0"/>
          <w:marBottom w:val="0"/>
          <w:divBdr>
            <w:top w:val="none" w:sz="0" w:space="0" w:color="auto"/>
            <w:left w:val="none" w:sz="0" w:space="0" w:color="auto"/>
            <w:bottom w:val="none" w:sz="0" w:space="0" w:color="auto"/>
            <w:right w:val="none" w:sz="0" w:space="0" w:color="auto"/>
          </w:divBdr>
        </w:div>
        <w:div w:id="1680885307">
          <w:marLeft w:val="480"/>
          <w:marRight w:val="0"/>
          <w:marTop w:val="0"/>
          <w:marBottom w:val="0"/>
          <w:divBdr>
            <w:top w:val="none" w:sz="0" w:space="0" w:color="auto"/>
            <w:left w:val="none" w:sz="0" w:space="0" w:color="auto"/>
            <w:bottom w:val="none" w:sz="0" w:space="0" w:color="auto"/>
            <w:right w:val="none" w:sz="0" w:space="0" w:color="auto"/>
          </w:divBdr>
        </w:div>
        <w:div w:id="320474490">
          <w:marLeft w:val="480"/>
          <w:marRight w:val="0"/>
          <w:marTop w:val="0"/>
          <w:marBottom w:val="0"/>
          <w:divBdr>
            <w:top w:val="none" w:sz="0" w:space="0" w:color="auto"/>
            <w:left w:val="none" w:sz="0" w:space="0" w:color="auto"/>
            <w:bottom w:val="none" w:sz="0" w:space="0" w:color="auto"/>
            <w:right w:val="none" w:sz="0" w:space="0" w:color="auto"/>
          </w:divBdr>
        </w:div>
        <w:div w:id="1917081810">
          <w:marLeft w:val="480"/>
          <w:marRight w:val="0"/>
          <w:marTop w:val="0"/>
          <w:marBottom w:val="0"/>
          <w:divBdr>
            <w:top w:val="none" w:sz="0" w:space="0" w:color="auto"/>
            <w:left w:val="none" w:sz="0" w:space="0" w:color="auto"/>
            <w:bottom w:val="none" w:sz="0" w:space="0" w:color="auto"/>
            <w:right w:val="none" w:sz="0" w:space="0" w:color="auto"/>
          </w:divBdr>
        </w:div>
        <w:div w:id="537158433">
          <w:marLeft w:val="480"/>
          <w:marRight w:val="0"/>
          <w:marTop w:val="0"/>
          <w:marBottom w:val="0"/>
          <w:divBdr>
            <w:top w:val="none" w:sz="0" w:space="0" w:color="auto"/>
            <w:left w:val="none" w:sz="0" w:space="0" w:color="auto"/>
            <w:bottom w:val="none" w:sz="0" w:space="0" w:color="auto"/>
            <w:right w:val="none" w:sz="0" w:space="0" w:color="auto"/>
          </w:divBdr>
        </w:div>
        <w:div w:id="1027558477">
          <w:marLeft w:val="480"/>
          <w:marRight w:val="0"/>
          <w:marTop w:val="0"/>
          <w:marBottom w:val="0"/>
          <w:divBdr>
            <w:top w:val="none" w:sz="0" w:space="0" w:color="auto"/>
            <w:left w:val="none" w:sz="0" w:space="0" w:color="auto"/>
            <w:bottom w:val="none" w:sz="0" w:space="0" w:color="auto"/>
            <w:right w:val="none" w:sz="0" w:space="0" w:color="auto"/>
          </w:divBdr>
        </w:div>
        <w:div w:id="129321792">
          <w:marLeft w:val="480"/>
          <w:marRight w:val="0"/>
          <w:marTop w:val="0"/>
          <w:marBottom w:val="0"/>
          <w:divBdr>
            <w:top w:val="none" w:sz="0" w:space="0" w:color="auto"/>
            <w:left w:val="none" w:sz="0" w:space="0" w:color="auto"/>
            <w:bottom w:val="none" w:sz="0" w:space="0" w:color="auto"/>
            <w:right w:val="none" w:sz="0" w:space="0" w:color="auto"/>
          </w:divBdr>
        </w:div>
        <w:div w:id="243299155">
          <w:marLeft w:val="480"/>
          <w:marRight w:val="0"/>
          <w:marTop w:val="0"/>
          <w:marBottom w:val="0"/>
          <w:divBdr>
            <w:top w:val="none" w:sz="0" w:space="0" w:color="auto"/>
            <w:left w:val="none" w:sz="0" w:space="0" w:color="auto"/>
            <w:bottom w:val="none" w:sz="0" w:space="0" w:color="auto"/>
            <w:right w:val="none" w:sz="0" w:space="0" w:color="auto"/>
          </w:divBdr>
        </w:div>
        <w:div w:id="291252344">
          <w:marLeft w:val="480"/>
          <w:marRight w:val="0"/>
          <w:marTop w:val="0"/>
          <w:marBottom w:val="0"/>
          <w:divBdr>
            <w:top w:val="none" w:sz="0" w:space="0" w:color="auto"/>
            <w:left w:val="none" w:sz="0" w:space="0" w:color="auto"/>
            <w:bottom w:val="none" w:sz="0" w:space="0" w:color="auto"/>
            <w:right w:val="none" w:sz="0" w:space="0" w:color="auto"/>
          </w:divBdr>
        </w:div>
        <w:div w:id="1550648725">
          <w:marLeft w:val="480"/>
          <w:marRight w:val="0"/>
          <w:marTop w:val="0"/>
          <w:marBottom w:val="0"/>
          <w:divBdr>
            <w:top w:val="none" w:sz="0" w:space="0" w:color="auto"/>
            <w:left w:val="none" w:sz="0" w:space="0" w:color="auto"/>
            <w:bottom w:val="none" w:sz="0" w:space="0" w:color="auto"/>
            <w:right w:val="none" w:sz="0" w:space="0" w:color="auto"/>
          </w:divBdr>
        </w:div>
        <w:div w:id="633558155">
          <w:marLeft w:val="480"/>
          <w:marRight w:val="0"/>
          <w:marTop w:val="0"/>
          <w:marBottom w:val="0"/>
          <w:divBdr>
            <w:top w:val="none" w:sz="0" w:space="0" w:color="auto"/>
            <w:left w:val="none" w:sz="0" w:space="0" w:color="auto"/>
            <w:bottom w:val="none" w:sz="0" w:space="0" w:color="auto"/>
            <w:right w:val="none" w:sz="0" w:space="0" w:color="auto"/>
          </w:divBdr>
        </w:div>
        <w:div w:id="964434434">
          <w:marLeft w:val="480"/>
          <w:marRight w:val="0"/>
          <w:marTop w:val="0"/>
          <w:marBottom w:val="0"/>
          <w:divBdr>
            <w:top w:val="none" w:sz="0" w:space="0" w:color="auto"/>
            <w:left w:val="none" w:sz="0" w:space="0" w:color="auto"/>
            <w:bottom w:val="none" w:sz="0" w:space="0" w:color="auto"/>
            <w:right w:val="none" w:sz="0" w:space="0" w:color="auto"/>
          </w:divBdr>
        </w:div>
        <w:div w:id="1980332467">
          <w:marLeft w:val="480"/>
          <w:marRight w:val="0"/>
          <w:marTop w:val="0"/>
          <w:marBottom w:val="0"/>
          <w:divBdr>
            <w:top w:val="none" w:sz="0" w:space="0" w:color="auto"/>
            <w:left w:val="none" w:sz="0" w:space="0" w:color="auto"/>
            <w:bottom w:val="none" w:sz="0" w:space="0" w:color="auto"/>
            <w:right w:val="none" w:sz="0" w:space="0" w:color="auto"/>
          </w:divBdr>
        </w:div>
        <w:div w:id="1554661164">
          <w:marLeft w:val="480"/>
          <w:marRight w:val="0"/>
          <w:marTop w:val="0"/>
          <w:marBottom w:val="0"/>
          <w:divBdr>
            <w:top w:val="none" w:sz="0" w:space="0" w:color="auto"/>
            <w:left w:val="none" w:sz="0" w:space="0" w:color="auto"/>
            <w:bottom w:val="none" w:sz="0" w:space="0" w:color="auto"/>
            <w:right w:val="none" w:sz="0" w:space="0" w:color="auto"/>
          </w:divBdr>
        </w:div>
        <w:div w:id="335495989">
          <w:marLeft w:val="480"/>
          <w:marRight w:val="0"/>
          <w:marTop w:val="0"/>
          <w:marBottom w:val="0"/>
          <w:divBdr>
            <w:top w:val="none" w:sz="0" w:space="0" w:color="auto"/>
            <w:left w:val="none" w:sz="0" w:space="0" w:color="auto"/>
            <w:bottom w:val="none" w:sz="0" w:space="0" w:color="auto"/>
            <w:right w:val="none" w:sz="0" w:space="0" w:color="auto"/>
          </w:divBdr>
        </w:div>
        <w:div w:id="295913744">
          <w:marLeft w:val="480"/>
          <w:marRight w:val="0"/>
          <w:marTop w:val="0"/>
          <w:marBottom w:val="0"/>
          <w:divBdr>
            <w:top w:val="none" w:sz="0" w:space="0" w:color="auto"/>
            <w:left w:val="none" w:sz="0" w:space="0" w:color="auto"/>
            <w:bottom w:val="none" w:sz="0" w:space="0" w:color="auto"/>
            <w:right w:val="none" w:sz="0" w:space="0" w:color="auto"/>
          </w:divBdr>
        </w:div>
        <w:div w:id="86851683">
          <w:marLeft w:val="480"/>
          <w:marRight w:val="0"/>
          <w:marTop w:val="0"/>
          <w:marBottom w:val="0"/>
          <w:divBdr>
            <w:top w:val="none" w:sz="0" w:space="0" w:color="auto"/>
            <w:left w:val="none" w:sz="0" w:space="0" w:color="auto"/>
            <w:bottom w:val="none" w:sz="0" w:space="0" w:color="auto"/>
            <w:right w:val="none" w:sz="0" w:space="0" w:color="auto"/>
          </w:divBdr>
        </w:div>
        <w:div w:id="1027439942">
          <w:marLeft w:val="480"/>
          <w:marRight w:val="0"/>
          <w:marTop w:val="0"/>
          <w:marBottom w:val="0"/>
          <w:divBdr>
            <w:top w:val="none" w:sz="0" w:space="0" w:color="auto"/>
            <w:left w:val="none" w:sz="0" w:space="0" w:color="auto"/>
            <w:bottom w:val="none" w:sz="0" w:space="0" w:color="auto"/>
            <w:right w:val="none" w:sz="0" w:space="0" w:color="auto"/>
          </w:divBdr>
        </w:div>
        <w:div w:id="484055965">
          <w:marLeft w:val="480"/>
          <w:marRight w:val="0"/>
          <w:marTop w:val="0"/>
          <w:marBottom w:val="0"/>
          <w:divBdr>
            <w:top w:val="none" w:sz="0" w:space="0" w:color="auto"/>
            <w:left w:val="none" w:sz="0" w:space="0" w:color="auto"/>
            <w:bottom w:val="none" w:sz="0" w:space="0" w:color="auto"/>
            <w:right w:val="none" w:sz="0" w:space="0" w:color="auto"/>
          </w:divBdr>
        </w:div>
        <w:div w:id="2078553437">
          <w:marLeft w:val="480"/>
          <w:marRight w:val="0"/>
          <w:marTop w:val="0"/>
          <w:marBottom w:val="0"/>
          <w:divBdr>
            <w:top w:val="none" w:sz="0" w:space="0" w:color="auto"/>
            <w:left w:val="none" w:sz="0" w:space="0" w:color="auto"/>
            <w:bottom w:val="none" w:sz="0" w:space="0" w:color="auto"/>
            <w:right w:val="none" w:sz="0" w:space="0" w:color="auto"/>
          </w:divBdr>
        </w:div>
        <w:div w:id="1266765218">
          <w:marLeft w:val="480"/>
          <w:marRight w:val="0"/>
          <w:marTop w:val="0"/>
          <w:marBottom w:val="0"/>
          <w:divBdr>
            <w:top w:val="none" w:sz="0" w:space="0" w:color="auto"/>
            <w:left w:val="none" w:sz="0" w:space="0" w:color="auto"/>
            <w:bottom w:val="none" w:sz="0" w:space="0" w:color="auto"/>
            <w:right w:val="none" w:sz="0" w:space="0" w:color="auto"/>
          </w:divBdr>
        </w:div>
        <w:div w:id="337781514">
          <w:marLeft w:val="480"/>
          <w:marRight w:val="0"/>
          <w:marTop w:val="0"/>
          <w:marBottom w:val="0"/>
          <w:divBdr>
            <w:top w:val="none" w:sz="0" w:space="0" w:color="auto"/>
            <w:left w:val="none" w:sz="0" w:space="0" w:color="auto"/>
            <w:bottom w:val="none" w:sz="0" w:space="0" w:color="auto"/>
            <w:right w:val="none" w:sz="0" w:space="0" w:color="auto"/>
          </w:divBdr>
        </w:div>
        <w:div w:id="1285306482">
          <w:marLeft w:val="480"/>
          <w:marRight w:val="0"/>
          <w:marTop w:val="0"/>
          <w:marBottom w:val="0"/>
          <w:divBdr>
            <w:top w:val="none" w:sz="0" w:space="0" w:color="auto"/>
            <w:left w:val="none" w:sz="0" w:space="0" w:color="auto"/>
            <w:bottom w:val="none" w:sz="0" w:space="0" w:color="auto"/>
            <w:right w:val="none" w:sz="0" w:space="0" w:color="auto"/>
          </w:divBdr>
        </w:div>
        <w:div w:id="183204438">
          <w:marLeft w:val="480"/>
          <w:marRight w:val="0"/>
          <w:marTop w:val="0"/>
          <w:marBottom w:val="0"/>
          <w:divBdr>
            <w:top w:val="none" w:sz="0" w:space="0" w:color="auto"/>
            <w:left w:val="none" w:sz="0" w:space="0" w:color="auto"/>
            <w:bottom w:val="none" w:sz="0" w:space="0" w:color="auto"/>
            <w:right w:val="none" w:sz="0" w:space="0" w:color="auto"/>
          </w:divBdr>
        </w:div>
        <w:div w:id="836263355">
          <w:marLeft w:val="480"/>
          <w:marRight w:val="0"/>
          <w:marTop w:val="0"/>
          <w:marBottom w:val="0"/>
          <w:divBdr>
            <w:top w:val="none" w:sz="0" w:space="0" w:color="auto"/>
            <w:left w:val="none" w:sz="0" w:space="0" w:color="auto"/>
            <w:bottom w:val="none" w:sz="0" w:space="0" w:color="auto"/>
            <w:right w:val="none" w:sz="0" w:space="0" w:color="auto"/>
          </w:divBdr>
        </w:div>
        <w:div w:id="1029987799">
          <w:marLeft w:val="480"/>
          <w:marRight w:val="0"/>
          <w:marTop w:val="0"/>
          <w:marBottom w:val="0"/>
          <w:divBdr>
            <w:top w:val="none" w:sz="0" w:space="0" w:color="auto"/>
            <w:left w:val="none" w:sz="0" w:space="0" w:color="auto"/>
            <w:bottom w:val="none" w:sz="0" w:space="0" w:color="auto"/>
            <w:right w:val="none" w:sz="0" w:space="0" w:color="auto"/>
          </w:divBdr>
        </w:div>
        <w:div w:id="890266264">
          <w:marLeft w:val="480"/>
          <w:marRight w:val="0"/>
          <w:marTop w:val="0"/>
          <w:marBottom w:val="0"/>
          <w:divBdr>
            <w:top w:val="none" w:sz="0" w:space="0" w:color="auto"/>
            <w:left w:val="none" w:sz="0" w:space="0" w:color="auto"/>
            <w:bottom w:val="none" w:sz="0" w:space="0" w:color="auto"/>
            <w:right w:val="none" w:sz="0" w:space="0" w:color="auto"/>
          </w:divBdr>
        </w:div>
        <w:div w:id="1224441626">
          <w:marLeft w:val="480"/>
          <w:marRight w:val="0"/>
          <w:marTop w:val="0"/>
          <w:marBottom w:val="0"/>
          <w:divBdr>
            <w:top w:val="none" w:sz="0" w:space="0" w:color="auto"/>
            <w:left w:val="none" w:sz="0" w:space="0" w:color="auto"/>
            <w:bottom w:val="none" w:sz="0" w:space="0" w:color="auto"/>
            <w:right w:val="none" w:sz="0" w:space="0" w:color="auto"/>
          </w:divBdr>
        </w:div>
        <w:div w:id="885919802">
          <w:marLeft w:val="480"/>
          <w:marRight w:val="0"/>
          <w:marTop w:val="0"/>
          <w:marBottom w:val="0"/>
          <w:divBdr>
            <w:top w:val="none" w:sz="0" w:space="0" w:color="auto"/>
            <w:left w:val="none" w:sz="0" w:space="0" w:color="auto"/>
            <w:bottom w:val="none" w:sz="0" w:space="0" w:color="auto"/>
            <w:right w:val="none" w:sz="0" w:space="0" w:color="auto"/>
          </w:divBdr>
        </w:div>
        <w:div w:id="690495016">
          <w:marLeft w:val="480"/>
          <w:marRight w:val="0"/>
          <w:marTop w:val="0"/>
          <w:marBottom w:val="0"/>
          <w:divBdr>
            <w:top w:val="none" w:sz="0" w:space="0" w:color="auto"/>
            <w:left w:val="none" w:sz="0" w:space="0" w:color="auto"/>
            <w:bottom w:val="none" w:sz="0" w:space="0" w:color="auto"/>
            <w:right w:val="none" w:sz="0" w:space="0" w:color="auto"/>
          </w:divBdr>
        </w:div>
        <w:div w:id="1782800546">
          <w:marLeft w:val="480"/>
          <w:marRight w:val="0"/>
          <w:marTop w:val="0"/>
          <w:marBottom w:val="0"/>
          <w:divBdr>
            <w:top w:val="none" w:sz="0" w:space="0" w:color="auto"/>
            <w:left w:val="none" w:sz="0" w:space="0" w:color="auto"/>
            <w:bottom w:val="none" w:sz="0" w:space="0" w:color="auto"/>
            <w:right w:val="none" w:sz="0" w:space="0" w:color="auto"/>
          </w:divBdr>
        </w:div>
        <w:div w:id="1613636306">
          <w:marLeft w:val="480"/>
          <w:marRight w:val="0"/>
          <w:marTop w:val="0"/>
          <w:marBottom w:val="0"/>
          <w:divBdr>
            <w:top w:val="none" w:sz="0" w:space="0" w:color="auto"/>
            <w:left w:val="none" w:sz="0" w:space="0" w:color="auto"/>
            <w:bottom w:val="none" w:sz="0" w:space="0" w:color="auto"/>
            <w:right w:val="none" w:sz="0" w:space="0" w:color="auto"/>
          </w:divBdr>
        </w:div>
        <w:div w:id="1188905249">
          <w:marLeft w:val="480"/>
          <w:marRight w:val="0"/>
          <w:marTop w:val="0"/>
          <w:marBottom w:val="0"/>
          <w:divBdr>
            <w:top w:val="none" w:sz="0" w:space="0" w:color="auto"/>
            <w:left w:val="none" w:sz="0" w:space="0" w:color="auto"/>
            <w:bottom w:val="none" w:sz="0" w:space="0" w:color="auto"/>
            <w:right w:val="none" w:sz="0" w:space="0" w:color="auto"/>
          </w:divBdr>
        </w:div>
        <w:div w:id="920064397">
          <w:marLeft w:val="480"/>
          <w:marRight w:val="0"/>
          <w:marTop w:val="0"/>
          <w:marBottom w:val="0"/>
          <w:divBdr>
            <w:top w:val="none" w:sz="0" w:space="0" w:color="auto"/>
            <w:left w:val="none" w:sz="0" w:space="0" w:color="auto"/>
            <w:bottom w:val="none" w:sz="0" w:space="0" w:color="auto"/>
            <w:right w:val="none" w:sz="0" w:space="0" w:color="auto"/>
          </w:divBdr>
        </w:div>
        <w:div w:id="1093625020">
          <w:marLeft w:val="480"/>
          <w:marRight w:val="0"/>
          <w:marTop w:val="0"/>
          <w:marBottom w:val="0"/>
          <w:divBdr>
            <w:top w:val="none" w:sz="0" w:space="0" w:color="auto"/>
            <w:left w:val="none" w:sz="0" w:space="0" w:color="auto"/>
            <w:bottom w:val="none" w:sz="0" w:space="0" w:color="auto"/>
            <w:right w:val="none" w:sz="0" w:space="0" w:color="auto"/>
          </w:divBdr>
        </w:div>
        <w:div w:id="2010864864">
          <w:marLeft w:val="480"/>
          <w:marRight w:val="0"/>
          <w:marTop w:val="0"/>
          <w:marBottom w:val="0"/>
          <w:divBdr>
            <w:top w:val="none" w:sz="0" w:space="0" w:color="auto"/>
            <w:left w:val="none" w:sz="0" w:space="0" w:color="auto"/>
            <w:bottom w:val="none" w:sz="0" w:space="0" w:color="auto"/>
            <w:right w:val="none" w:sz="0" w:space="0" w:color="auto"/>
          </w:divBdr>
        </w:div>
        <w:div w:id="1024600750">
          <w:marLeft w:val="480"/>
          <w:marRight w:val="0"/>
          <w:marTop w:val="0"/>
          <w:marBottom w:val="0"/>
          <w:divBdr>
            <w:top w:val="none" w:sz="0" w:space="0" w:color="auto"/>
            <w:left w:val="none" w:sz="0" w:space="0" w:color="auto"/>
            <w:bottom w:val="none" w:sz="0" w:space="0" w:color="auto"/>
            <w:right w:val="none" w:sz="0" w:space="0" w:color="auto"/>
          </w:divBdr>
        </w:div>
        <w:div w:id="489447144">
          <w:marLeft w:val="480"/>
          <w:marRight w:val="0"/>
          <w:marTop w:val="0"/>
          <w:marBottom w:val="0"/>
          <w:divBdr>
            <w:top w:val="none" w:sz="0" w:space="0" w:color="auto"/>
            <w:left w:val="none" w:sz="0" w:space="0" w:color="auto"/>
            <w:bottom w:val="none" w:sz="0" w:space="0" w:color="auto"/>
            <w:right w:val="none" w:sz="0" w:space="0" w:color="auto"/>
          </w:divBdr>
        </w:div>
        <w:div w:id="784036569">
          <w:marLeft w:val="480"/>
          <w:marRight w:val="0"/>
          <w:marTop w:val="0"/>
          <w:marBottom w:val="0"/>
          <w:divBdr>
            <w:top w:val="none" w:sz="0" w:space="0" w:color="auto"/>
            <w:left w:val="none" w:sz="0" w:space="0" w:color="auto"/>
            <w:bottom w:val="none" w:sz="0" w:space="0" w:color="auto"/>
            <w:right w:val="none" w:sz="0" w:space="0" w:color="auto"/>
          </w:divBdr>
        </w:div>
        <w:div w:id="791871737">
          <w:marLeft w:val="480"/>
          <w:marRight w:val="0"/>
          <w:marTop w:val="0"/>
          <w:marBottom w:val="0"/>
          <w:divBdr>
            <w:top w:val="none" w:sz="0" w:space="0" w:color="auto"/>
            <w:left w:val="none" w:sz="0" w:space="0" w:color="auto"/>
            <w:bottom w:val="none" w:sz="0" w:space="0" w:color="auto"/>
            <w:right w:val="none" w:sz="0" w:space="0" w:color="auto"/>
          </w:divBdr>
        </w:div>
        <w:div w:id="1915433489">
          <w:marLeft w:val="480"/>
          <w:marRight w:val="0"/>
          <w:marTop w:val="0"/>
          <w:marBottom w:val="0"/>
          <w:divBdr>
            <w:top w:val="none" w:sz="0" w:space="0" w:color="auto"/>
            <w:left w:val="none" w:sz="0" w:space="0" w:color="auto"/>
            <w:bottom w:val="none" w:sz="0" w:space="0" w:color="auto"/>
            <w:right w:val="none" w:sz="0" w:space="0" w:color="auto"/>
          </w:divBdr>
        </w:div>
        <w:div w:id="1180975274">
          <w:marLeft w:val="480"/>
          <w:marRight w:val="0"/>
          <w:marTop w:val="0"/>
          <w:marBottom w:val="0"/>
          <w:divBdr>
            <w:top w:val="none" w:sz="0" w:space="0" w:color="auto"/>
            <w:left w:val="none" w:sz="0" w:space="0" w:color="auto"/>
            <w:bottom w:val="none" w:sz="0" w:space="0" w:color="auto"/>
            <w:right w:val="none" w:sz="0" w:space="0" w:color="auto"/>
          </w:divBdr>
        </w:div>
        <w:div w:id="1021783786">
          <w:marLeft w:val="480"/>
          <w:marRight w:val="0"/>
          <w:marTop w:val="0"/>
          <w:marBottom w:val="0"/>
          <w:divBdr>
            <w:top w:val="none" w:sz="0" w:space="0" w:color="auto"/>
            <w:left w:val="none" w:sz="0" w:space="0" w:color="auto"/>
            <w:bottom w:val="none" w:sz="0" w:space="0" w:color="auto"/>
            <w:right w:val="none" w:sz="0" w:space="0" w:color="auto"/>
          </w:divBdr>
        </w:div>
        <w:div w:id="1563757640">
          <w:marLeft w:val="480"/>
          <w:marRight w:val="0"/>
          <w:marTop w:val="0"/>
          <w:marBottom w:val="0"/>
          <w:divBdr>
            <w:top w:val="none" w:sz="0" w:space="0" w:color="auto"/>
            <w:left w:val="none" w:sz="0" w:space="0" w:color="auto"/>
            <w:bottom w:val="none" w:sz="0" w:space="0" w:color="auto"/>
            <w:right w:val="none" w:sz="0" w:space="0" w:color="auto"/>
          </w:divBdr>
        </w:div>
        <w:div w:id="50078474">
          <w:marLeft w:val="480"/>
          <w:marRight w:val="0"/>
          <w:marTop w:val="0"/>
          <w:marBottom w:val="0"/>
          <w:divBdr>
            <w:top w:val="none" w:sz="0" w:space="0" w:color="auto"/>
            <w:left w:val="none" w:sz="0" w:space="0" w:color="auto"/>
            <w:bottom w:val="none" w:sz="0" w:space="0" w:color="auto"/>
            <w:right w:val="none" w:sz="0" w:space="0" w:color="auto"/>
          </w:divBdr>
        </w:div>
        <w:div w:id="832724109">
          <w:marLeft w:val="480"/>
          <w:marRight w:val="0"/>
          <w:marTop w:val="0"/>
          <w:marBottom w:val="0"/>
          <w:divBdr>
            <w:top w:val="none" w:sz="0" w:space="0" w:color="auto"/>
            <w:left w:val="none" w:sz="0" w:space="0" w:color="auto"/>
            <w:bottom w:val="none" w:sz="0" w:space="0" w:color="auto"/>
            <w:right w:val="none" w:sz="0" w:space="0" w:color="auto"/>
          </w:divBdr>
        </w:div>
        <w:div w:id="944846169">
          <w:marLeft w:val="480"/>
          <w:marRight w:val="0"/>
          <w:marTop w:val="0"/>
          <w:marBottom w:val="0"/>
          <w:divBdr>
            <w:top w:val="none" w:sz="0" w:space="0" w:color="auto"/>
            <w:left w:val="none" w:sz="0" w:space="0" w:color="auto"/>
            <w:bottom w:val="none" w:sz="0" w:space="0" w:color="auto"/>
            <w:right w:val="none" w:sz="0" w:space="0" w:color="auto"/>
          </w:divBdr>
        </w:div>
        <w:div w:id="1364136870">
          <w:marLeft w:val="480"/>
          <w:marRight w:val="0"/>
          <w:marTop w:val="0"/>
          <w:marBottom w:val="0"/>
          <w:divBdr>
            <w:top w:val="none" w:sz="0" w:space="0" w:color="auto"/>
            <w:left w:val="none" w:sz="0" w:space="0" w:color="auto"/>
            <w:bottom w:val="none" w:sz="0" w:space="0" w:color="auto"/>
            <w:right w:val="none" w:sz="0" w:space="0" w:color="auto"/>
          </w:divBdr>
        </w:div>
        <w:div w:id="2027556904">
          <w:marLeft w:val="480"/>
          <w:marRight w:val="0"/>
          <w:marTop w:val="0"/>
          <w:marBottom w:val="0"/>
          <w:divBdr>
            <w:top w:val="none" w:sz="0" w:space="0" w:color="auto"/>
            <w:left w:val="none" w:sz="0" w:space="0" w:color="auto"/>
            <w:bottom w:val="none" w:sz="0" w:space="0" w:color="auto"/>
            <w:right w:val="none" w:sz="0" w:space="0" w:color="auto"/>
          </w:divBdr>
        </w:div>
        <w:div w:id="1723938206">
          <w:marLeft w:val="480"/>
          <w:marRight w:val="0"/>
          <w:marTop w:val="0"/>
          <w:marBottom w:val="0"/>
          <w:divBdr>
            <w:top w:val="none" w:sz="0" w:space="0" w:color="auto"/>
            <w:left w:val="none" w:sz="0" w:space="0" w:color="auto"/>
            <w:bottom w:val="none" w:sz="0" w:space="0" w:color="auto"/>
            <w:right w:val="none" w:sz="0" w:space="0" w:color="auto"/>
          </w:divBdr>
        </w:div>
        <w:div w:id="1279336492">
          <w:marLeft w:val="480"/>
          <w:marRight w:val="0"/>
          <w:marTop w:val="0"/>
          <w:marBottom w:val="0"/>
          <w:divBdr>
            <w:top w:val="none" w:sz="0" w:space="0" w:color="auto"/>
            <w:left w:val="none" w:sz="0" w:space="0" w:color="auto"/>
            <w:bottom w:val="none" w:sz="0" w:space="0" w:color="auto"/>
            <w:right w:val="none" w:sz="0" w:space="0" w:color="auto"/>
          </w:divBdr>
        </w:div>
        <w:div w:id="1330714792">
          <w:marLeft w:val="480"/>
          <w:marRight w:val="0"/>
          <w:marTop w:val="0"/>
          <w:marBottom w:val="0"/>
          <w:divBdr>
            <w:top w:val="none" w:sz="0" w:space="0" w:color="auto"/>
            <w:left w:val="none" w:sz="0" w:space="0" w:color="auto"/>
            <w:bottom w:val="none" w:sz="0" w:space="0" w:color="auto"/>
            <w:right w:val="none" w:sz="0" w:space="0" w:color="auto"/>
          </w:divBdr>
        </w:div>
        <w:div w:id="1872691402">
          <w:marLeft w:val="480"/>
          <w:marRight w:val="0"/>
          <w:marTop w:val="0"/>
          <w:marBottom w:val="0"/>
          <w:divBdr>
            <w:top w:val="none" w:sz="0" w:space="0" w:color="auto"/>
            <w:left w:val="none" w:sz="0" w:space="0" w:color="auto"/>
            <w:bottom w:val="none" w:sz="0" w:space="0" w:color="auto"/>
            <w:right w:val="none" w:sz="0" w:space="0" w:color="auto"/>
          </w:divBdr>
        </w:div>
        <w:div w:id="1507206335">
          <w:marLeft w:val="480"/>
          <w:marRight w:val="0"/>
          <w:marTop w:val="0"/>
          <w:marBottom w:val="0"/>
          <w:divBdr>
            <w:top w:val="none" w:sz="0" w:space="0" w:color="auto"/>
            <w:left w:val="none" w:sz="0" w:space="0" w:color="auto"/>
            <w:bottom w:val="none" w:sz="0" w:space="0" w:color="auto"/>
            <w:right w:val="none" w:sz="0" w:space="0" w:color="auto"/>
          </w:divBdr>
        </w:div>
        <w:div w:id="1471049714">
          <w:marLeft w:val="480"/>
          <w:marRight w:val="0"/>
          <w:marTop w:val="0"/>
          <w:marBottom w:val="0"/>
          <w:divBdr>
            <w:top w:val="none" w:sz="0" w:space="0" w:color="auto"/>
            <w:left w:val="none" w:sz="0" w:space="0" w:color="auto"/>
            <w:bottom w:val="none" w:sz="0" w:space="0" w:color="auto"/>
            <w:right w:val="none" w:sz="0" w:space="0" w:color="auto"/>
          </w:divBdr>
        </w:div>
        <w:div w:id="970985375">
          <w:marLeft w:val="480"/>
          <w:marRight w:val="0"/>
          <w:marTop w:val="0"/>
          <w:marBottom w:val="0"/>
          <w:divBdr>
            <w:top w:val="none" w:sz="0" w:space="0" w:color="auto"/>
            <w:left w:val="none" w:sz="0" w:space="0" w:color="auto"/>
            <w:bottom w:val="none" w:sz="0" w:space="0" w:color="auto"/>
            <w:right w:val="none" w:sz="0" w:space="0" w:color="auto"/>
          </w:divBdr>
        </w:div>
        <w:div w:id="1503199864">
          <w:marLeft w:val="480"/>
          <w:marRight w:val="0"/>
          <w:marTop w:val="0"/>
          <w:marBottom w:val="0"/>
          <w:divBdr>
            <w:top w:val="none" w:sz="0" w:space="0" w:color="auto"/>
            <w:left w:val="none" w:sz="0" w:space="0" w:color="auto"/>
            <w:bottom w:val="none" w:sz="0" w:space="0" w:color="auto"/>
            <w:right w:val="none" w:sz="0" w:space="0" w:color="auto"/>
          </w:divBdr>
        </w:div>
        <w:div w:id="598872618">
          <w:marLeft w:val="480"/>
          <w:marRight w:val="0"/>
          <w:marTop w:val="0"/>
          <w:marBottom w:val="0"/>
          <w:divBdr>
            <w:top w:val="none" w:sz="0" w:space="0" w:color="auto"/>
            <w:left w:val="none" w:sz="0" w:space="0" w:color="auto"/>
            <w:bottom w:val="none" w:sz="0" w:space="0" w:color="auto"/>
            <w:right w:val="none" w:sz="0" w:space="0" w:color="auto"/>
          </w:divBdr>
        </w:div>
        <w:div w:id="400567673">
          <w:marLeft w:val="480"/>
          <w:marRight w:val="0"/>
          <w:marTop w:val="0"/>
          <w:marBottom w:val="0"/>
          <w:divBdr>
            <w:top w:val="none" w:sz="0" w:space="0" w:color="auto"/>
            <w:left w:val="none" w:sz="0" w:space="0" w:color="auto"/>
            <w:bottom w:val="none" w:sz="0" w:space="0" w:color="auto"/>
            <w:right w:val="none" w:sz="0" w:space="0" w:color="auto"/>
          </w:divBdr>
        </w:div>
        <w:div w:id="2031950148">
          <w:marLeft w:val="480"/>
          <w:marRight w:val="0"/>
          <w:marTop w:val="0"/>
          <w:marBottom w:val="0"/>
          <w:divBdr>
            <w:top w:val="none" w:sz="0" w:space="0" w:color="auto"/>
            <w:left w:val="none" w:sz="0" w:space="0" w:color="auto"/>
            <w:bottom w:val="none" w:sz="0" w:space="0" w:color="auto"/>
            <w:right w:val="none" w:sz="0" w:space="0" w:color="auto"/>
          </w:divBdr>
        </w:div>
        <w:div w:id="707948217">
          <w:marLeft w:val="480"/>
          <w:marRight w:val="0"/>
          <w:marTop w:val="0"/>
          <w:marBottom w:val="0"/>
          <w:divBdr>
            <w:top w:val="none" w:sz="0" w:space="0" w:color="auto"/>
            <w:left w:val="none" w:sz="0" w:space="0" w:color="auto"/>
            <w:bottom w:val="none" w:sz="0" w:space="0" w:color="auto"/>
            <w:right w:val="none" w:sz="0" w:space="0" w:color="auto"/>
          </w:divBdr>
        </w:div>
        <w:div w:id="614946448">
          <w:marLeft w:val="480"/>
          <w:marRight w:val="0"/>
          <w:marTop w:val="0"/>
          <w:marBottom w:val="0"/>
          <w:divBdr>
            <w:top w:val="none" w:sz="0" w:space="0" w:color="auto"/>
            <w:left w:val="none" w:sz="0" w:space="0" w:color="auto"/>
            <w:bottom w:val="none" w:sz="0" w:space="0" w:color="auto"/>
            <w:right w:val="none" w:sz="0" w:space="0" w:color="auto"/>
          </w:divBdr>
        </w:div>
        <w:div w:id="1067874491">
          <w:marLeft w:val="480"/>
          <w:marRight w:val="0"/>
          <w:marTop w:val="0"/>
          <w:marBottom w:val="0"/>
          <w:divBdr>
            <w:top w:val="none" w:sz="0" w:space="0" w:color="auto"/>
            <w:left w:val="none" w:sz="0" w:space="0" w:color="auto"/>
            <w:bottom w:val="none" w:sz="0" w:space="0" w:color="auto"/>
            <w:right w:val="none" w:sz="0" w:space="0" w:color="auto"/>
          </w:divBdr>
        </w:div>
        <w:div w:id="868252549">
          <w:marLeft w:val="480"/>
          <w:marRight w:val="0"/>
          <w:marTop w:val="0"/>
          <w:marBottom w:val="0"/>
          <w:divBdr>
            <w:top w:val="none" w:sz="0" w:space="0" w:color="auto"/>
            <w:left w:val="none" w:sz="0" w:space="0" w:color="auto"/>
            <w:bottom w:val="none" w:sz="0" w:space="0" w:color="auto"/>
            <w:right w:val="none" w:sz="0" w:space="0" w:color="auto"/>
          </w:divBdr>
        </w:div>
        <w:div w:id="334653981">
          <w:marLeft w:val="480"/>
          <w:marRight w:val="0"/>
          <w:marTop w:val="0"/>
          <w:marBottom w:val="0"/>
          <w:divBdr>
            <w:top w:val="none" w:sz="0" w:space="0" w:color="auto"/>
            <w:left w:val="none" w:sz="0" w:space="0" w:color="auto"/>
            <w:bottom w:val="none" w:sz="0" w:space="0" w:color="auto"/>
            <w:right w:val="none" w:sz="0" w:space="0" w:color="auto"/>
          </w:divBdr>
        </w:div>
        <w:div w:id="595946438">
          <w:marLeft w:val="480"/>
          <w:marRight w:val="0"/>
          <w:marTop w:val="0"/>
          <w:marBottom w:val="0"/>
          <w:divBdr>
            <w:top w:val="none" w:sz="0" w:space="0" w:color="auto"/>
            <w:left w:val="none" w:sz="0" w:space="0" w:color="auto"/>
            <w:bottom w:val="none" w:sz="0" w:space="0" w:color="auto"/>
            <w:right w:val="none" w:sz="0" w:space="0" w:color="auto"/>
          </w:divBdr>
        </w:div>
      </w:divsChild>
    </w:div>
    <w:div w:id="1017466379">
      <w:bodyDiv w:val="1"/>
      <w:marLeft w:val="0"/>
      <w:marRight w:val="0"/>
      <w:marTop w:val="0"/>
      <w:marBottom w:val="0"/>
      <w:divBdr>
        <w:top w:val="none" w:sz="0" w:space="0" w:color="auto"/>
        <w:left w:val="none" w:sz="0" w:space="0" w:color="auto"/>
        <w:bottom w:val="none" w:sz="0" w:space="0" w:color="auto"/>
        <w:right w:val="none" w:sz="0" w:space="0" w:color="auto"/>
      </w:divBdr>
    </w:div>
    <w:div w:id="1019937674">
      <w:bodyDiv w:val="1"/>
      <w:marLeft w:val="0"/>
      <w:marRight w:val="0"/>
      <w:marTop w:val="0"/>
      <w:marBottom w:val="0"/>
      <w:divBdr>
        <w:top w:val="none" w:sz="0" w:space="0" w:color="auto"/>
        <w:left w:val="none" w:sz="0" w:space="0" w:color="auto"/>
        <w:bottom w:val="none" w:sz="0" w:space="0" w:color="auto"/>
        <w:right w:val="none" w:sz="0" w:space="0" w:color="auto"/>
      </w:divBdr>
    </w:div>
    <w:div w:id="1023483333">
      <w:bodyDiv w:val="1"/>
      <w:marLeft w:val="0"/>
      <w:marRight w:val="0"/>
      <w:marTop w:val="0"/>
      <w:marBottom w:val="0"/>
      <w:divBdr>
        <w:top w:val="none" w:sz="0" w:space="0" w:color="auto"/>
        <w:left w:val="none" w:sz="0" w:space="0" w:color="auto"/>
        <w:bottom w:val="none" w:sz="0" w:space="0" w:color="auto"/>
        <w:right w:val="none" w:sz="0" w:space="0" w:color="auto"/>
      </w:divBdr>
    </w:div>
    <w:div w:id="1037201553">
      <w:bodyDiv w:val="1"/>
      <w:marLeft w:val="0"/>
      <w:marRight w:val="0"/>
      <w:marTop w:val="0"/>
      <w:marBottom w:val="0"/>
      <w:divBdr>
        <w:top w:val="none" w:sz="0" w:space="0" w:color="auto"/>
        <w:left w:val="none" w:sz="0" w:space="0" w:color="auto"/>
        <w:bottom w:val="none" w:sz="0" w:space="0" w:color="auto"/>
        <w:right w:val="none" w:sz="0" w:space="0" w:color="auto"/>
      </w:divBdr>
    </w:div>
    <w:div w:id="1042444213">
      <w:bodyDiv w:val="1"/>
      <w:marLeft w:val="0"/>
      <w:marRight w:val="0"/>
      <w:marTop w:val="0"/>
      <w:marBottom w:val="0"/>
      <w:divBdr>
        <w:top w:val="none" w:sz="0" w:space="0" w:color="auto"/>
        <w:left w:val="none" w:sz="0" w:space="0" w:color="auto"/>
        <w:bottom w:val="none" w:sz="0" w:space="0" w:color="auto"/>
        <w:right w:val="none" w:sz="0" w:space="0" w:color="auto"/>
      </w:divBdr>
    </w:div>
    <w:div w:id="1042754688">
      <w:bodyDiv w:val="1"/>
      <w:marLeft w:val="0"/>
      <w:marRight w:val="0"/>
      <w:marTop w:val="0"/>
      <w:marBottom w:val="0"/>
      <w:divBdr>
        <w:top w:val="none" w:sz="0" w:space="0" w:color="auto"/>
        <w:left w:val="none" w:sz="0" w:space="0" w:color="auto"/>
        <w:bottom w:val="none" w:sz="0" w:space="0" w:color="auto"/>
        <w:right w:val="none" w:sz="0" w:space="0" w:color="auto"/>
      </w:divBdr>
    </w:div>
    <w:div w:id="1050304073">
      <w:bodyDiv w:val="1"/>
      <w:marLeft w:val="0"/>
      <w:marRight w:val="0"/>
      <w:marTop w:val="0"/>
      <w:marBottom w:val="0"/>
      <w:divBdr>
        <w:top w:val="none" w:sz="0" w:space="0" w:color="auto"/>
        <w:left w:val="none" w:sz="0" w:space="0" w:color="auto"/>
        <w:bottom w:val="none" w:sz="0" w:space="0" w:color="auto"/>
        <w:right w:val="none" w:sz="0" w:space="0" w:color="auto"/>
      </w:divBdr>
    </w:div>
    <w:div w:id="1052728133">
      <w:bodyDiv w:val="1"/>
      <w:marLeft w:val="0"/>
      <w:marRight w:val="0"/>
      <w:marTop w:val="0"/>
      <w:marBottom w:val="0"/>
      <w:divBdr>
        <w:top w:val="none" w:sz="0" w:space="0" w:color="auto"/>
        <w:left w:val="none" w:sz="0" w:space="0" w:color="auto"/>
        <w:bottom w:val="none" w:sz="0" w:space="0" w:color="auto"/>
        <w:right w:val="none" w:sz="0" w:space="0" w:color="auto"/>
      </w:divBdr>
    </w:div>
    <w:div w:id="1057507430">
      <w:bodyDiv w:val="1"/>
      <w:marLeft w:val="0"/>
      <w:marRight w:val="0"/>
      <w:marTop w:val="0"/>
      <w:marBottom w:val="0"/>
      <w:divBdr>
        <w:top w:val="none" w:sz="0" w:space="0" w:color="auto"/>
        <w:left w:val="none" w:sz="0" w:space="0" w:color="auto"/>
        <w:bottom w:val="none" w:sz="0" w:space="0" w:color="auto"/>
        <w:right w:val="none" w:sz="0" w:space="0" w:color="auto"/>
      </w:divBdr>
    </w:div>
    <w:div w:id="1061949408">
      <w:bodyDiv w:val="1"/>
      <w:marLeft w:val="0"/>
      <w:marRight w:val="0"/>
      <w:marTop w:val="0"/>
      <w:marBottom w:val="0"/>
      <w:divBdr>
        <w:top w:val="none" w:sz="0" w:space="0" w:color="auto"/>
        <w:left w:val="none" w:sz="0" w:space="0" w:color="auto"/>
        <w:bottom w:val="none" w:sz="0" w:space="0" w:color="auto"/>
        <w:right w:val="none" w:sz="0" w:space="0" w:color="auto"/>
      </w:divBdr>
    </w:div>
    <w:div w:id="1066034377">
      <w:bodyDiv w:val="1"/>
      <w:marLeft w:val="0"/>
      <w:marRight w:val="0"/>
      <w:marTop w:val="0"/>
      <w:marBottom w:val="0"/>
      <w:divBdr>
        <w:top w:val="none" w:sz="0" w:space="0" w:color="auto"/>
        <w:left w:val="none" w:sz="0" w:space="0" w:color="auto"/>
        <w:bottom w:val="none" w:sz="0" w:space="0" w:color="auto"/>
        <w:right w:val="none" w:sz="0" w:space="0" w:color="auto"/>
      </w:divBdr>
    </w:div>
    <w:div w:id="1066536182">
      <w:bodyDiv w:val="1"/>
      <w:marLeft w:val="0"/>
      <w:marRight w:val="0"/>
      <w:marTop w:val="0"/>
      <w:marBottom w:val="0"/>
      <w:divBdr>
        <w:top w:val="none" w:sz="0" w:space="0" w:color="auto"/>
        <w:left w:val="none" w:sz="0" w:space="0" w:color="auto"/>
        <w:bottom w:val="none" w:sz="0" w:space="0" w:color="auto"/>
        <w:right w:val="none" w:sz="0" w:space="0" w:color="auto"/>
      </w:divBdr>
    </w:div>
    <w:div w:id="1071192362">
      <w:bodyDiv w:val="1"/>
      <w:marLeft w:val="0"/>
      <w:marRight w:val="0"/>
      <w:marTop w:val="0"/>
      <w:marBottom w:val="0"/>
      <w:divBdr>
        <w:top w:val="none" w:sz="0" w:space="0" w:color="auto"/>
        <w:left w:val="none" w:sz="0" w:space="0" w:color="auto"/>
        <w:bottom w:val="none" w:sz="0" w:space="0" w:color="auto"/>
        <w:right w:val="none" w:sz="0" w:space="0" w:color="auto"/>
      </w:divBdr>
    </w:div>
    <w:div w:id="1071200917">
      <w:bodyDiv w:val="1"/>
      <w:marLeft w:val="0"/>
      <w:marRight w:val="0"/>
      <w:marTop w:val="0"/>
      <w:marBottom w:val="0"/>
      <w:divBdr>
        <w:top w:val="none" w:sz="0" w:space="0" w:color="auto"/>
        <w:left w:val="none" w:sz="0" w:space="0" w:color="auto"/>
        <w:bottom w:val="none" w:sz="0" w:space="0" w:color="auto"/>
        <w:right w:val="none" w:sz="0" w:space="0" w:color="auto"/>
      </w:divBdr>
    </w:div>
    <w:div w:id="1077019281">
      <w:bodyDiv w:val="1"/>
      <w:marLeft w:val="0"/>
      <w:marRight w:val="0"/>
      <w:marTop w:val="0"/>
      <w:marBottom w:val="0"/>
      <w:divBdr>
        <w:top w:val="none" w:sz="0" w:space="0" w:color="auto"/>
        <w:left w:val="none" w:sz="0" w:space="0" w:color="auto"/>
        <w:bottom w:val="none" w:sz="0" w:space="0" w:color="auto"/>
        <w:right w:val="none" w:sz="0" w:space="0" w:color="auto"/>
      </w:divBdr>
    </w:div>
    <w:div w:id="1081293787">
      <w:bodyDiv w:val="1"/>
      <w:marLeft w:val="0"/>
      <w:marRight w:val="0"/>
      <w:marTop w:val="0"/>
      <w:marBottom w:val="0"/>
      <w:divBdr>
        <w:top w:val="none" w:sz="0" w:space="0" w:color="auto"/>
        <w:left w:val="none" w:sz="0" w:space="0" w:color="auto"/>
        <w:bottom w:val="none" w:sz="0" w:space="0" w:color="auto"/>
        <w:right w:val="none" w:sz="0" w:space="0" w:color="auto"/>
      </w:divBdr>
    </w:div>
    <w:div w:id="1089815287">
      <w:bodyDiv w:val="1"/>
      <w:marLeft w:val="0"/>
      <w:marRight w:val="0"/>
      <w:marTop w:val="0"/>
      <w:marBottom w:val="0"/>
      <w:divBdr>
        <w:top w:val="none" w:sz="0" w:space="0" w:color="auto"/>
        <w:left w:val="none" w:sz="0" w:space="0" w:color="auto"/>
        <w:bottom w:val="none" w:sz="0" w:space="0" w:color="auto"/>
        <w:right w:val="none" w:sz="0" w:space="0" w:color="auto"/>
      </w:divBdr>
    </w:div>
    <w:div w:id="1091856544">
      <w:bodyDiv w:val="1"/>
      <w:marLeft w:val="0"/>
      <w:marRight w:val="0"/>
      <w:marTop w:val="0"/>
      <w:marBottom w:val="0"/>
      <w:divBdr>
        <w:top w:val="none" w:sz="0" w:space="0" w:color="auto"/>
        <w:left w:val="none" w:sz="0" w:space="0" w:color="auto"/>
        <w:bottom w:val="none" w:sz="0" w:space="0" w:color="auto"/>
        <w:right w:val="none" w:sz="0" w:space="0" w:color="auto"/>
      </w:divBdr>
    </w:div>
    <w:div w:id="1095444815">
      <w:bodyDiv w:val="1"/>
      <w:marLeft w:val="0"/>
      <w:marRight w:val="0"/>
      <w:marTop w:val="0"/>
      <w:marBottom w:val="0"/>
      <w:divBdr>
        <w:top w:val="none" w:sz="0" w:space="0" w:color="auto"/>
        <w:left w:val="none" w:sz="0" w:space="0" w:color="auto"/>
        <w:bottom w:val="none" w:sz="0" w:space="0" w:color="auto"/>
        <w:right w:val="none" w:sz="0" w:space="0" w:color="auto"/>
      </w:divBdr>
    </w:div>
    <w:div w:id="1098788463">
      <w:bodyDiv w:val="1"/>
      <w:marLeft w:val="0"/>
      <w:marRight w:val="0"/>
      <w:marTop w:val="0"/>
      <w:marBottom w:val="0"/>
      <w:divBdr>
        <w:top w:val="none" w:sz="0" w:space="0" w:color="auto"/>
        <w:left w:val="none" w:sz="0" w:space="0" w:color="auto"/>
        <w:bottom w:val="none" w:sz="0" w:space="0" w:color="auto"/>
        <w:right w:val="none" w:sz="0" w:space="0" w:color="auto"/>
      </w:divBdr>
    </w:div>
    <w:div w:id="1101341114">
      <w:bodyDiv w:val="1"/>
      <w:marLeft w:val="0"/>
      <w:marRight w:val="0"/>
      <w:marTop w:val="0"/>
      <w:marBottom w:val="0"/>
      <w:divBdr>
        <w:top w:val="none" w:sz="0" w:space="0" w:color="auto"/>
        <w:left w:val="none" w:sz="0" w:space="0" w:color="auto"/>
        <w:bottom w:val="none" w:sz="0" w:space="0" w:color="auto"/>
        <w:right w:val="none" w:sz="0" w:space="0" w:color="auto"/>
      </w:divBdr>
    </w:div>
    <w:div w:id="1113523538">
      <w:bodyDiv w:val="1"/>
      <w:marLeft w:val="0"/>
      <w:marRight w:val="0"/>
      <w:marTop w:val="0"/>
      <w:marBottom w:val="0"/>
      <w:divBdr>
        <w:top w:val="none" w:sz="0" w:space="0" w:color="auto"/>
        <w:left w:val="none" w:sz="0" w:space="0" w:color="auto"/>
        <w:bottom w:val="none" w:sz="0" w:space="0" w:color="auto"/>
        <w:right w:val="none" w:sz="0" w:space="0" w:color="auto"/>
      </w:divBdr>
    </w:div>
    <w:div w:id="1115948872">
      <w:bodyDiv w:val="1"/>
      <w:marLeft w:val="0"/>
      <w:marRight w:val="0"/>
      <w:marTop w:val="0"/>
      <w:marBottom w:val="0"/>
      <w:divBdr>
        <w:top w:val="none" w:sz="0" w:space="0" w:color="auto"/>
        <w:left w:val="none" w:sz="0" w:space="0" w:color="auto"/>
        <w:bottom w:val="none" w:sz="0" w:space="0" w:color="auto"/>
        <w:right w:val="none" w:sz="0" w:space="0" w:color="auto"/>
      </w:divBdr>
    </w:div>
    <w:div w:id="1122844044">
      <w:bodyDiv w:val="1"/>
      <w:marLeft w:val="0"/>
      <w:marRight w:val="0"/>
      <w:marTop w:val="0"/>
      <w:marBottom w:val="0"/>
      <w:divBdr>
        <w:top w:val="none" w:sz="0" w:space="0" w:color="auto"/>
        <w:left w:val="none" w:sz="0" w:space="0" w:color="auto"/>
        <w:bottom w:val="none" w:sz="0" w:space="0" w:color="auto"/>
        <w:right w:val="none" w:sz="0" w:space="0" w:color="auto"/>
      </w:divBdr>
    </w:div>
    <w:div w:id="1124077340">
      <w:bodyDiv w:val="1"/>
      <w:marLeft w:val="0"/>
      <w:marRight w:val="0"/>
      <w:marTop w:val="0"/>
      <w:marBottom w:val="0"/>
      <w:divBdr>
        <w:top w:val="none" w:sz="0" w:space="0" w:color="auto"/>
        <w:left w:val="none" w:sz="0" w:space="0" w:color="auto"/>
        <w:bottom w:val="none" w:sz="0" w:space="0" w:color="auto"/>
        <w:right w:val="none" w:sz="0" w:space="0" w:color="auto"/>
      </w:divBdr>
    </w:div>
    <w:div w:id="1125585996">
      <w:bodyDiv w:val="1"/>
      <w:marLeft w:val="0"/>
      <w:marRight w:val="0"/>
      <w:marTop w:val="0"/>
      <w:marBottom w:val="0"/>
      <w:divBdr>
        <w:top w:val="none" w:sz="0" w:space="0" w:color="auto"/>
        <w:left w:val="none" w:sz="0" w:space="0" w:color="auto"/>
        <w:bottom w:val="none" w:sz="0" w:space="0" w:color="auto"/>
        <w:right w:val="none" w:sz="0" w:space="0" w:color="auto"/>
      </w:divBdr>
    </w:div>
    <w:div w:id="1125974036">
      <w:bodyDiv w:val="1"/>
      <w:marLeft w:val="0"/>
      <w:marRight w:val="0"/>
      <w:marTop w:val="0"/>
      <w:marBottom w:val="0"/>
      <w:divBdr>
        <w:top w:val="none" w:sz="0" w:space="0" w:color="auto"/>
        <w:left w:val="none" w:sz="0" w:space="0" w:color="auto"/>
        <w:bottom w:val="none" w:sz="0" w:space="0" w:color="auto"/>
        <w:right w:val="none" w:sz="0" w:space="0" w:color="auto"/>
      </w:divBdr>
    </w:div>
    <w:div w:id="1126970498">
      <w:bodyDiv w:val="1"/>
      <w:marLeft w:val="0"/>
      <w:marRight w:val="0"/>
      <w:marTop w:val="0"/>
      <w:marBottom w:val="0"/>
      <w:divBdr>
        <w:top w:val="none" w:sz="0" w:space="0" w:color="auto"/>
        <w:left w:val="none" w:sz="0" w:space="0" w:color="auto"/>
        <w:bottom w:val="none" w:sz="0" w:space="0" w:color="auto"/>
        <w:right w:val="none" w:sz="0" w:space="0" w:color="auto"/>
      </w:divBdr>
    </w:div>
    <w:div w:id="1129007591">
      <w:bodyDiv w:val="1"/>
      <w:marLeft w:val="0"/>
      <w:marRight w:val="0"/>
      <w:marTop w:val="0"/>
      <w:marBottom w:val="0"/>
      <w:divBdr>
        <w:top w:val="none" w:sz="0" w:space="0" w:color="auto"/>
        <w:left w:val="none" w:sz="0" w:space="0" w:color="auto"/>
        <w:bottom w:val="none" w:sz="0" w:space="0" w:color="auto"/>
        <w:right w:val="none" w:sz="0" w:space="0" w:color="auto"/>
      </w:divBdr>
    </w:div>
    <w:div w:id="1130367792">
      <w:bodyDiv w:val="1"/>
      <w:marLeft w:val="0"/>
      <w:marRight w:val="0"/>
      <w:marTop w:val="0"/>
      <w:marBottom w:val="0"/>
      <w:divBdr>
        <w:top w:val="none" w:sz="0" w:space="0" w:color="auto"/>
        <w:left w:val="none" w:sz="0" w:space="0" w:color="auto"/>
        <w:bottom w:val="none" w:sz="0" w:space="0" w:color="auto"/>
        <w:right w:val="none" w:sz="0" w:space="0" w:color="auto"/>
      </w:divBdr>
    </w:div>
    <w:div w:id="1134906956">
      <w:bodyDiv w:val="1"/>
      <w:marLeft w:val="0"/>
      <w:marRight w:val="0"/>
      <w:marTop w:val="0"/>
      <w:marBottom w:val="0"/>
      <w:divBdr>
        <w:top w:val="none" w:sz="0" w:space="0" w:color="auto"/>
        <w:left w:val="none" w:sz="0" w:space="0" w:color="auto"/>
        <w:bottom w:val="none" w:sz="0" w:space="0" w:color="auto"/>
        <w:right w:val="none" w:sz="0" w:space="0" w:color="auto"/>
      </w:divBdr>
    </w:div>
    <w:div w:id="1135878567">
      <w:bodyDiv w:val="1"/>
      <w:marLeft w:val="0"/>
      <w:marRight w:val="0"/>
      <w:marTop w:val="0"/>
      <w:marBottom w:val="0"/>
      <w:divBdr>
        <w:top w:val="none" w:sz="0" w:space="0" w:color="auto"/>
        <w:left w:val="none" w:sz="0" w:space="0" w:color="auto"/>
        <w:bottom w:val="none" w:sz="0" w:space="0" w:color="auto"/>
        <w:right w:val="none" w:sz="0" w:space="0" w:color="auto"/>
      </w:divBdr>
    </w:div>
    <w:div w:id="1138381740">
      <w:bodyDiv w:val="1"/>
      <w:marLeft w:val="0"/>
      <w:marRight w:val="0"/>
      <w:marTop w:val="0"/>
      <w:marBottom w:val="0"/>
      <w:divBdr>
        <w:top w:val="none" w:sz="0" w:space="0" w:color="auto"/>
        <w:left w:val="none" w:sz="0" w:space="0" w:color="auto"/>
        <w:bottom w:val="none" w:sz="0" w:space="0" w:color="auto"/>
        <w:right w:val="none" w:sz="0" w:space="0" w:color="auto"/>
      </w:divBdr>
    </w:div>
    <w:div w:id="1140417274">
      <w:bodyDiv w:val="1"/>
      <w:marLeft w:val="0"/>
      <w:marRight w:val="0"/>
      <w:marTop w:val="0"/>
      <w:marBottom w:val="0"/>
      <w:divBdr>
        <w:top w:val="none" w:sz="0" w:space="0" w:color="auto"/>
        <w:left w:val="none" w:sz="0" w:space="0" w:color="auto"/>
        <w:bottom w:val="none" w:sz="0" w:space="0" w:color="auto"/>
        <w:right w:val="none" w:sz="0" w:space="0" w:color="auto"/>
      </w:divBdr>
    </w:div>
    <w:div w:id="1143473871">
      <w:bodyDiv w:val="1"/>
      <w:marLeft w:val="0"/>
      <w:marRight w:val="0"/>
      <w:marTop w:val="0"/>
      <w:marBottom w:val="0"/>
      <w:divBdr>
        <w:top w:val="none" w:sz="0" w:space="0" w:color="auto"/>
        <w:left w:val="none" w:sz="0" w:space="0" w:color="auto"/>
        <w:bottom w:val="none" w:sz="0" w:space="0" w:color="auto"/>
        <w:right w:val="none" w:sz="0" w:space="0" w:color="auto"/>
      </w:divBdr>
    </w:div>
    <w:div w:id="1144735807">
      <w:bodyDiv w:val="1"/>
      <w:marLeft w:val="0"/>
      <w:marRight w:val="0"/>
      <w:marTop w:val="0"/>
      <w:marBottom w:val="0"/>
      <w:divBdr>
        <w:top w:val="none" w:sz="0" w:space="0" w:color="auto"/>
        <w:left w:val="none" w:sz="0" w:space="0" w:color="auto"/>
        <w:bottom w:val="none" w:sz="0" w:space="0" w:color="auto"/>
        <w:right w:val="none" w:sz="0" w:space="0" w:color="auto"/>
      </w:divBdr>
    </w:div>
    <w:div w:id="1145469523">
      <w:bodyDiv w:val="1"/>
      <w:marLeft w:val="0"/>
      <w:marRight w:val="0"/>
      <w:marTop w:val="0"/>
      <w:marBottom w:val="0"/>
      <w:divBdr>
        <w:top w:val="none" w:sz="0" w:space="0" w:color="auto"/>
        <w:left w:val="none" w:sz="0" w:space="0" w:color="auto"/>
        <w:bottom w:val="none" w:sz="0" w:space="0" w:color="auto"/>
        <w:right w:val="none" w:sz="0" w:space="0" w:color="auto"/>
      </w:divBdr>
    </w:div>
    <w:div w:id="1146317225">
      <w:bodyDiv w:val="1"/>
      <w:marLeft w:val="0"/>
      <w:marRight w:val="0"/>
      <w:marTop w:val="0"/>
      <w:marBottom w:val="0"/>
      <w:divBdr>
        <w:top w:val="none" w:sz="0" w:space="0" w:color="auto"/>
        <w:left w:val="none" w:sz="0" w:space="0" w:color="auto"/>
        <w:bottom w:val="none" w:sz="0" w:space="0" w:color="auto"/>
        <w:right w:val="none" w:sz="0" w:space="0" w:color="auto"/>
      </w:divBdr>
    </w:div>
    <w:div w:id="1153762298">
      <w:bodyDiv w:val="1"/>
      <w:marLeft w:val="0"/>
      <w:marRight w:val="0"/>
      <w:marTop w:val="0"/>
      <w:marBottom w:val="0"/>
      <w:divBdr>
        <w:top w:val="none" w:sz="0" w:space="0" w:color="auto"/>
        <w:left w:val="none" w:sz="0" w:space="0" w:color="auto"/>
        <w:bottom w:val="none" w:sz="0" w:space="0" w:color="auto"/>
        <w:right w:val="none" w:sz="0" w:space="0" w:color="auto"/>
      </w:divBdr>
    </w:div>
    <w:div w:id="1168591475">
      <w:bodyDiv w:val="1"/>
      <w:marLeft w:val="0"/>
      <w:marRight w:val="0"/>
      <w:marTop w:val="0"/>
      <w:marBottom w:val="0"/>
      <w:divBdr>
        <w:top w:val="none" w:sz="0" w:space="0" w:color="auto"/>
        <w:left w:val="none" w:sz="0" w:space="0" w:color="auto"/>
        <w:bottom w:val="none" w:sz="0" w:space="0" w:color="auto"/>
        <w:right w:val="none" w:sz="0" w:space="0" w:color="auto"/>
      </w:divBdr>
    </w:div>
    <w:div w:id="1168640001">
      <w:bodyDiv w:val="1"/>
      <w:marLeft w:val="0"/>
      <w:marRight w:val="0"/>
      <w:marTop w:val="0"/>
      <w:marBottom w:val="0"/>
      <w:divBdr>
        <w:top w:val="none" w:sz="0" w:space="0" w:color="auto"/>
        <w:left w:val="none" w:sz="0" w:space="0" w:color="auto"/>
        <w:bottom w:val="none" w:sz="0" w:space="0" w:color="auto"/>
        <w:right w:val="none" w:sz="0" w:space="0" w:color="auto"/>
      </w:divBdr>
    </w:div>
    <w:div w:id="1169254413">
      <w:bodyDiv w:val="1"/>
      <w:marLeft w:val="0"/>
      <w:marRight w:val="0"/>
      <w:marTop w:val="0"/>
      <w:marBottom w:val="0"/>
      <w:divBdr>
        <w:top w:val="none" w:sz="0" w:space="0" w:color="auto"/>
        <w:left w:val="none" w:sz="0" w:space="0" w:color="auto"/>
        <w:bottom w:val="none" w:sz="0" w:space="0" w:color="auto"/>
        <w:right w:val="none" w:sz="0" w:space="0" w:color="auto"/>
      </w:divBdr>
    </w:div>
    <w:div w:id="1171290883">
      <w:bodyDiv w:val="1"/>
      <w:marLeft w:val="0"/>
      <w:marRight w:val="0"/>
      <w:marTop w:val="0"/>
      <w:marBottom w:val="0"/>
      <w:divBdr>
        <w:top w:val="none" w:sz="0" w:space="0" w:color="auto"/>
        <w:left w:val="none" w:sz="0" w:space="0" w:color="auto"/>
        <w:bottom w:val="none" w:sz="0" w:space="0" w:color="auto"/>
        <w:right w:val="none" w:sz="0" w:space="0" w:color="auto"/>
      </w:divBdr>
    </w:div>
    <w:div w:id="1172378584">
      <w:bodyDiv w:val="1"/>
      <w:marLeft w:val="0"/>
      <w:marRight w:val="0"/>
      <w:marTop w:val="0"/>
      <w:marBottom w:val="0"/>
      <w:divBdr>
        <w:top w:val="none" w:sz="0" w:space="0" w:color="auto"/>
        <w:left w:val="none" w:sz="0" w:space="0" w:color="auto"/>
        <w:bottom w:val="none" w:sz="0" w:space="0" w:color="auto"/>
        <w:right w:val="none" w:sz="0" w:space="0" w:color="auto"/>
      </w:divBdr>
    </w:div>
    <w:div w:id="1178737102">
      <w:bodyDiv w:val="1"/>
      <w:marLeft w:val="0"/>
      <w:marRight w:val="0"/>
      <w:marTop w:val="0"/>
      <w:marBottom w:val="0"/>
      <w:divBdr>
        <w:top w:val="none" w:sz="0" w:space="0" w:color="auto"/>
        <w:left w:val="none" w:sz="0" w:space="0" w:color="auto"/>
        <w:bottom w:val="none" w:sz="0" w:space="0" w:color="auto"/>
        <w:right w:val="none" w:sz="0" w:space="0" w:color="auto"/>
      </w:divBdr>
    </w:div>
    <w:div w:id="1186939579">
      <w:bodyDiv w:val="1"/>
      <w:marLeft w:val="0"/>
      <w:marRight w:val="0"/>
      <w:marTop w:val="0"/>
      <w:marBottom w:val="0"/>
      <w:divBdr>
        <w:top w:val="none" w:sz="0" w:space="0" w:color="auto"/>
        <w:left w:val="none" w:sz="0" w:space="0" w:color="auto"/>
        <w:bottom w:val="none" w:sz="0" w:space="0" w:color="auto"/>
        <w:right w:val="none" w:sz="0" w:space="0" w:color="auto"/>
      </w:divBdr>
    </w:div>
    <w:div w:id="1188644697">
      <w:bodyDiv w:val="1"/>
      <w:marLeft w:val="0"/>
      <w:marRight w:val="0"/>
      <w:marTop w:val="0"/>
      <w:marBottom w:val="0"/>
      <w:divBdr>
        <w:top w:val="none" w:sz="0" w:space="0" w:color="auto"/>
        <w:left w:val="none" w:sz="0" w:space="0" w:color="auto"/>
        <w:bottom w:val="none" w:sz="0" w:space="0" w:color="auto"/>
        <w:right w:val="none" w:sz="0" w:space="0" w:color="auto"/>
      </w:divBdr>
    </w:div>
    <w:div w:id="1192262988">
      <w:bodyDiv w:val="1"/>
      <w:marLeft w:val="0"/>
      <w:marRight w:val="0"/>
      <w:marTop w:val="0"/>
      <w:marBottom w:val="0"/>
      <w:divBdr>
        <w:top w:val="none" w:sz="0" w:space="0" w:color="auto"/>
        <w:left w:val="none" w:sz="0" w:space="0" w:color="auto"/>
        <w:bottom w:val="none" w:sz="0" w:space="0" w:color="auto"/>
        <w:right w:val="none" w:sz="0" w:space="0" w:color="auto"/>
      </w:divBdr>
    </w:div>
    <w:div w:id="1194880070">
      <w:bodyDiv w:val="1"/>
      <w:marLeft w:val="0"/>
      <w:marRight w:val="0"/>
      <w:marTop w:val="0"/>
      <w:marBottom w:val="0"/>
      <w:divBdr>
        <w:top w:val="none" w:sz="0" w:space="0" w:color="auto"/>
        <w:left w:val="none" w:sz="0" w:space="0" w:color="auto"/>
        <w:bottom w:val="none" w:sz="0" w:space="0" w:color="auto"/>
        <w:right w:val="none" w:sz="0" w:space="0" w:color="auto"/>
      </w:divBdr>
    </w:div>
    <w:div w:id="1195457321">
      <w:bodyDiv w:val="1"/>
      <w:marLeft w:val="0"/>
      <w:marRight w:val="0"/>
      <w:marTop w:val="0"/>
      <w:marBottom w:val="0"/>
      <w:divBdr>
        <w:top w:val="none" w:sz="0" w:space="0" w:color="auto"/>
        <w:left w:val="none" w:sz="0" w:space="0" w:color="auto"/>
        <w:bottom w:val="none" w:sz="0" w:space="0" w:color="auto"/>
        <w:right w:val="none" w:sz="0" w:space="0" w:color="auto"/>
      </w:divBdr>
    </w:div>
    <w:div w:id="1197810118">
      <w:bodyDiv w:val="1"/>
      <w:marLeft w:val="0"/>
      <w:marRight w:val="0"/>
      <w:marTop w:val="0"/>
      <w:marBottom w:val="0"/>
      <w:divBdr>
        <w:top w:val="none" w:sz="0" w:space="0" w:color="auto"/>
        <w:left w:val="none" w:sz="0" w:space="0" w:color="auto"/>
        <w:bottom w:val="none" w:sz="0" w:space="0" w:color="auto"/>
        <w:right w:val="none" w:sz="0" w:space="0" w:color="auto"/>
      </w:divBdr>
    </w:div>
    <w:div w:id="1199775220">
      <w:bodyDiv w:val="1"/>
      <w:marLeft w:val="0"/>
      <w:marRight w:val="0"/>
      <w:marTop w:val="0"/>
      <w:marBottom w:val="0"/>
      <w:divBdr>
        <w:top w:val="none" w:sz="0" w:space="0" w:color="auto"/>
        <w:left w:val="none" w:sz="0" w:space="0" w:color="auto"/>
        <w:bottom w:val="none" w:sz="0" w:space="0" w:color="auto"/>
        <w:right w:val="none" w:sz="0" w:space="0" w:color="auto"/>
      </w:divBdr>
    </w:div>
    <w:div w:id="1199851952">
      <w:bodyDiv w:val="1"/>
      <w:marLeft w:val="0"/>
      <w:marRight w:val="0"/>
      <w:marTop w:val="0"/>
      <w:marBottom w:val="0"/>
      <w:divBdr>
        <w:top w:val="none" w:sz="0" w:space="0" w:color="auto"/>
        <w:left w:val="none" w:sz="0" w:space="0" w:color="auto"/>
        <w:bottom w:val="none" w:sz="0" w:space="0" w:color="auto"/>
        <w:right w:val="none" w:sz="0" w:space="0" w:color="auto"/>
      </w:divBdr>
    </w:div>
    <w:div w:id="1204714982">
      <w:bodyDiv w:val="1"/>
      <w:marLeft w:val="0"/>
      <w:marRight w:val="0"/>
      <w:marTop w:val="0"/>
      <w:marBottom w:val="0"/>
      <w:divBdr>
        <w:top w:val="none" w:sz="0" w:space="0" w:color="auto"/>
        <w:left w:val="none" w:sz="0" w:space="0" w:color="auto"/>
        <w:bottom w:val="none" w:sz="0" w:space="0" w:color="auto"/>
        <w:right w:val="none" w:sz="0" w:space="0" w:color="auto"/>
      </w:divBdr>
    </w:div>
    <w:div w:id="1206259527">
      <w:bodyDiv w:val="1"/>
      <w:marLeft w:val="0"/>
      <w:marRight w:val="0"/>
      <w:marTop w:val="0"/>
      <w:marBottom w:val="0"/>
      <w:divBdr>
        <w:top w:val="none" w:sz="0" w:space="0" w:color="auto"/>
        <w:left w:val="none" w:sz="0" w:space="0" w:color="auto"/>
        <w:bottom w:val="none" w:sz="0" w:space="0" w:color="auto"/>
        <w:right w:val="none" w:sz="0" w:space="0" w:color="auto"/>
      </w:divBdr>
    </w:div>
    <w:div w:id="1209420403">
      <w:bodyDiv w:val="1"/>
      <w:marLeft w:val="0"/>
      <w:marRight w:val="0"/>
      <w:marTop w:val="0"/>
      <w:marBottom w:val="0"/>
      <w:divBdr>
        <w:top w:val="none" w:sz="0" w:space="0" w:color="auto"/>
        <w:left w:val="none" w:sz="0" w:space="0" w:color="auto"/>
        <w:bottom w:val="none" w:sz="0" w:space="0" w:color="auto"/>
        <w:right w:val="none" w:sz="0" w:space="0" w:color="auto"/>
      </w:divBdr>
    </w:div>
    <w:div w:id="1211067953">
      <w:bodyDiv w:val="1"/>
      <w:marLeft w:val="0"/>
      <w:marRight w:val="0"/>
      <w:marTop w:val="0"/>
      <w:marBottom w:val="0"/>
      <w:divBdr>
        <w:top w:val="none" w:sz="0" w:space="0" w:color="auto"/>
        <w:left w:val="none" w:sz="0" w:space="0" w:color="auto"/>
        <w:bottom w:val="none" w:sz="0" w:space="0" w:color="auto"/>
        <w:right w:val="none" w:sz="0" w:space="0" w:color="auto"/>
      </w:divBdr>
    </w:div>
    <w:div w:id="1212812969">
      <w:bodyDiv w:val="1"/>
      <w:marLeft w:val="0"/>
      <w:marRight w:val="0"/>
      <w:marTop w:val="0"/>
      <w:marBottom w:val="0"/>
      <w:divBdr>
        <w:top w:val="none" w:sz="0" w:space="0" w:color="auto"/>
        <w:left w:val="none" w:sz="0" w:space="0" w:color="auto"/>
        <w:bottom w:val="none" w:sz="0" w:space="0" w:color="auto"/>
        <w:right w:val="none" w:sz="0" w:space="0" w:color="auto"/>
      </w:divBdr>
    </w:div>
    <w:div w:id="1218123505">
      <w:bodyDiv w:val="1"/>
      <w:marLeft w:val="0"/>
      <w:marRight w:val="0"/>
      <w:marTop w:val="0"/>
      <w:marBottom w:val="0"/>
      <w:divBdr>
        <w:top w:val="none" w:sz="0" w:space="0" w:color="auto"/>
        <w:left w:val="none" w:sz="0" w:space="0" w:color="auto"/>
        <w:bottom w:val="none" w:sz="0" w:space="0" w:color="auto"/>
        <w:right w:val="none" w:sz="0" w:space="0" w:color="auto"/>
      </w:divBdr>
    </w:div>
    <w:div w:id="1228225454">
      <w:bodyDiv w:val="1"/>
      <w:marLeft w:val="0"/>
      <w:marRight w:val="0"/>
      <w:marTop w:val="0"/>
      <w:marBottom w:val="0"/>
      <w:divBdr>
        <w:top w:val="none" w:sz="0" w:space="0" w:color="auto"/>
        <w:left w:val="none" w:sz="0" w:space="0" w:color="auto"/>
        <w:bottom w:val="none" w:sz="0" w:space="0" w:color="auto"/>
        <w:right w:val="none" w:sz="0" w:space="0" w:color="auto"/>
      </w:divBdr>
    </w:div>
    <w:div w:id="1230654565">
      <w:bodyDiv w:val="1"/>
      <w:marLeft w:val="0"/>
      <w:marRight w:val="0"/>
      <w:marTop w:val="0"/>
      <w:marBottom w:val="0"/>
      <w:divBdr>
        <w:top w:val="none" w:sz="0" w:space="0" w:color="auto"/>
        <w:left w:val="none" w:sz="0" w:space="0" w:color="auto"/>
        <w:bottom w:val="none" w:sz="0" w:space="0" w:color="auto"/>
        <w:right w:val="none" w:sz="0" w:space="0" w:color="auto"/>
      </w:divBdr>
    </w:div>
    <w:div w:id="1232425264">
      <w:bodyDiv w:val="1"/>
      <w:marLeft w:val="0"/>
      <w:marRight w:val="0"/>
      <w:marTop w:val="0"/>
      <w:marBottom w:val="0"/>
      <w:divBdr>
        <w:top w:val="none" w:sz="0" w:space="0" w:color="auto"/>
        <w:left w:val="none" w:sz="0" w:space="0" w:color="auto"/>
        <w:bottom w:val="none" w:sz="0" w:space="0" w:color="auto"/>
        <w:right w:val="none" w:sz="0" w:space="0" w:color="auto"/>
      </w:divBdr>
    </w:div>
    <w:div w:id="1233589282">
      <w:bodyDiv w:val="1"/>
      <w:marLeft w:val="0"/>
      <w:marRight w:val="0"/>
      <w:marTop w:val="0"/>
      <w:marBottom w:val="0"/>
      <w:divBdr>
        <w:top w:val="none" w:sz="0" w:space="0" w:color="auto"/>
        <w:left w:val="none" w:sz="0" w:space="0" w:color="auto"/>
        <w:bottom w:val="none" w:sz="0" w:space="0" w:color="auto"/>
        <w:right w:val="none" w:sz="0" w:space="0" w:color="auto"/>
      </w:divBdr>
    </w:div>
    <w:div w:id="1236629409">
      <w:bodyDiv w:val="1"/>
      <w:marLeft w:val="0"/>
      <w:marRight w:val="0"/>
      <w:marTop w:val="0"/>
      <w:marBottom w:val="0"/>
      <w:divBdr>
        <w:top w:val="none" w:sz="0" w:space="0" w:color="auto"/>
        <w:left w:val="none" w:sz="0" w:space="0" w:color="auto"/>
        <w:bottom w:val="none" w:sz="0" w:space="0" w:color="auto"/>
        <w:right w:val="none" w:sz="0" w:space="0" w:color="auto"/>
      </w:divBdr>
    </w:div>
    <w:div w:id="1237979861">
      <w:bodyDiv w:val="1"/>
      <w:marLeft w:val="0"/>
      <w:marRight w:val="0"/>
      <w:marTop w:val="0"/>
      <w:marBottom w:val="0"/>
      <w:divBdr>
        <w:top w:val="none" w:sz="0" w:space="0" w:color="auto"/>
        <w:left w:val="none" w:sz="0" w:space="0" w:color="auto"/>
        <w:bottom w:val="none" w:sz="0" w:space="0" w:color="auto"/>
        <w:right w:val="none" w:sz="0" w:space="0" w:color="auto"/>
      </w:divBdr>
    </w:div>
    <w:div w:id="1238055279">
      <w:bodyDiv w:val="1"/>
      <w:marLeft w:val="0"/>
      <w:marRight w:val="0"/>
      <w:marTop w:val="0"/>
      <w:marBottom w:val="0"/>
      <w:divBdr>
        <w:top w:val="none" w:sz="0" w:space="0" w:color="auto"/>
        <w:left w:val="none" w:sz="0" w:space="0" w:color="auto"/>
        <w:bottom w:val="none" w:sz="0" w:space="0" w:color="auto"/>
        <w:right w:val="none" w:sz="0" w:space="0" w:color="auto"/>
      </w:divBdr>
    </w:div>
    <w:div w:id="1245215742">
      <w:bodyDiv w:val="1"/>
      <w:marLeft w:val="0"/>
      <w:marRight w:val="0"/>
      <w:marTop w:val="0"/>
      <w:marBottom w:val="0"/>
      <w:divBdr>
        <w:top w:val="none" w:sz="0" w:space="0" w:color="auto"/>
        <w:left w:val="none" w:sz="0" w:space="0" w:color="auto"/>
        <w:bottom w:val="none" w:sz="0" w:space="0" w:color="auto"/>
        <w:right w:val="none" w:sz="0" w:space="0" w:color="auto"/>
      </w:divBdr>
    </w:div>
    <w:div w:id="1248077115">
      <w:bodyDiv w:val="1"/>
      <w:marLeft w:val="0"/>
      <w:marRight w:val="0"/>
      <w:marTop w:val="0"/>
      <w:marBottom w:val="0"/>
      <w:divBdr>
        <w:top w:val="none" w:sz="0" w:space="0" w:color="auto"/>
        <w:left w:val="none" w:sz="0" w:space="0" w:color="auto"/>
        <w:bottom w:val="none" w:sz="0" w:space="0" w:color="auto"/>
        <w:right w:val="none" w:sz="0" w:space="0" w:color="auto"/>
      </w:divBdr>
    </w:div>
    <w:div w:id="1255363581">
      <w:bodyDiv w:val="1"/>
      <w:marLeft w:val="0"/>
      <w:marRight w:val="0"/>
      <w:marTop w:val="0"/>
      <w:marBottom w:val="0"/>
      <w:divBdr>
        <w:top w:val="none" w:sz="0" w:space="0" w:color="auto"/>
        <w:left w:val="none" w:sz="0" w:space="0" w:color="auto"/>
        <w:bottom w:val="none" w:sz="0" w:space="0" w:color="auto"/>
        <w:right w:val="none" w:sz="0" w:space="0" w:color="auto"/>
      </w:divBdr>
    </w:div>
    <w:div w:id="1255940091">
      <w:bodyDiv w:val="1"/>
      <w:marLeft w:val="0"/>
      <w:marRight w:val="0"/>
      <w:marTop w:val="0"/>
      <w:marBottom w:val="0"/>
      <w:divBdr>
        <w:top w:val="none" w:sz="0" w:space="0" w:color="auto"/>
        <w:left w:val="none" w:sz="0" w:space="0" w:color="auto"/>
        <w:bottom w:val="none" w:sz="0" w:space="0" w:color="auto"/>
        <w:right w:val="none" w:sz="0" w:space="0" w:color="auto"/>
      </w:divBdr>
    </w:div>
    <w:div w:id="1256666850">
      <w:bodyDiv w:val="1"/>
      <w:marLeft w:val="0"/>
      <w:marRight w:val="0"/>
      <w:marTop w:val="0"/>
      <w:marBottom w:val="0"/>
      <w:divBdr>
        <w:top w:val="none" w:sz="0" w:space="0" w:color="auto"/>
        <w:left w:val="none" w:sz="0" w:space="0" w:color="auto"/>
        <w:bottom w:val="none" w:sz="0" w:space="0" w:color="auto"/>
        <w:right w:val="none" w:sz="0" w:space="0" w:color="auto"/>
      </w:divBdr>
    </w:div>
    <w:div w:id="1257403377">
      <w:bodyDiv w:val="1"/>
      <w:marLeft w:val="0"/>
      <w:marRight w:val="0"/>
      <w:marTop w:val="0"/>
      <w:marBottom w:val="0"/>
      <w:divBdr>
        <w:top w:val="none" w:sz="0" w:space="0" w:color="auto"/>
        <w:left w:val="none" w:sz="0" w:space="0" w:color="auto"/>
        <w:bottom w:val="none" w:sz="0" w:space="0" w:color="auto"/>
        <w:right w:val="none" w:sz="0" w:space="0" w:color="auto"/>
      </w:divBdr>
    </w:div>
    <w:div w:id="1258558355">
      <w:bodyDiv w:val="1"/>
      <w:marLeft w:val="0"/>
      <w:marRight w:val="0"/>
      <w:marTop w:val="0"/>
      <w:marBottom w:val="0"/>
      <w:divBdr>
        <w:top w:val="none" w:sz="0" w:space="0" w:color="auto"/>
        <w:left w:val="none" w:sz="0" w:space="0" w:color="auto"/>
        <w:bottom w:val="none" w:sz="0" w:space="0" w:color="auto"/>
        <w:right w:val="none" w:sz="0" w:space="0" w:color="auto"/>
      </w:divBdr>
    </w:div>
    <w:div w:id="1264680650">
      <w:bodyDiv w:val="1"/>
      <w:marLeft w:val="0"/>
      <w:marRight w:val="0"/>
      <w:marTop w:val="0"/>
      <w:marBottom w:val="0"/>
      <w:divBdr>
        <w:top w:val="none" w:sz="0" w:space="0" w:color="auto"/>
        <w:left w:val="none" w:sz="0" w:space="0" w:color="auto"/>
        <w:bottom w:val="none" w:sz="0" w:space="0" w:color="auto"/>
        <w:right w:val="none" w:sz="0" w:space="0" w:color="auto"/>
      </w:divBdr>
      <w:divsChild>
        <w:div w:id="772239465">
          <w:marLeft w:val="480"/>
          <w:marRight w:val="0"/>
          <w:marTop w:val="0"/>
          <w:marBottom w:val="0"/>
          <w:divBdr>
            <w:top w:val="none" w:sz="0" w:space="0" w:color="auto"/>
            <w:left w:val="none" w:sz="0" w:space="0" w:color="auto"/>
            <w:bottom w:val="none" w:sz="0" w:space="0" w:color="auto"/>
            <w:right w:val="none" w:sz="0" w:space="0" w:color="auto"/>
          </w:divBdr>
        </w:div>
        <w:div w:id="83042313">
          <w:marLeft w:val="480"/>
          <w:marRight w:val="0"/>
          <w:marTop w:val="0"/>
          <w:marBottom w:val="0"/>
          <w:divBdr>
            <w:top w:val="none" w:sz="0" w:space="0" w:color="auto"/>
            <w:left w:val="none" w:sz="0" w:space="0" w:color="auto"/>
            <w:bottom w:val="none" w:sz="0" w:space="0" w:color="auto"/>
            <w:right w:val="none" w:sz="0" w:space="0" w:color="auto"/>
          </w:divBdr>
        </w:div>
        <w:div w:id="1304315485">
          <w:marLeft w:val="480"/>
          <w:marRight w:val="0"/>
          <w:marTop w:val="0"/>
          <w:marBottom w:val="0"/>
          <w:divBdr>
            <w:top w:val="none" w:sz="0" w:space="0" w:color="auto"/>
            <w:left w:val="none" w:sz="0" w:space="0" w:color="auto"/>
            <w:bottom w:val="none" w:sz="0" w:space="0" w:color="auto"/>
            <w:right w:val="none" w:sz="0" w:space="0" w:color="auto"/>
          </w:divBdr>
        </w:div>
        <w:div w:id="810515895">
          <w:marLeft w:val="480"/>
          <w:marRight w:val="0"/>
          <w:marTop w:val="0"/>
          <w:marBottom w:val="0"/>
          <w:divBdr>
            <w:top w:val="none" w:sz="0" w:space="0" w:color="auto"/>
            <w:left w:val="none" w:sz="0" w:space="0" w:color="auto"/>
            <w:bottom w:val="none" w:sz="0" w:space="0" w:color="auto"/>
            <w:right w:val="none" w:sz="0" w:space="0" w:color="auto"/>
          </w:divBdr>
        </w:div>
        <w:div w:id="1282571421">
          <w:marLeft w:val="480"/>
          <w:marRight w:val="0"/>
          <w:marTop w:val="0"/>
          <w:marBottom w:val="0"/>
          <w:divBdr>
            <w:top w:val="none" w:sz="0" w:space="0" w:color="auto"/>
            <w:left w:val="none" w:sz="0" w:space="0" w:color="auto"/>
            <w:bottom w:val="none" w:sz="0" w:space="0" w:color="auto"/>
            <w:right w:val="none" w:sz="0" w:space="0" w:color="auto"/>
          </w:divBdr>
        </w:div>
        <w:div w:id="1353334114">
          <w:marLeft w:val="480"/>
          <w:marRight w:val="0"/>
          <w:marTop w:val="0"/>
          <w:marBottom w:val="0"/>
          <w:divBdr>
            <w:top w:val="none" w:sz="0" w:space="0" w:color="auto"/>
            <w:left w:val="none" w:sz="0" w:space="0" w:color="auto"/>
            <w:bottom w:val="none" w:sz="0" w:space="0" w:color="auto"/>
            <w:right w:val="none" w:sz="0" w:space="0" w:color="auto"/>
          </w:divBdr>
        </w:div>
        <w:div w:id="1733575548">
          <w:marLeft w:val="480"/>
          <w:marRight w:val="0"/>
          <w:marTop w:val="0"/>
          <w:marBottom w:val="0"/>
          <w:divBdr>
            <w:top w:val="none" w:sz="0" w:space="0" w:color="auto"/>
            <w:left w:val="none" w:sz="0" w:space="0" w:color="auto"/>
            <w:bottom w:val="none" w:sz="0" w:space="0" w:color="auto"/>
            <w:right w:val="none" w:sz="0" w:space="0" w:color="auto"/>
          </w:divBdr>
        </w:div>
        <w:div w:id="2097439177">
          <w:marLeft w:val="480"/>
          <w:marRight w:val="0"/>
          <w:marTop w:val="0"/>
          <w:marBottom w:val="0"/>
          <w:divBdr>
            <w:top w:val="none" w:sz="0" w:space="0" w:color="auto"/>
            <w:left w:val="none" w:sz="0" w:space="0" w:color="auto"/>
            <w:bottom w:val="none" w:sz="0" w:space="0" w:color="auto"/>
            <w:right w:val="none" w:sz="0" w:space="0" w:color="auto"/>
          </w:divBdr>
        </w:div>
        <w:div w:id="360473207">
          <w:marLeft w:val="480"/>
          <w:marRight w:val="0"/>
          <w:marTop w:val="0"/>
          <w:marBottom w:val="0"/>
          <w:divBdr>
            <w:top w:val="none" w:sz="0" w:space="0" w:color="auto"/>
            <w:left w:val="none" w:sz="0" w:space="0" w:color="auto"/>
            <w:bottom w:val="none" w:sz="0" w:space="0" w:color="auto"/>
            <w:right w:val="none" w:sz="0" w:space="0" w:color="auto"/>
          </w:divBdr>
        </w:div>
        <w:div w:id="814488497">
          <w:marLeft w:val="480"/>
          <w:marRight w:val="0"/>
          <w:marTop w:val="0"/>
          <w:marBottom w:val="0"/>
          <w:divBdr>
            <w:top w:val="none" w:sz="0" w:space="0" w:color="auto"/>
            <w:left w:val="none" w:sz="0" w:space="0" w:color="auto"/>
            <w:bottom w:val="none" w:sz="0" w:space="0" w:color="auto"/>
            <w:right w:val="none" w:sz="0" w:space="0" w:color="auto"/>
          </w:divBdr>
        </w:div>
        <w:div w:id="761100257">
          <w:marLeft w:val="480"/>
          <w:marRight w:val="0"/>
          <w:marTop w:val="0"/>
          <w:marBottom w:val="0"/>
          <w:divBdr>
            <w:top w:val="none" w:sz="0" w:space="0" w:color="auto"/>
            <w:left w:val="none" w:sz="0" w:space="0" w:color="auto"/>
            <w:bottom w:val="none" w:sz="0" w:space="0" w:color="auto"/>
            <w:right w:val="none" w:sz="0" w:space="0" w:color="auto"/>
          </w:divBdr>
        </w:div>
        <w:div w:id="599483119">
          <w:marLeft w:val="480"/>
          <w:marRight w:val="0"/>
          <w:marTop w:val="0"/>
          <w:marBottom w:val="0"/>
          <w:divBdr>
            <w:top w:val="none" w:sz="0" w:space="0" w:color="auto"/>
            <w:left w:val="none" w:sz="0" w:space="0" w:color="auto"/>
            <w:bottom w:val="none" w:sz="0" w:space="0" w:color="auto"/>
            <w:right w:val="none" w:sz="0" w:space="0" w:color="auto"/>
          </w:divBdr>
        </w:div>
        <w:div w:id="1322387030">
          <w:marLeft w:val="480"/>
          <w:marRight w:val="0"/>
          <w:marTop w:val="0"/>
          <w:marBottom w:val="0"/>
          <w:divBdr>
            <w:top w:val="none" w:sz="0" w:space="0" w:color="auto"/>
            <w:left w:val="none" w:sz="0" w:space="0" w:color="auto"/>
            <w:bottom w:val="none" w:sz="0" w:space="0" w:color="auto"/>
            <w:right w:val="none" w:sz="0" w:space="0" w:color="auto"/>
          </w:divBdr>
        </w:div>
        <w:div w:id="1213536520">
          <w:marLeft w:val="480"/>
          <w:marRight w:val="0"/>
          <w:marTop w:val="0"/>
          <w:marBottom w:val="0"/>
          <w:divBdr>
            <w:top w:val="none" w:sz="0" w:space="0" w:color="auto"/>
            <w:left w:val="none" w:sz="0" w:space="0" w:color="auto"/>
            <w:bottom w:val="none" w:sz="0" w:space="0" w:color="auto"/>
            <w:right w:val="none" w:sz="0" w:space="0" w:color="auto"/>
          </w:divBdr>
        </w:div>
        <w:div w:id="741760489">
          <w:marLeft w:val="480"/>
          <w:marRight w:val="0"/>
          <w:marTop w:val="0"/>
          <w:marBottom w:val="0"/>
          <w:divBdr>
            <w:top w:val="none" w:sz="0" w:space="0" w:color="auto"/>
            <w:left w:val="none" w:sz="0" w:space="0" w:color="auto"/>
            <w:bottom w:val="none" w:sz="0" w:space="0" w:color="auto"/>
            <w:right w:val="none" w:sz="0" w:space="0" w:color="auto"/>
          </w:divBdr>
        </w:div>
        <w:div w:id="2055345199">
          <w:marLeft w:val="480"/>
          <w:marRight w:val="0"/>
          <w:marTop w:val="0"/>
          <w:marBottom w:val="0"/>
          <w:divBdr>
            <w:top w:val="none" w:sz="0" w:space="0" w:color="auto"/>
            <w:left w:val="none" w:sz="0" w:space="0" w:color="auto"/>
            <w:bottom w:val="none" w:sz="0" w:space="0" w:color="auto"/>
            <w:right w:val="none" w:sz="0" w:space="0" w:color="auto"/>
          </w:divBdr>
        </w:div>
        <w:div w:id="982541669">
          <w:marLeft w:val="480"/>
          <w:marRight w:val="0"/>
          <w:marTop w:val="0"/>
          <w:marBottom w:val="0"/>
          <w:divBdr>
            <w:top w:val="none" w:sz="0" w:space="0" w:color="auto"/>
            <w:left w:val="none" w:sz="0" w:space="0" w:color="auto"/>
            <w:bottom w:val="none" w:sz="0" w:space="0" w:color="auto"/>
            <w:right w:val="none" w:sz="0" w:space="0" w:color="auto"/>
          </w:divBdr>
        </w:div>
        <w:div w:id="914705110">
          <w:marLeft w:val="480"/>
          <w:marRight w:val="0"/>
          <w:marTop w:val="0"/>
          <w:marBottom w:val="0"/>
          <w:divBdr>
            <w:top w:val="none" w:sz="0" w:space="0" w:color="auto"/>
            <w:left w:val="none" w:sz="0" w:space="0" w:color="auto"/>
            <w:bottom w:val="none" w:sz="0" w:space="0" w:color="auto"/>
            <w:right w:val="none" w:sz="0" w:space="0" w:color="auto"/>
          </w:divBdr>
        </w:div>
        <w:div w:id="1985230764">
          <w:marLeft w:val="480"/>
          <w:marRight w:val="0"/>
          <w:marTop w:val="0"/>
          <w:marBottom w:val="0"/>
          <w:divBdr>
            <w:top w:val="none" w:sz="0" w:space="0" w:color="auto"/>
            <w:left w:val="none" w:sz="0" w:space="0" w:color="auto"/>
            <w:bottom w:val="none" w:sz="0" w:space="0" w:color="auto"/>
            <w:right w:val="none" w:sz="0" w:space="0" w:color="auto"/>
          </w:divBdr>
        </w:div>
        <w:div w:id="2037776945">
          <w:marLeft w:val="480"/>
          <w:marRight w:val="0"/>
          <w:marTop w:val="0"/>
          <w:marBottom w:val="0"/>
          <w:divBdr>
            <w:top w:val="none" w:sz="0" w:space="0" w:color="auto"/>
            <w:left w:val="none" w:sz="0" w:space="0" w:color="auto"/>
            <w:bottom w:val="none" w:sz="0" w:space="0" w:color="auto"/>
            <w:right w:val="none" w:sz="0" w:space="0" w:color="auto"/>
          </w:divBdr>
        </w:div>
        <w:div w:id="872156727">
          <w:marLeft w:val="480"/>
          <w:marRight w:val="0"/>
          <w:marTop w:val="0"/>
          <w:marBottom w:val="0"/>
          <w:divBdr>
            <w:top w:val="none" w:sz="0" w:space="0" w:color="auto"/>
            <w:left w:val="none" w:sz="0" w:space="0" w:color="auto"/>
            <w:bottom w:val="none" w:sz="0" w:space="0" w:color="auto"/>
            <w:right w:val="none" w:sz="0" w:space="0" w:color="auto"/>
          </w:divBdr>
        </w:div>
        <w:div w:id="385224815">
          <w:marLeft w:val="480"/>
          <w:marRight w:val="0"/>
          <w:marTop w:val="0"/>
          <w:marBottom w:val="0"/>
          <w:divBdr>
            <w:top w:val="none" w:sz="0" w:space="0" w:color="auto"/>
            <w:left w:val="none" w:sz="0" w:space="0" w:color="auto"/>
            <w:bottom w:val="none" w:sz="0" w:space="0" w:color="auto"/>
            <w:right w:val="none" w:sz="0" w:space="0" w:color="auto"/>
          </w:divBdr>
        </w:div>
        <w:div w:id="2013533397">
          <w:marLeft w:val="480"/>
          <w:marRight w:val="0"/>
          <w:marTop w:val="0"/>
          <w:marBottom w:val="0"/>
          <w:divBdr>
            <w:top w:val="none" w:sz="0" w:space="0" w:color="auto"/>
            <w:left w:val="none" w:sz="0" w:space="0" w:color="auto"/>
            <w:bottom w:val="none" w:sz="0" w:space="0" w:color="auto"/>
            <w:right w:val="none" w:sz="0" w:space="0" w:color="auto"/>
          </w:divBdr>
        </w:div>
        <w:div w:id="1987969399">
          <w:marLeft w:val="480"/>
          <w:marRight w:val="0"/>
          <w:marTop w:val="0"/>
          <w:marBottom w:val="0"/>
          <w:divBdr>
            <w:top w:val="none" w:sz="0" w:space="0" w:color="auto"/>
            <w:left w:val="none" w:sz="0" w:space="0" w:color="auto"/>
            <w:bottom w:val="none" w:sz="0" w:space="0" w:color="auto"/>
            <w:right w:val="none" w:sz="0" w:space="0" w:color="auto"/>
          </w:divBdr>
        </w:div>
        <w:div w:id="841163622">
          <w:marLeft w:val="480"/>
          <w:marRight w:val="0"/>
          <w:marTop w:val="0"/>
          <w:marBottom w:val="0"/>
          <w:divBdr>
            <w:top w:val="none" w:sz="0" w:space="0" w:color="auto"/>
            <w:left w:val="none" w:sz="0" w:space="0" w:color="auto"/>
            <w:bottom w:val="none" w:sz="0" w:space="0" w:color="auto"/>
            <w:right w:val="none" w:sz="0" w:space="0" w:color="auto"/>
          </w:divBdr>
        </w:div>
        <w:div w:id="1032607826">
          <w:marLeft w:val="480"/>
          <w:marRight w:val="0"/>
          <w:marTop w:val="0"/>
          <w:marBottom w:val="0"/>
          <w:divBdr>
            <w:top w:val="none" w:sz="0" w:space="0" w:color="auto"/>
            <w:left w:val="none" w:sz="0" w:space="0" w:color="auto"/>
            <w:bottom w:val="none" w:sz="0" w:space="0" w:color="auto"/>
            <w:right w:val="none" w:sz="0" w:space="0" w:color="auto"/>
          </w:divBdr>
        </w:div>
        <w:div w:id="1626810055">
          <w:marLeft w:val="480"/>
          <w:marRight w:val="0"/>
          <w:marTop w:val="0"/>
          <w:marBottom w:val="0"/>
          <w:divBdr>
            <w:top w:val="none" w:sz="0" w:space="0" w:color="auto"/>
            <w:left w:val="none" w:sz="0" w:space="0" w:color="auto"/>
            <w:bottom w:val="none" w:sz="0" w:space="0" w:color="auto"/>
            <w:right w:val="none" w:sz="0" w:space="0" w:color="auto"/>
          </w:divBdr>
        </w:div>
        <w:div w:id="416443206">
          <w:marLeft w:val="480"/>
          <w:marRight w:val="0"/>
          <w:marTop w:val="0"/>
          <w:marBottom w:val="0"/>
          <w:divBdr>
            <w:top w:val="none" w:sz="0" w:space="0" w:color="auto"/>
            <w:left w:val="none" w:sz="0" w:space="0" w:color="auto"/>
            <w:bottom w:val="none" w:sz="0" w:space="0" w:color="auto"/>
            <w:right w:val="none" w:sz="0" w:space="0" w:color="auto"/>
          </w:divBdr>
        </w:div>
        <w:div w:id="1847943297">
          <w:marLeft w:val="480"/>
          <w:marRight w:val="0"/>
          <w:marTop w:val="0"/>
          <w:marBottom w:val="0"/>
          <w:divBdr>
            <w:top w:val="none" w:sz="0" w:space="0" w:color="auto"/>
            <w:left w:val="none" w:sz="0" w:space="0" w:color="auto"/>
            <w:bottom w:val="none" w:sz="0" w:space="0" w:color="auto"/>
            <w:right w:val="none" w:sz="0" w:space="0" w:color="auto"/>
          </w:divBdr>
        </w:div>
        <w:div w:id="155194837">
          <w:marLeft w:val="480"/>
          <w:marRight w:val="0"/>
          <w:marTop w:val="0"/>
          <w:marBottom w:val="0"/>
          <w:divBdr>
            <w:top w:val="none" w:sz="0" w:space="0" w:color="auto"/>
            <w:left w:val="none" w:sz="0" w:space="0" w:color="auto"/>
            <w:bottom w:val="none" w:sz="0" w:space="0" w:color="auto"/>
            <w:right w:val="none" w:sz="0" w:space="0" w:color="auto"/>
          </w:divBdr>
        </w:div>
        <w:div w:id="1143961792">
          <w:marLeft w:val="480"/>
          <w:marRight w:val="0"/>
          <w:marTop w:val="0"/>
          <w:marBottom w:val="0"/>
          <w:divBdr>
            <w:top w:val="none" w:sz="0" w:space="0" w:color="auto"/>
            <w:left w:val="none" w:sz="0" w:space="0" w:color="auto"/>
            <w:bottom w:val="none" w:sz="0" w:space="0" w:color="auto"/>
            <w:right w:val="none" w:sz="0" w:space="0" w:color="auto"/>
          </w:divBdr>
        </w:div>
        <w:div w:id="62527151">
          <w:marLeft w:val="480"/>
          <w:marRight w:val="0"/>
          <w:marTop w:val="0"/>
          <w:marBottom w:val="0"/>
          <w:divBdr>
            <w:top w:val="none" w:sz="0" w:space="0" w:color="auto"/>
            <w:left w:val="none" w:sz="0" w:space="0" w:color="auto"/>
            <w:bottom w:val="none" w:sz="0" w:space="0" w:color="auto"/>
            <w:right w:val="none" w:sz="0" w:space="0" w:color="auto"/>
          </w:divBdr>
        </w:div>
        <w:div w:id="1093091207">
          <w:marLeft w:val="480"/>
          <w:marRight w:val="0"/>
          <w:marTop w:val="0"/>
          <w:marBottom w:val="0"/>
          <w:divBdr>
            <w:top w:val="none" w:sz="0" w:space="0" w:color="auto"/>
            <w:left w:val="none" w:sz="0" w:space="0" w:color="auto"/>
            <w:bottom w:val="none" w:sz="0" w:space="0" w:color="auto"/>
            <w:right w:val="none" w:sz="0" w:space="0" w:color="auto"/>
          </w:divBdr>
        </w:div>
        <w:div w:id="1903249265">
          <w:marLeft w:val="480"/>
          <w:marRight w:val="0"/>
          <w:marTop w:val="0"/>
          <w:marBottom w:val="0"/>
          <w:divBdr>
            <w:top w:val="none" w:sz="0" w:space="0" w:color="auto"/>
            <w:left w:val="none" w:sz="0" w:space="0" w:color="auto"/>
            <w:bottom w:val="none" w:sz="0" w:space="0" w:color="auto"/>
            <w:right w:val="none" w:sz="0" w:space="0" w:color="auto"/>
          </w:divBdr>
        </w:div>
        <w:div w:id="535504534">
          <w:marLeft w:val="480"/>
          <w:marRight w:val="0"/>
          <w:marTop w:val="0"/>
          <w:marBottom w:val="0"/>
          <w:divBdr>
            <w:top w:val="none" w:sz="0" w:space="0" w:color="auto"/>
            <w:left w:val="none" w:sz="0" w:space="0" w:color="auto"/>
            <w:bottom w:val="none" w:sz="0" w:space="0" w:color="auto"/>
            <w:right w:val="none" w:sz="0" w:space="0" w:color="auto"/>
          </w:divBdr>
        </w:div>
        <w:div w:id="1266156517">
          <w:marLeft w:val="480"/>
          <w:marRight w:val="0"/>
          <w:marTop w:val="0"/>
          <w:marBottom w:val="0"/>
          <w:divBdr>
            <w:top w:val="none" w:sz="0" w:space="0" w:color="auto"/>
            <w:left w:val="none" w:sz="0" w:space="0" w:color="auto"/>
            <w:bottom w:val="none" w:sz="0" w:space="0" w:color="auto"/>
            <w:right w:val="none" w:sz="0" w:space="0" w:color="auto"/>
          </w:divBdr>
        </w:div>
        <w:div w:id="168637775">
          <w:marLeft w:val="480"/>
          <w:marRight w:val="0"/>
          <w:marTop w:val="0"/>
          <w:marBottom w:val="0"/>
          <w:divBdr>
            <w:top w:val="none" w:sz="0" w:space="0" w:color="auto"/>
            <w:left w:val="none" w:sz="0" w:space="0" w:color="auto"/>
            <w:bottom w:val="none" w:sz="0" w:space="0" w:color="auto"/>
            <w:right w:val="none" w:sz="0" w:space="0" w:color="auto"/>
          </w:divBdr>
        </w:div>
        <w:div w:id="1313216028">
          <w:marLeft w:val="480"/>
          <w:marRight w:val="0"/>
          <w:marTop w:val="0"/>
          <w:marBottom w:val="0"/>
          <w:divBdr>
            <w:top w:val="none" w:sz="0" w:space="0" w:color="auto"/>
            <w:left w:val="none" w:sz="0" w:space="0" w:color="auto"/>
            <w:bottom w:val="none" w:sz="0" w:space="0" w:color="auto"/>
            <w:right w:val="none" w:sz="0" w:space="0" w:color="auto"/>
          </w:divBdr>
        </w:div>
        <w:div w:id="1692611184">
          <w:marLeft w:val="480"/>
          <w:marRight w:val="0"/>
          <w:marTop w:val="0"/>
          <w:marBottom w:val="0"/>
          <w:divBdr>
            <w:top w:val="none" w:sz="0" w:space="0" w:color="auto"/>
            <w:left w:val="none" w:sz="0" w:space="0" w:color="auto"/>
            <w:bottom w:val="none" w:sz="0" w:space="0" w:color="auto"/>
            <w:right w:val="none" w:sz="0" w:space="0" w:color="auto"/>
          </w:divBdr>
        </w:div>
        <w:div w:id="1280644168">
          <w:marLeft w:val="480"/>
          <w:marRight w:val="0"/>
          <w:marTop w:val="0"/>
          <w:marBottom w:val="0"/>
          <w:divBdr>
            <w:top w:val="none" w:sz="0" w:space="0" w:color="auto"/>
            <w:left w:val="none" w:sz="0" w:space="0" w:color="auto"/>
            <w:bottom w:val="none" w:sz="0" w:space="0" w:color="auto"/>
            <w:right w:val="none" w:sz="0" w:space="0" w:color="auto"/>
          </w:divBdr>
        </w:div>
        <w:div w:id="225073340">
          <w:marLeft w:val="480"/>
          <w:marRight w:val="0"/>
          <w:marTop w:val="0"/>
          <w:marBottom w:val="0"/>
          <w:divBdr>
            <w:top w:val="none" w:sz="0" w:space="0" w:color="auto"/>
            <w:left w:val="none" w:sz="0" w:space="0" w:color="auto"/>
            <w:bottom w:val="none" w:sz="0" w:space="0" w:color="auto"/>
            <w:right w:val="none" w:sz="0" w:space="0" w:color="auto"/>
          </w:divBdr>
        </w:div>
        <w:div w:id="1957978116">
          <w:marLeft w:val="480"/>
          <w:marRight w:val="0"/>
          <w:marTop w:val="0"/>
          <w:marBottom w:val="0"/>
          <w:divBdr>
            <w:top w:val="none" w:sz="0" w:space="0" w:color="auto"/>
            <w:left w:val="none" w:sz="0" w:space="0" w:color="auto"/>
            <w:bottom w:val="none" w:sz="0" w:space="0" w:color="auto"/>
            <w:right w:val="none" w:sz="0" w:space="0" w:color="auto"/>
          </w:divBdr>
        </w:div>
        <w:div w:id="1448156749">
          <w:marLeft w:val="480"/>
          <w:marRight w:val="0"/>
          <w:marTop w:val="0"/>
          <w:marBottom w:val="0"/>
          <w:divBdr>
            <w:top w:val="none" w:sz="0" w:space="0" w:color="auto"/>
            <w:left w:val="none" w:sz="0" w:space="0" w:color="auto"/>
            <w:bottom w:val="none" w:sz="0" w:space="0" w:color="auto"/>
            <w:right w:val="none" w:sz="0" w:space="0" w:color="auto"/>
          </w:divBdr>
        </w:div>
        <w:div w:id="1938438947">
          <w:marLeft w:val="480"/>
          <w:marRight w:val="0"/>
          <w:marTop w:val="0"/>
          <w:marBottom w:val="0"/>
          <w:divBdr>
            <w:top w:val="none" w:sz="0" w:space="0" w:color="auto"/>
            <w:left w:val="none" w:sz="0" w:space="0" w:color="auto"/>
            <w:bottom w:val="none" w:sz="0" w:space="0" w:color="auto"/>
            <w:right w:val="none" w:sz="0" w:space="0" w:color="auto"/>
          </w:divBdr>
        </w:div>
        <w:div w:id="1335457157">
          <w:marLeft w:val="480"/>
          <w:marRight w:val="0"/>
          <w:marTop w:val="0"/>
          <w:marBottom w:val="0"/>
          <w:divBdr>
            <w:top w:val="none" w:sz="0" w:space="0" w:color="auto"/>
            <w:left w:val="none" w:sz="0" w:space="0" w:color="auto"/>
            <w:bottom w:val="none" w:sz="0" w:space="0" w:color="auto"/>
            <w:right w:val="none" w:sz="0" w:space="0" w:color="auto"/>
          </w:divBdr>
        </w:div>
        <w:div w:id="740719585">
          <w:marLeft w:val="480"/>
          <w:marRight w:val="0"/>
          <w:marTop w:val="0"/>
          <w:marBottom w:val="0"/>
          <w:divBdr>
            <w:top w:val="none" w:sz="0" w:space="0" w:color="auto"/>
            <w:left w:val="none" w:sz="0" w:space="0" w:color="auto"/>
            <w:bottom w:val="none" w:sz="0" w:space="0" w:color="auto"/>
            <w:right w:val="none" w:sz="0" w:space="0" w:color="auto"/>
          </w:divBdr>
        </w:div>
        <w:div w:id="1522476493">
          <w:marLeft w:val="480"/>
          <w:marRight w:val="0"/>
          <w:marTop w:val="0"/>
          <w:marBottom w:val="0"/>
          <w:divBdr>
            <w:top w:val="none" w:sz="0" w:space="0" w:color="auto"/>
            <w:left w:val="none" w:sz="0" w:space="0" w:color="auto"/>
            <w:bottom w:val="none" w:sz="0" w:space="0" w:color="auto"/>
            <w:right w:val="none" w:sz="0" w:space="0" w:color="auto"/>
          </w:divBdr>
        </w:div>
        <w:div w:id="109322311">
          <w:marLeft w:val="480"/>
          <w:marRight w:val="0"/>
          <w:marTop w:val="0"/>
          <w:marBottom w:val="0"/>
          <w:divBdr>
            <w:top w:val="none" w:sz="0" w:space="0" w:color="auto"/>
            <w:left w:val="none" w:sz="0" w:space="0" w:color="auto"/>
            <w:bottom w:val="none" w:sz="0" w:space="0" w:color="auto"/>
            <w:right w:val="none" w:sz="0" w:space="0" w:color="auto"/>
          </w:divBdr>
        </w:div>
        <w:div w:id="1798405937">
          <w:marLeft w:val="480"/>
          <w:marRight w:val="0"/>
          <w:marTop w:val="0"/>
          <w:marBottom w:val="0"/>
          <w:divBdr>
            <w:top w:val="none" w:sz="0" w:space="0" w:color="auto"/>
            <w:left w:val="none" w:sz="0" w:space="0" w:color="auto"/>
            <w:bottom w:val="none" w:sz="0" w:space="0" w:color="auto"/>
            <w:right w:val="none" w:sz="0" w:space="0" w:color="auto"/>
          </w:divBdr>
        </w:div>
        <w:div w:id="2114012495">
          <w:marLeft w:val="480"/>
          <w:marRight w:val="0"/>
          <w:marTop w:val="0"/>
          <w:marBottom w:val="0"/>
          <w:divBdr>
            <w:top w:val="none" w:sz="0" w:space="0" w:color="auto"/>
            <w:left w:val="none" w:sz="0" w:space="0" w:color="auto"/>
            <w:bottom w:val="none" w:sz="0" w:space="0" w:color="auto"/>
            <w:right w:val="none" w:sz="0" w:space="0" w:color="auto"/>
          </w:divBdr>
        </w:div>
        <w:div w:id="643003896">
          <w:marLeft w:val="480"/>
          <w:marRight w:val="0"/>
          <w:marTop w:val="0"/>
          <w:marBottom w:val="0"/>
          <w:divBdr>
            <w:top w:val="none" w:sz="0" w:space="0" w:color="auto"/>
            <w:left w:val="none" w:sz="0" w:space="0" w:color="auto"/>
            <w:bottom w:val="none" w:sz="0" w:space="0" w:color="auto"/>
            <w:right w:val="none" w:sz="0" w:space="0" w:color="auto"/>
          </w:divBdr>
        </w:div>
        <w:div w:id="2033992290">
          <w:marLeft w:val="480"/>
          <w:marRight w:val="0"/>
          <w:marTop w:val="0"/>
          <w:marBottom w:val="0"/>
          <w:divBdr>
            <w:top w:val="none" w:sz="0" w:space="0" w:color="auto"/>
            <w:left w:val="none" w:sz="0" w:space="0" w:color="auto"/>
            <w:bottom w:val="none" w:sz="0" w:space="0" w:color="auto"/>
            <w:right w:val="none" w:sz="0" w:space="0" w:color="auto"/>
          </w:divBdr>
        </w:div>
        <w:div w:id="524443303">
          <w:marLeft w:val="480"/>
          <w:marRight w:val="0"/>
          <w:marTop w:val="0"/>
          <w:marBottom w:val="0"/>
          <w:divBdr>
            <w:top w:val="none" w:sz="0" w:space="0" w:color="auto"/>
            <w:left w:val="none" w:sz="0" w:space="0" w:color="auto"/>
            <w:bottom w:val="none" w:sz="0" w:space="0" w:color="auto"/>
            <w:right w:val="none" w:sz="0" w:space="0" w:color="auto"/>
          </w:divBdr>
        </w:div>
        <w:div w:id="1462650740">
          <w:marLeft w:val="480"/>
          <w:marRight w:val="0"/>
          <w:marTop w:val="0"/>
          <w:marBottom w:val="0"/>
          <w:divBdr>
            <w:top w:val="none" w:sz="0" w:space="0" w:color="auto"/>
            <w:left w:val="none" w:sz="0" w:space="0" w:color="auto"/>
            <w:bottom w:val="none" w:sz="0" w:space="0" w:color="auto"/>
            <w:right w:val="none" w:sz="0" w:space="0" w:color="auto"/>
          </w:divBdr>
        </w:div>
        <w:div w:id="132143817">
          <w:marLeft w:val="480"/>
          <w:marRight w:val="0"/>
          <w:marTop w:val="0"/>
          <w:marBottom w:val="0"/>
          <w:divBdr>
            <w:top w:val="none" w:sz="0" w:space="0" w:color="auto"/>
            <w:left w:val="none" w:sz="0" w:space="0" w:color="auto"/>
            <w:bottom w:val="none" w:sz="0" w:space="0" w:color="auto"/>
            <w:right w:val="none" w:sz="0" w:space="0" w:color="auto"/>
          </w:divBdr>
        </w:div>
        <w:div w:id="332607674">
          <w:marLeft w:val="480"/>
          <w:marRight w:val="0"/>
          <w:marTop w:val="0"/>
          <w:marBottom w:val="0"/>
          <w:divBdr>
            <w:top w:val="none" w:sz="0" w:space="0" w:color="auto"/>
            <w:left w:val="none" w:sz="0" w:space="0" w:color="auto"/>
            <w:bottom w:val="none" w:sz="0" w:space="0" w:color="auto"/>
            <w:right w:val="none" w:sz="0" w:space="0" w:color="auto"/>
          </w:divBdr>
        </w:div>
        <w:div w:id="595019831">
          <w:marLeft w:val="480"/>
          <w:marRight w:val="0"/>
          <w:marTop w:val="0"/>
          <w:marBottom w:val="0"/>
          <w:divBdr>
            <w:top w:val="none" w:sz="0" w:space="0" w:color="auto"/>
            <w:left w:val="none" w:sz="0" w:space="0" w:color="auto"/>
            <w:bottom w:val="none" w:sz="0" w:space="0" w:color="auto"/>
            <w:right w:val="none" w:sz="0" w:space="0" w:color="auto"/>
          </w:divBdr>
        </w:div>
        <w:div w:id="1877309502">
          <w:marLeft w:val="480"/>
          <w:marRight w:val="0"/>
          <w:marTop w:val="0"/>
          <w:marBottom w:val="0"/>
          <w:divBdr>
            <w:top w:val="none" w:sz="0" w:space="0" w:color="auto"/>
            <w:left w:val="none" w:sz="0" w:space="0" w:color="auto"/>
            <w:bottom w:val="none" w:sz="0" w:space="0" w:color="auto"/>
            <w:right w:val="none" w:sz="0" w:space="0" w:color="auto"/>
          </w:divBdr>
        </w:div>
        <w:div w:id="295961016">
          <w:marLeft w:val="480"/>
          <w:marRight w:val="0"/>
          <w:marTop w:val="0"/>
          <w:marBottom w:val="0"/>
          <w:divBdr>
            <w:top w:val="none" w:sz="0" w:space="0" w:color="auto"/>
            <w:left w:val="none" w:sz="0" w:space="0" w:color="auto"/>
            <w:bottom w:val="none" w:sz="0" w:space="0" w:color="auto"/>
            <w:right w:val="none" w:sz="0" w:space="0" w:color="auto"/>
          </w:divBdr>
        </w:div>
        <w:div w:id="469052500">
          <w:marLeft w:val="480"/>
          <w:marRight w:val="0"/>
          <w:marTop w:val="0"/>
          <w:marBottom w:val="0"/>
          <w:divBdr>
            <w:top w:val="none" w:sz="0" w:space="0" w:color="auto"/>
            <w:left w:val="none" w:sz="0" w:space="0" w:color="auto"/>
            <w:bottom w:val="none" w:sz="0" w:space="0" w:color="auto"/>
            <w:right w:val="none" w:sz="0" w:space="0" w:color="auto"/>
          </w:divBdr>
        </w:div>
        <w:div w:id="1174029782">
          <w:marLeft w:val="480"/>
          <w:marRight w:val="0"/>
          <w:marTop w:val="0"/>
          <w:marBottom w:val="0"/>
          <w:divBdr>
            <w:top w:val="none" w:sz="0" w:space="0" w:color="auto"/>
            <w:left w:val="none" w:sz="0" w:space="0" w:color="auto"/>
            <w:bottom w:val="none" w:sz="0" w:space="0" w:color="auto"/>
            <w:right w:val="none" w:sz="0" w:space="0" w:color="auto"/>
          </w:divBdr>
        </w:div>
        <w:div w:id="2146465771">
          <w:marLeft w:val="480"/>
          <w:marRight w:val="0"/>
          <w:marTop w:val="0"/>
          <w:marBottom w:val="0"/>
          <w:divBdr>
            <w:top w:val="none" w:sz="0" w:space="0" w:color="auto"/>
            <w:left w:val="none" w:sz="0" w:space="0" w:color="auto"/>
            <w:bottom w:val="none" w:sz="0" w:space="0" w:color="auto"/>
            <w:right w:val="none" w:sz="0" w:space="0" w:color="auto"/>
          </w:divBdr>
        </w:div>
        <w:div w:id="1044138908">
          <w:marLeft w:val="480"/>
          <w:marRight w:val="0"/>
          <w:marTop w:val="0"/>
          <w:marBottom w:val="0"/>
          <w:divBdr>
            <w:top w:val="none" w:sz="0" w:space="0" w:color="auto"/>
            <w:left w:val="none" w:sz="0" w:space="0" w:color="auto"/>
            <w:bottom w:val="none" w:sz="0" w:space="0" w:color="auto"/>
            <w:right w:val="none" w:sz="0" w:space="0" w:color="auto"/>
          </w:divBdr>
        </w:div>
        <w:div w:id="1761952092">
          <w:marLeft w:val="480"/>
          <w:marRight w:val="0"/>
          <w:marTop w:val="0"/>
          <w:marBottom w:val="0"/>
          <w:divBdr>
            <w:top w:val="none" w:sz="0" w:space="0" w:color="auto"/>
            <w:left w:val="none" w:sz="0" w:space="0" w:color="auto"/>
            <w:bottom w:val="none" w:sz="0" w:space="0" w:color="auto"/>
            <w:right w:val="none" w:sz="0" w:space="0" w:color="auto"/>
          </w:divBdr>
        </w:div>
        <w:div w:id="1305353804">
          <w:marLeft w:val="480"/>
          <w:marRight w:val="0"/>
          <w:marTop w:val="0"/>
          <w:marBottom w:val="0"/>
          <w:divBdr>
            <w:top w:val="none" w:sz="0" w:space="0" w:color="auto"/>
            <w:left w:val="none" w:sz="0" w:space="0" w:color="auto"/>
            <w:bottom w:val="none" w:sz="0" w:space="0" w:color="auto"/>
            <w:right w:val="none" w:sz="0" w:space="0" w:color="auto"/>
          </w:divBdr>
        </w:div>
        <w:div w:id="927083066">
          <w:marLeft w:val="480"/>
          <w:marRight w:val="0"/>
          <w:marTop w:val="0"/>
          <w:marBottom w:val="0"/>
          <w:divBdr>
            <w:top w:val="none" w:sz="0" w:space="0" w:color="auto"/>
            <w:left w:val="none" w:sz="0" w:space="0" w:color="auto"/>
            <w:bottom w:val="none" w:sz="0" w:space="0" w:color="auto"/>
            <w:right w:val="none" w:sz="0" w:space="0" w:color="auto"/>
          </w:divBdr>
        </w:div>
        <w:div w:id="2131318233">
          <w:marLeft w:val="480"/>
          <w:marRight w:val="0"/>
          <w:marTop w:val="0"/>
          <w:marBottom w:val="0"/>
          <w:divBdr>
            <w:top w:val="none" w:sz="0" w:space="0" w:color="auto"/>
            <w:left w:val="none" w:sz="0" w:space="0" w:color="auto"/>
            <w:bottom w:val="none" w:sz="0" w:space="0" w:color="auto"/>
            <w:right w:val="none" w:sz="0" w:space="0" w:color="auto"/>
          </w:divBdr>
        </w:div>
        <w:div w:id="1172378228">
          <w:marLeft w:val="480"/>
          <w:marRight w:val="0"/>
          <w:marTop w:val="0"/>
          <w:marBottom w:val="0"/>
          <w:divBdr>
            <w:top w:val="none" w:sz="0" w:space="0" w:color="auto"/>
            <w:left w:val="none" w:sz="0" w:space="0" w:color="auto"/>
            <w:bottom w:val="none" w:sz="0" w:space="0" w:color="auto"/>
            <w:right w:val="none" w:sz="0" w:space="0" w:color="auto"/>
          </w:divBdr>
        </w:div>
        <w:div w:id="1703244083">
          <w:marLeft w:val="480"/>
          <w:marRight w:val="0"/>
          <w:marTop w:val="0"/>
          <w:marBottom w:val="0"/>
          <w:divBdr>
            <w:top w:val="none" w:sz="0" w:space="0" w:color="auto"/>
            <w:left w:val="none" w:sz="0" w:space="0" w:color="auto"/>
            <w:bottom w:val="none" w:sz="0" w:space="0" w:color="auto"/>
            <w:right w:val="none" w:sz="0" w:space="0" w:color="auto"/>
          </w:divBdr>
        </w:div>
        <w:div w:id="391579424">
          <w:marLeft w:val="480"/>
          <w:marRight w:val="0"/>
          <w:marTop w:val="0"/>
          <w:marBottom w:val="0"/>
          <w:divBdr>
            <w:top w:val="none" w:sz="0" w:space="0" w:color="auto"/>
            <w:left w:val="none" w:sz="0" w:space="0" w:color="auto"/>
            <w:bottom w:val="none" w:sz="0" w:space="0" w:color="auto"/>
            <w:right w:val="none" w:sz="0" w:space="0" w:color="auto"/>
          </w:divBdr>
        </w:div>
        <w:div w:id="84231253">
          <w:marLeft w:val="480"/>
          <w:marRight w:val="0"/>
          <w:marTop w:val="0"/>
          <w:marBottom w:val="0"/>
          <w:divBdr>
            <w:top w:val="none" w:sz="0" w:space="0" w:color="auto"/>
            <w:left w:val="none" w:sz="0" w:space="0" w:color="auto"/>
            <w:bottom w:val="none" w:sz="0" w:space="0" w:color="auto"/>
            <w:right w:val="none" w:sz="0" w:space="0" w:color="auto"/>
          </w:divBdr>
        </w:div>
        <w:div w:id="275871336">
          <w:marLeft w:val="480"/>
          <w:marRight w:val="0"/>
          <w:marTop w:val="0"/>
          <w:marBottom w:val="0"/>
          <w:divBdr>
            <w:top w:val="none" w:sz="0" w:space="0" w:color="auto"/>
            <w:left w:val="none" w:sz="0" w:space="0" w:color="auto"/>
            <w:bottom w:val="none" w:sz="0" w:space="0" w:color="auto"/>
            <w:right w:val="none" w:sz="0" w:space="0" w:color="auto"/>
          </w:divBdr>
        </w:div>
      </w:divsChild>
    </w:div>
    <w:div w:id="1265462333">
      <w:bodyDiv w:val="1"/>
      <w:marLeft w:val="0"/>
      <w:marRight w:val="0"/>
      <w:marTop w:val="0"/>
      <w:marBottom w:val="0"/>
      <w:divBdr>
        <w:top w:val="none" w:sz="0" w:space="0" w:color="auto"/>
        <w:left w:val="none" w:sz="0" w:space="0" w:color="auto"/>
        <w:bottom w:val="none" w:sz="0" w:space="0" w:color="auto"/>
        <w:right w:val="none" w:sz="0" w:space="0" w:color="auto"/>
      </w:divBdr>
    </w:div>
    <w:div w:id="1269580390">
      <w:bodyDiv w:val="1"/>
      <w:marLeft w:val="0"/>
      <w:marRight w:val="0"/>
      <w:marTop w:val="0"/>
      <w:marBottom w:val="0"/>
      <w:divBdr>
        <w:top w:val="none" w:sz="0" w:space="0" w:color="auto"/>
        <w:left w:val="none" w:sz="0" w:space="0" w:color="auto"/>
        <w:bottom w:val="none" w:sz="0" w:space="0" w:color="auto"/>
        <w:right w:val="none" w:sz="0" w:space="0" w:color="auto"/>
      </w:divBdr>
    </w:div>
    <w:div w:id="1270236053">
      <w:bodyDiv w:val="1"/>
      <w:marLeft w:val="0"/>
      <w:marRight w:val="0"/>
      <w:marTop w:val="0"/>
      <w:marBottom w:val="0"/>
      <w:divBdr>
        <w:top w:val="none" w:sz="0" w:space="0" w:color="auto"/>
        <w:left w:val="none" w:sz="0" w:space="0" w:color="auto"/>
        <w:bottom w:val="none" w:sz="0" w:space="0" w:color="auto"/>
        <w:right w:val="none" w:sz="0" w:space="0" w:color="auto"/>
      </w:divBdr>
    </w:div>
    <w:div w:id="1270552076">
      <w:bodyDiv w:val="1"/>
      <w:marLeft w:val="0"/>
      <w:marRight w:val="0"/>
      <w:marTop w:val="0"/>
      <w:marBottom w:val="0"/>
      <w:divBdr>
        <w:top w:val="none" w:sz="0" w:space="0" w:color="auto"/>
        <w:left w:val="none" w:sz="0" w:space="0" w:color="auto"/>
        <w:bottom w:val="none" w:sz="0" w:space="0" w:color="auto"/>
        <w:right w:val="none" w:sz="0" w:space="0" w:color="auto"/>
      </w:divBdr>
    </w:div>
    <w:div w:id="1270578261">
      <w:bodyDiv w:val="1"/>
      <w:marLeft w:val="0"/>
      <w:marRight w:val="0"/>
      <w:marTop w:val="0"/>
      <w:marBottom w:val="0"/>
      <w:divBdr>
        <w:top w:val="none" w:sz="0" w:space="0" w:color="auto"/>
        <w:left w:val="none" w:sz="0" w:space="0" w:color="auto"/>
        <w:bottom w:val="none" w:sz="0" w:space="0" w:color="auto"/>
        <w:right w:val="none" w:sz="0" w:space="0" w:color="auto"/>
      </w:divBdr>
    </w:div>
    <w:div w:id="1274552871">
      <w:bodyDiv w:val="1"/>
      <w:marLeft w:val="0"/>
      <w:marRight w:val="0"/>
      <w:marTop w:val="0"/>
      <w:marBottom w:val="0"/>
      <w:divBdr>
        <w:top w:val="none" w:sz="0" w:space="0" w:color="auto"/>
        <w:left w:val="none" w:sz="0" w:space="0" w:color="auto"/>
        <w:bottom w:val="none" w:sz="0" w:space="0" w:color="auto"/>
        <w:right w:val="none" w:sz="0" w:space="0" w:color="auto"/>
      </w:divBdr>
    </w:div>
    <w:div w:id="1274749258">
      <w:bodyDiv w:val="1"/>
      <w:marLeft w:val="0"/>
      <w:marRight w:val="0"/>
      <w:marTop w:val="0"/>
      <w:marBottom w:val="0"/>
      <w:divBdr>
        <w:top w:val="none" w:sz="0" w:space="0" w:color="auto"/>
        <w:left w:val="none" w:sz="0" w:space="0" w:color="auto"/>
        <w:bottom w:val="none" w:sz="0" w:space="0" w:color="auto"/>
        <w:right w:val="none" w:sz="0" w:space="0" w:color="auto"/>
      </w:divBdr>
    </w:div>
    <w:div w:id="1278180486">
      <w:bodyDiv w:val="1"/>
      <w:marLeft w:val="0"/>
      <w:marRight w:val="0"/>
      <w:marTop w:val="0"/>
      <w:marBottom w:val="0"/>
      <w:divBdr>
        <w:top w:val="none" w:sz="0" w:space="0" w:color="auto"/>
        <w:left w:val="none" w:sz="0" w:space="0" w:color="auto"/>
        <w:bottom w:val="none" w:sz="0" w:space="0" w:color="auto"/>
        <w:right w:val="none" w:sz="0" w:space="0" w:color="auto"/>
      </w:divBdr>
    </w:div>
    <w:div w:id="1283003362">
      <w:bodyDiv w:val="1"/>
      <w:marLeft w:val="0"/>
      <w:marRight w:val="0"/>
      <w:marTop w:val="0"/>
      <w:marBottom w:val="0"/>
      <w:divBdr>
        <w:top w:val="none" w:sz="0" w:space="0" w:color="auto"/>
        <w:left w:val="none" w:sz="0" w:space="0" w:color="auto"/>
        <w:bottom w:val="none" w:sz="0" w:space="0" w:color="auto"/>
        <w:right w:val="none" w:sz="0" w:space="0" w:color="auto"/>
      </w:divBdr>
    </w:div>
    <w:div w:id="1293057062">
      <w:bodyDiv w:val="1"/>
      <w:marLeft w:val="0"/>
      <w:marRight w:val="0"/>
      <w:marTop w:val="0"/>
      <w:marBottom w:val="0"/>
      <w:divBdr>
        <w:top w:val="none" w:sz="0" w:space="0" w:color="auto"/>
        <w:left w:val="none" w:sz="0" w:space="0" w:color="auto"/>
        <w:bottom w:val="none" w:sz="0" w:space="0" w:color="auto"/>
        <w:right w:val="none" w:sz="0" w:space="0" w:color="auto"/>
      </w:divBdr>
    </w:div>
    <w:div w:id="1299729501">
      <w:bodyDiv w:val="1"/>
      <w:marLeft w:val="0"/>
      <w:marRight w:val="0"/>
      <w:marTop w:val="0"/>
      <w:marBottom w:val="0"/>
      <w:divBdr>
        <w:top w:val="none" w:sz="0" w:space="0" w:color="auto"/>
        <w:left w:val="none" w:sz="0" w:space="0" w:color="auto"/>
        <w:bottom w:val="none" w:sz="0" w:space="0" w:color="auto"/>
        <w:right w:val="none" w:sz="0" w:space="0" w:color="auto"/>
      </w:divBdr>
    </w:div>
    <w:div w:id="1302999015">
      <w:bodyDiv w:val="1"/>
      <w:marLeft w:val="0"/>
      <w:marRight w:val="0"/>
      <w:marTop w:val="0"/>
      <w:marBottom w:val="0"/>
      <w:divBdr>
        <w:top w:val="none" w:sz="0" w:space="0" w:color="auto"/>
        <w:left w:val="none" w:sz="0" w:space="0" w:color="auto"/>
        <w:bottom w:val="none" w:sz="0" w:space="0" w:color="auto"/>
        <w:right w:val="none" w:sz="0" w:space="0" w:color="auto"/>
      </w:divBdr>
    </w:div>
    <w:div w:id="1303464332">
      <w:bodyDiv w:val="1"/>
      <w:marLeft w:val="0"/>
      <w:marRight w:val="0"/>
      <w:marTop w:val="0"/>
      <w:marBottom w:val="0"/>
      <w:divBdr>
        <w:top w:val="none" w:sz="0" w:space="0" w:color="auto"/>
        <w:left w:val="none" w:sz="0" w:space="0" w:color="auto"/>
        <w:bottom w:val="none" w:sz="0" w:space="0" w:color="auto"/>
        <w:right w:val="none" w:sz="0" w:space="0" w:color="auto"/>
      </w:divBdr>
    </w:div>
    <w:div w:id="1305891706">
      <w:bodyDiv w:val="1"/>
      <w:marLeft w:val="0"/>
      <w:marRight w:val="0"/>
      <w:marTop w:val="0"/>
      <w:marBottom w:val="0"/>
      <w:divBdr>
        <w:top w:val="none" w:sz="0" w:space="0" w:color="auto"/>
        <w:left w:val="none" w:sz="0" w:space="0" w:color="auto"/>
        <w:bottom w:val="none" w:sz="0" w:space="0" w:color="auto"/>
        <w:right w:val="none" w:sz="0" w:space="0" w:color="auto"/>
      </w:divBdr>
    </w:div>
    <w:div w:id="1308782765">
      <w:bodyDiv w:val="1"/>
      <w:marLeft w:val="0"/>
      <w:marRight w:val="0"/>
      <w:marTop w:val="0"/>
      <w:marBottom w:val="0"/>
      <w:divBdr>
        <w:top w:val="none" w:sz="0" w:space="0" w:color="auto"/>
        <w:left w:val="none" w:sz="0" w:space="0" w:color="auto"/>
        <w:bottom w:val="none" w:sz="0" w:space="0" w:color="auto"/>
        <w:right w:val="none" w:sz="0" w:space="0" w:color="auto"/>
      </w:divBdr>
    </w:div>
    <w:div w:id="1309895141">
      <w:bodyDiv w:val="1"/>
      <w:marLeft w:val="0"/>
      <w:marRight w:val="0"/>
      <w:marTop w:val="0"/>
      <w:marBottom w:val="0"/>
      <w:divBdr>
        <w:top w:val="none" w:sz="0" w:space="0" w:color="auto"/>
        <w:left w:val="none" w:sz="0" w:space="0" w:color="auto"/>
        <w:bottom w:val="none" w:sz="0" w:space="0" w:color="auto"/>
        <w:right w:val="none" w:sz="0" w:space="0" w:color="auto"/>
      </w:divBdr>
    </w:div>
    <w:div w:id="1312634363">
      <w:bodyDiv w:val="1"/>
      <w:marLeft w:val="0"/>
      <w:marRight w:val="0"/>
      <w:marTop w:val="0"/>
      <w:marBottom w:val="0"/>
      <w:divBdr>
        <w:top w:val="none" w:sz="0" w:space="0" w:color="auto"/>
        <w:left w:val="none" w:sz="0" w:space="0" w:color="auto"/>
        <w:bottom w:val="none" w:sz="0" w:space="0" w:color="auto"/>
        <w:right w:val="none" w:sz="0" w:space="0" w:color="auto"/>
      </w:divBdr>
    </w:div>
    <w:div w:id="1315334527">
      <w:bodyDiv w:val="1"/>
      <w:marLeft w:val="0"/>
      <w:marRight w:val="0"/>
      <w:marTop w:val="0"/>
      <w:marBottom w:val="0"/>
      <w:divBdr>
        <w:top w:val="none" w:sz="0" w:space="0" w:color="auto"/>
        <w:left w:val="none" w:sz="0" w:space="0" w:color="auto"/>
        <w:bottom w:val="none" w:sz="0" w:space="0" w:color="auto"/>
        <w:right w:val="none" w:sz="0" w:space="0" w:color="auto"/>
      </w:divBdr>
    </w:div>
    <w:div w:id="1315404828">
      <w:bodyDiv w:val="1"/>
      <w:marLeft w:val="0"/>
      <w:marRight w:val="0"/>
      <w:marTop w:val="0"/>
      <w:marBottom w:val="0"/>
      <w:divBdr>
        <w:top w:val="none" w:sz="0" w:space="0" w:color="auto"/>
        <w:left w:val="none" w:sz="0" w:space="0" w:color="auto"/>
        <w:bottom w:val="none" w:sz="0" w:space="0" w:color="auto"/>
        <w:right w:val="none" w:sz="0" w:space="0" w:color="auto"/>
      </w:divBdr>
    </w:div>
    <w:div w:id="1316714526">
      <w:bodyDiv w:val="1"/>
      <w:marLeft w:val="0"/>
      <w:marRight w:val="0"/>
      <w:marTop w:val="0"/>
      <w:marBottom w:val="0"/>
      <w:divBdr>
        <w:top w:val="none" w:sz="0" w:space="0" w:color="auto"/>
        <w:left w:val="none" w:sz="0" w:space="0" w:color="auto"/>
        <w:bottom w:val="none" w:sz="0" w:space="0" w:color="auto"/>
        <w:right w:val="none" w:sz="0" w:space="0" w:color="auto"/>
      </w:divBdr>
    </w:div>
    <w:div w:id="1318270545">
      <w:bodyDiv w:val="1"/>
      <w:marLeft w:val="0"/>
      <w:marRight w:val="0"/>
      <w:marTop w:val="0"/>
      <w:marBottom w:val="0"/>
      <w:divBdr>
        <w:top w:val="none" w:sz="0" w:space="0" w:color="auto"/>
        <w:left w:val="none" w:sz="0" w:space="0" w:color="auto"/>
        <w:bottom w:val="none" w:sz="0" w:space="0" w:color="auto"/>
        <w:right w:val="none" w:sz="0" w:space="0" w:color="auto"/>
      </w:divBdr>
    </w:div>
    <w:div w:id="1325008588">
      <w:bodyDiv w:val="1"/>
      <w:marLeft w:val="0"/>
      <w:marRight w:val="0"/>
      <w:marTop w:val="0"/>
      <w:marBottom w:val="0"/>
      <w:divBdr>
        <w:top w:val="none" w:sz="0" w:space="0" w:color="auto"/>
        <w:left w:val="none" w:sz="0" w:space="0" w:color="auto"/>
        <w:bottom w:val="none" w:sz="0" w:space="0" w:color="auto"/>
        <w:right w:val="none" w:sz="0" w:space="0" w:color="auto"/>
      </w:divBdr>
    </w:div>
    <w:div w:id="1330332334">
      <w:bodyDiv w:val="1"/>
      <w:marLeft w:val="0"/>
      <w:marRight w:val="0"/>
      <w:marTop w:val="0"/>
      <w:marBottom w:val="0"/>
      <w:divBdr>
        <w:top w:val="none" w:sz="0" w:space="0" w:color="auto"/>
        <w:left w:val="none" w:sz="0" w:space="0" w:color="auto"/>
        <w:bottom w:val="none" w:sz="0" w:space="0" w:color="auto"/>
        <w:right w:val="none" w:sz="0" w:space="0" w:color="auto"/>
      </w:divBdr>
    </w:div>
    <w:div w:id="1330985406">
      <w:bodyDiv w:val="1"/>
      <w:marLeft w:val="0"/>
      <w:marRight w:val="0"/>
      <w:marTop w:val="0"/>
      <w:marBottom w:val="0"/>
      <w:divBdr>
        <w:top w:val="none" w:sz="0" w:space="0" w:color="auto"/>
        <w:left w:val="none" w:sz="0" w:space="0" w:color="auto"/>
        <w:bottom w:val="none" w:sz="0" w:space="0" w:color="auto"/>
        <w:right w:val="none" w:sz="0" w:space="0" w:color="auto"/>
      </w:divBdr>
    </w:div>
    <w:div w:id="1332026904">
      <w:bodyDiv w:val="1"/>
      <w:marLeft w:val="0"/>
      <w:marRight w:val="0"/>
      <w:marTop w:val="0"/>
      <w:marBottom w:val="0"/>
      <w:divBdr>
        <w:top w:val="none" w:sz="0" w:space="0" w:color="auto"/>
        <w:left w:val="none" w:sz="0" w:space="0" w:color="auto"/>
        <w:bottom w:val="none" w:sz="0" w:space="0" w:color="auto"/>
        <w:right w:val="none" w:sz="0" w:space="0" w:color="auto"/>
      </w:divBdr>
    </w:div>
    <w:div w:id="1332098261">
      <w:bodyDiv w:val="1"/>
      <w:marLeft w:val="0"/>
      <w:marRight w:val="0"/>
      <w:marTop w:val="0"/>
      <w:marBottom w:val="0"/>
      <w:divBdr>
        <w:top w:val="none" w:sz="0" w:space="0" w:color="auto"/>
        <w:left w:val="none" w:sz="0" w:space="0" w:color="auto"/>
        <w:bottom w:val="none" w:sz="0" w:space="0" w:color="auto"/>
        <w:right w:val="none" w:sz="0" w:space="0" w:color="auto"/>
      </w:divBdr>
    </w:div>
    <w:div w:id="1333800606">
      <w:bodyDiv w:val="1"/>
      <w:marLeft w:val="0"/>
      <w:marRight w:val="0"/>
      <w:marTop w:val="0"/>
      <w:marBottom w:val="0"/>
      <w:divBdr>
        <w:top w:val="none" w:sz="0" w:space="0" w:color="auto"/>
        <w:left w:val="none" w:sz="0" w:space="0" w:color="auto"/>
        <w:bottom w:val="none" w:sz="0" w:space="0" w:color="auto"/>
        <w:right w:val="none" w:sz="0" w:space="0" w:color="auto"/>
      </w:divBdr>
    </w:div>
    <w:div w:id="1338659012">
      <w:bodyDiv w:val="1"/>
      <w:marLeft w:val="0"/>
      <w:marRight w:val="0"/>
      <w:marTop w:val="0"/>
      <w:marBottom w:val="0"/>
      <w:divBdr>
        <w:top w:val="none" w:sz="0" w:space="0" w:color="auto"/>
        <w:left w:val="none" w:sz="0" w:space="0" w:color="auto"/>
        <w:bottom w:val="none" w:sz="0" w:space="0" w:color="auto"/>
        <w:right w:val="none" w:sz="0" w:space="0" w:color="auto"/>
      </w:divBdr>
    </w:div>
    <w:div w:id="1339120833">
      <w:bodyDiv w:val="1"/>
      <w:marLeft w:val="0"/>
      <w:marRight w:val="0"/>
      <w:marTop w:val="0"/>
      <w:marBottom w:val="0"/>
      <w:divBdr>
        <w:top w:val="none" w:sz="0" w:space="0" w:color="auto"/>
        <w:left w:val="none" w:sz="0" w:space="0" w:color="auto"/>
        <w:bottom w:val="none" w:sz="0" w:space="0" w:color="auto"/>
        <w:right w:val="none" w:sz="0" w:space="0" w:color="auto"/>
      </w:divBdr>
    </w:div>
    <w:div w:id="1340960800">
      <w:bodyDiv w:val="1"/>
      <w:marLeft w:val="0"/>
      <w:marRight w:val="0"/>
      <w:marTop w:val="0"/>
      <w:marBottom w:val="0"/>
      <w:divBdr>
        <w:top w:val="none" w:sz="0" w:space="0" w:color="auto"/>
        <w:left w:val="none" w:sz="0" w:space="0" w:color="auto"/>
        <w:bottom w:val="none" w:sz="0" w:space="0" w:color="auto"/>
        <w:right w:val="none" w:sz="0" w:space="0" w:color="auto"/>
      </w:divBdr>
    </w:div>
    <w:div w:id="1341809977">
      <w:bodyDiv w:val="1"/>
      <w:marLeft w:val="0"/>
      <w:marRight w:val="0"/>
      <w:marTop w:val="0"/>
      <w:marBottom w:val="0"/>
      <w:divBdr>
        <w:top w:val="none" w:sz="0" w:space="0" w:color="auto"/>
        <w:left w:val="none" w:sz="0" w:space="0" w:color="auto"/>
        <w:bottom w:val="none" w:sz="0" w:space="0" w:color="auto"/>
        <w:right w:val="none" w:sz="0" w:space="0" w:color="auto"/>
      </w:divBdr>
    </w:div>
    <w:div w:id="1342900754">
      <w:bodyDiv w:val="1"/>
      <w:marLeft w:val="0"/>
      <w:marRight w:val="0"/>
      <w:marTop w:val="0"/>
      <w:marBottom w:val="0"/>
      <w:divBdr>
        <w:top w:val="none" w:sz="0" w:space="0" w:color="auto"/>
        <w:left w:val="none" w:sz="0" w:space="0" w:color="auto"/>
        <w:bottom w:val="none" w:sz="0" w:space="0" w:color="auto"/>
        <w:right w:val="none" w:sz="0" w:space="0" w:color="auto"/>
      </w:divBdr>
    </w:div>
    <w:div w:id="1353264413">
      <w:bodyDiv w:val="1"/>
      <w:marLeft w:val="0"/>
      <w:marRight w:val="0"/>
      <w:marTop w:val="0"/>
      <w:marBottom w:val="0"/>
      <w:divBdr>
        <w:top w:val="none" w:sz="0" w:space="0" w:color="auto"/>
        <w:left w:val="none" w:sz="0" w:space="0" w:color="auto"/>
        <w:bottom w:val="none" w:sz="0" w:space="0" w:color="auto"/>
        <w:right w:val="none" w:sz="0" w:space="0" w:color="auto"/>
      </w:divBdr>
    </w:div>
    <w:div w:id="1353384384">
      <w:bodyDiv w:val="1"/>
      <w:marLeft w:val="0"/>
      <w:marRight w:val="0"/>
      <w:marTop w:val="0"/>
      <w:marBottom w:val="0"/>
      <w:divBdr>
        <w:top w:val="none" w:sz="0" w:space="0" w:color="auto"/>
        <w:left w:val="none" w:sz="0" w:space="0" w:color="auto"/>
        <w:bottom w:val="none" w:sz="0" w:space="0" w:color="auto"/>
        <w:right w:val="none" w:sz="0" w:space="0" w:color="auto"/>
      </w:divBdr>
    </w:div>
    <w:div w:id="1356686011">
      <w:bodyDiv w:val="1"/>
      <w:marLeft w:val="0"/>
      <w:marRight w:val="0"/>
      <w:marTop w:val="0"/>
      <w:marBottom w:val="0"/>
      <w:divBdr>
        <w:top w:val="none" w:sz="0" w:space="0" w:color="auto"/>
        <w:left w:val="none" w:sz="0" w:space="0" w:color="auto"/>
        <w:bottom w:val="none" w:sz="0" w:space="0" w:color="auto"/>
        <w:right w:val="none" w:sz="0" w:space="0" w:color="auto"/>
      </w:divBdr>
    </w:div>
    <w:div w:id="1357193899">
      <w:bodyDiv w:val="1"/>
      <w:marLeft w:val="0"/>
      <w:marRight w:val="0"/>
      <w:marTop w:val="0"/>
      <w:marBottom w:val="0"/>
      <w:divBdr>
        <w:top w:val="none" w:sz="0" w:space="0" w:color="auto"/>
        <w:left w:val="none" w:sz="0" w:space="0" w:color="auto"/>
        <w:bottom w:val="none" w:sz="0" w:space="0" w:color="auto"/>
        <w:right w:val="none" w:sz="0" w:space="0" w:color="auto"/>
      </w:divBdr>
    </w:div>
    <w:div w:id="1358042126">
      <w:bodyDiv w:val="1"/>
      <w:marLeft w:val="0"/>
      <w:marRight w:val="0"/>
      <w:marTop w:val="0"/>
      <w:marBottom w:val="0"/>
      <w:divBdr>
        <w:top w:val="none" w:sz="0" w:space="0" w:color="auto"/>
        <w:left w:val="none" w:sz="0" w:space="0" w:color="auto"/>
        <w:bottom w:val="none" w:sz="0" w:space="0" w:color="auto"/>
        <w:right w:val="none" w:sz="0" w:space="0" w:color="auto"/>
      </w:divBdr>
    </w:div>
    <w:div w:id="1369380479">
      <w:bodyDiv w:val="1"/>
      <w:marLeft w:val="0"/>
      <w:marRight w:val="0"/>
      <w:marTop w:val="0"/>
      <w:marBottom w:val="0"/>
      <w:divBdr>
        <w:top w:val="none" w:sz="0" w:space="0" w:color="auto"/>
        <w:left w:val="none" w:sz="0" w:space="0" w:color="auto"/>
        <w:bottom w:val="none" w:sz="0" w:space="0" w:color="auto"/>
        <w:right w:val="none" w:sz="0" w:space="0" w:color="auto"/>
      </w:divBdr>
    </w:div>
    <w:div w:id="1369834258">
      <w:bodyDiv w:val="1"/>
      <w:marLeft w:val="0"/>
      <w:marRight w:val="0"/>
      <w:marTop w:val="0"/>
      <w:marBottom w:val="0"/>
      <w:divBdr>
        <w:top w:val="none" w:sz="0" w:space="0" w:color="auto"/>
        <w:left w:val="none" w:sz="0" w:space="0" w:color="auto"/>
        <w:bottom w:val="none" w:sz="0" w:space="0" w:color="auto"/>
        <w:right w:val="none" w:sz="0" w:space="0" w:color="auto"/>
      </w:divBdr>
    </w:div>
    <w:div w:id="1374497548">
      <w:bodyDiv w:val="1"/>
      <w:marLeft w:val="0"/>
      <w:marRight w:val="0"/>
      <w:marTop w:val="0"/>
      <w:marBottom w:val="0"/>
      <w:divBdr>
        <w:top w:val="none" w:sz="0" w:space="0" w:color="auto"/>
        <w:left w:val="none" w:sz="0" w:space="0" w:color="auto"/>
        <w:bottom w:val="none" w:sz="0" w:space="0" w:color="auto"/>
        <w:right w:val="none" w:sz="0" w:space="0" w:color="auto"/>
      </w:divBdr>
    </w:div>
    <w:div w:id="1380787101">
      <w:bodyDiv w:val="1"/>
      <w:marLeft w:val="0"/>
      <w:marRight w:val="0"/>
      <w:marTop w:val="0"/>
      <w:marBottom w:val="0"/>
      <w:divBdr>
        <w:top w:val="none" w:sz="0" w:space="0" w:color="auto"/>
        <w:left w:val="none" w:sz="0" w:space="0" w:color="auto"/>
        <w:bottom w:val="none" w:sz="0" w:space="0" w:color="auto"/>
        <w:right w:val="none" w:sz="0" w:space="0" w:color="auto"/>
      </w:divBdr>
    </w:div>
    <w:div w:id="1386489178">
      <w:bodyDiv w:val="1"/>
      <w:marLeft w:val="0"/>
      <w:marRight w:val="0"/>
      <w:marTop w:val="0"/>
      <w:marBottom w:val="0"/>
      <w:divBdr>
        <w:top w:val="none" w:sz="0" w:space="0" w:color="auto"/>
        <w:left w:val="none" w:sz="0" w:space="0" w:color="auto"/>
        <w:bottom w:val="none" w:sz="0" w:space="0" w:color="auto"/>
        <w:right w:val="none" w:sz="0" w:space="0" w:color="auto"/>
      </w:divBdr>
    </w:div>
    <w:div w:id="1386642990">
      <w:bodyDiv w:val="1"/>
      <w:marLeft w:val="0"/>
      <w:marRight w:val="0"/>
      <w:marTop w:val="0"/>
      <w:marBottom w:val="0"/>
      <w:divBdr>
        <w:top w:val="none" w:sz="0" w:space="0" w:color="auto"/>
        <w:left w:val="none" w:sz="0" w:space="0" w:color="auto"/>
        <w:bottom w:val="none" w:sz="0" w:space="0" w:color="auto"/>
        <w:right w:val="none" w:sz="0" w:space="0" w:color="auto"/>
      </w:divBdr>
    </w:div>
    <w:div w:id="1386875831">
      <w:bodyDiv w:val="1"/>
      <w:marLeft w:val="0"/>
      <w:marRight w:val="0"/>
      <w:marTop w:val="0"/>
      <w:marBottom w:val="0"/>
      <w:divBdr>
        <w:top w:val="none" w:sz="0" w:space="0" w:color="auto"/>
        <w:left w:val="none" w:sz="0" w:space="0" w:color="auto"/>
        <w:bottom w:val="none" w:sz="0" w:space="0" w:color="auto"/>
        <w:right w:val="none" w:sz="0" w:space="0" w:color="auto"/>
      </w:divBdr>
    </w:div>
    <w:div w:id="1392194183">
      <w:bodyDiv w:val="1"/>
      <w:marLeft w:val="0"/>
      <w:marRight w:val="0"/>
      <w:marTop w:val="0"/>
      <w:marBottom w:val="0"/>
      <w:divBdr>
        <w:top w:val="none" w:sz="0" w:space="0" w:color="auto"/>
        <w:left w:val="none" w:sz="0" w:space="0" w:color="auto"/>
        <w:bottom w:val="none" w:sz="0" w:space="0" w:color="auto"/>
        <w:right w:val="none" w:sz="0" w:space="0" w:color="auto"/>
      </w:divBdr>
    </w:div>
    <w:div w:id="1392535357">
      <w:bodyDiv w:val="1"/>
      <w:marLeft w:val="0"/>
      <w:marRight w:val="0"/>
      <w:marTop w:val="0"/>
      <w:marBottom w:val="0"/>
      <w:divBdr>
        <w:top w:val="none" w:sz="0" w:space="0" w:color="auto"/>
        <w:left w:val="none" w:sz="0" w:space="0" w:color="auto"/>
        <w:bottom w:val="none" w:sz="0" w:space="0" w:color="auto"/>
        <w:right w:val="none" w:sz="0" w:space="0" w:color="auto"/>
      </w:divBdr>
    </w:div>
    <w:div w:id="1394505555">
      <w:bodyDiv w:val="1"/>
      <w:marLeft w:val="0"/>
      <w:marRight w:val="0"/>
      <w:marTop w:val="0"/>
      <w:marBottom w:val="0"/>
      <w:divBdr>
        <w:top w:val="none" w:sz="0" w:space="0" w:color="auto"/>
        <w:left w:val="none" w:sz="0" w:space="0" w:color="auto"/>
        <w:bottom w:val="none" w:sz="0" w:space="0" w:color="auto"/>
        <w:right w:val="none" w:sz="0" w:space="0" w:color="auto"/>
      </w:divBdr>
    </w:div>
    <w:div w:id="1395200878">
      <w:bodyDiv w:val="1"/>
      <w:marLeft w:val="0"/>
      <w:marRight w:val="0"/>
      <w:marTop w:val="0"/>
      <w:marBottom w:val="0"/>
      <w:divBdr>
        <w:top w:val="none" w:sz="0" w:space="0" w:color="auto"/>
        <w:left w:val="none" w:sz="0" w:space="0" w:color="auto"/>
        <w:bottom w:val="none" w:sz="0" w:space="0" w:color="auto"/>
        <w:right w:val="none" w:sz="0" w:space="0" w:color="auto"/>
      </w:divBdr>
    </w:div>
    <w:div w:id="1399784880">
      <w:bodyDiv w:val="1"/>
      <w:marLeft w:val="0"/>
      <w:marRight w:val="0"/>
      <w:marTop w:val="0"/>
      <w:marBottom w:val="0"/>
      <w:divBdr>
        <w:top w:val="none" w:sz="0" w:space="0" w:color="auto"/>
        <w:left w:val="none" w:sz="0" w:space="0" w:color="auto"/>
        <w:bottom w:val="none" w:sz="0" w:space="0" w:color="auto"/>
        <w:right w:val="none" w:sz="0" w:space="0" w:color="auto"/>
      </w:divBdr>
    </w:div>
    <w:div w:id="1403327890">
      <w:bodyDiv w:val="1"/>
      <w:marLeft w:val="0"/>
      <w:marRight w:val="0"/>
      <w:marTop w:val="0"/>
      <w:marBottom w:val="0"/>
      <w:divBdr>
        <w:top w:val="none" w:sz="0" w:space="0" w:color="auto"/>
        <w:left w:val="none" w:sz="0" w:space="0" w:color="auto"/>
        <w:bottom w:val="none" w:sz="0" w:space="0" w:color="auto"/>
        <w:right w:val="none" w:sz="0" w:space="0" w:color="auto"/>
      </w:divBdr>
    </w:div>
    <w:div w:id="1407336913">
      <w:bodyDiv w:val="1"/>
      <w:marLeft w:val="0"/>
      <w:marRight w:val="0"/>
      <w:marTop w:val="0"/>
      <w:marBottom w:val="0"/>
      <w:divBdr>
        <w:top w:val="none" w:sz="0" w:space="0" w:color="auto"/>
        <w:left w:val="none" w:sz="0" w:space="0" w:color="auto"/>
        <w:bottom w:val="none" w:sz="0" w:space="0" w:color="auto"/>
        <w:right w:val="none" w:sz="0" w:space="0" w:color="auto"/>
      </w:divBdr>
    </w:div>
    <w:div w:id="1407722727">
      <w:bodyDiv w:val="1"/>
      <w:marLeft w:val="0"/>
      <w:marRight w:val="0"/>
      <w:marTop w:val="0"/>
      <w:marBottom w:val="0"/>
      <w:divBdr>
        <w:top w:val="none" w:sz="0" w:space="0" w:color="auto"/>
        <w:left w:val="none" w:sz="0" w:space="0" w:color="auto"/>
        <w:bottom w:val="none" w:sz="0" w:space="0" w:color="auto"/>
        <w:right w:val="none" w:sz="0" w:space="0" w:color="auto"/>
      </w:divBdr>
    </w:div>
    <w:div w:id="1408067314">
      <w:bodyDiv w:val="1"/>
      <w:marLeft w:val="0"/>
      <w:marRight w:val="0"/>
      <w:marTop w:val="0"/>
      <w:marBottom w:val="0"/>
      <w:divBdr>
        <w:top w:val="none" w:sz="0" w:space="0" w:color="auto"/>
        <w:left w:val="none" w:sz="0" w:space="0" w:color="auto"/>
        <w:bottom w:val="none" w:sz="0" w:space="0" w:color="auto"/>
        <w:right w:val="none" w:sz="0" w:space="0" w:color="auto"/>
      </w:divBdr>
    </w:div>
    <w:div w:id="1408260858">
      <w:bodyDiv w:val="1"/>
      <w:marLeft w:val="0"/>
      <w:marRight w:val="0"/>
      <w:marTop w:val="0"/>
      <w:marBottom w:val="0"/>
      <w:divBdr>
        <w:top w:val="none" w:sz="0" w:space="0" w:color="auto"/>
        <w:left w:val="none" w:sz="0" w:space="0" w:color="auto"/>
        <w:bottom w:val="none" w:sz="0" w:space="0" w:color="auto"/>
        <w:right w:val="none" w:sz="0" w:space="0" w:color="auto"/>
      </w:divBdr>
    </w:div>
    <w:div w:id="1409233959">
      <w:bodyDiv w:val="1"/>
      <w:marLeft w:val="0"/>
      <w:marRight w:val="0"/>
      <w:marTop w:val="0"/>
      <w:marBottom w:val="0"/>
      <w:divBdr>
        <w:top w:val="none" w:sz="0" w:space="0" w:color="auto"/>
        <w:left w:val="none" w:sz="0" w:space="0" w:color="auto"/>
        <w:bottom w:val="none" w:sz="0" w:space="0" w:color="auto"/>
        <w:right w:val="none" w:sz="0" w:space="0" w:color="auto"/>
      </w:divBdr>
    </w:div>
    <w:div w:id="1419641666">
      <w:bodyDiv w:val="1"/>
      <w:marLeft w:val="0"/>
      <w:marRight w:val="0"/>
      <w:marTop w:val="0"/>
      <w:marBottom w:val="0"/>
      <w:divBdr>
        <w:top w:val="none" w:sz="0" w:space="0" w:color="auto"/>
        <w:left w:val="none" w:sz="0" w:space="0" w:color="auto"/>
        <w:bottom w:val="none" w:sz="0" w:space="0" w:color="auto"/>
        <w:right w:val="none" w:sz="0" w:space="0" w:color="auto"/>
      </w:divBdr>
    </w:div>
    <w:div w:id="1423799511">
      <w:bodyDiv w:val="1"/>
      <w:marLeft w:val="0"/>
      <w:marRight w:val="0"/>
      <w:marTop w:val="0"/>
      <w:marBottom w:val="0"/>
      <w:divBdr>
        <w:top w:val="none" w:sz="0" w:space="0" w:color="auto"/>
        <w:left w:val="none" w:sz="0" w:space="0" w:color="auto"/>
        <w:bottom w:val="none" w:sz="0" w:space="0" w:color="auto"/>
        <w:right w:val="none" w:sz="0" w:space="0" w:color="auto"/>
      </w:divBdr>
    </w:div>
    <w:div w:id="1425688821">
      <w:bodyDiv w:val="1"/>
      <w:marLeft w:val="0"/>
      <w:marRight w:val="0"/>
      <w:marTop w:val="0"/>
      <w:marBottom w:val="0"/>
      <w:divBdr>
        <w:top w:val="none" w:sz="0" w:space="0" w:color="auto"/>
        <w:left w:val="none" w:sz="0" w:space="0" w:color="auto"/>
        <w:bottom w:val="none" w:sz="0" w:space="0" w:color="auto"/>
        <w:right w:val="none" w:sz="0" w:space="0" w:color="auto"/>
      </w:divBdr>
    </w:div>
    <w:div w:id="1428966651">
      <w:bodyDiv w:val="1"/>
      <w:marLeft w:val="0"/>
      <w:marRight w:val="0"/>
      <w:marTop w:val="0"/>
      <w:marBottom w:val="0"/>
      <w:divBdr>
        <w:top w:val="none" w:sz="0" w:space="0" w:color="auto"/>
        <w:left w:val="none" w:sz="0" w:space="0" w:color="auto"/>
        <w:bottom w:val="none" w:sz="0" w:space="0" w:color="auto"/>
        <w:right w:val="none" w:sz="0" w:space="0" w:color="auto"/>
      </w:divBdr>
    </w:div>
    <w:div w:id="1429698127">
      <w:bodyDiv w:val="1"/>
      <w:marLeft w:val="0"/>
      <w:marRight w:val="0"/>
      <w:marTop w:val="0"/>
      <w:marBottom w:val="0"/>
      <w:divBdr>
        <w:top w:val="none" w:sz="0" w:space="0" w:color="auto"/>
        <w:left w:val="none" w:sz="0" w:space="0" w:color="auto"/>
        <w:bottom w:val="none" w:sz="0" w:space="0" w:color="auto"/>
        <w:right w:val="none" w:sz="0" w:space="0" w:color="auto"/>
      </w:divBdr>
    </w:div>
    <w:div w:id="1434976711">
      <w:bodyDiv w:val="1"/>
      <w:marLeft w:val="0"/>
      <w:marRight w:val="0"/>
      <w:marTop w:val="0"/>
      <w:marBottom w:val="0"/>
      <w:divBdr>
        <w:top w:val="none" w:sz="0" w:space="0" w:color="auto"/>
        <w:left w:val="none" w:sz="0" w:space="0" w:color="auto"/>
        <w:bottom w:val="none" w:sz="0" w:space="0" w:color="auto"/>
        <w:right w:val="none" w:sz="0" w:space="0" w:color="auto"/>
      </w:divBdr>
    </w:div>
    <w:div w:id="1435319506">
      <w:bodyDiv w:val="1"/>
      <w:marLeft w:val="0"/>
      <w:marRight w:val="0"/>
      <w:marTop w:val="0"/>
      <w:marBottom w:val="0"/>
      <w:divBdr>
        <w:top w:val="none" w:sz="0" w:space="0" w:color="auto"/>
        <w:left w:val="none" w:sz="0" w:space="0" w:color="auto"/>
        <w:bottom w:val="none" w:sz="0" w:space="0" w:color="auto"/>
        <w:right w:val="none" w:sz="0" w:space="0" w:color="auto"/>
      </w:divBdr>
    </w:div>
    <w:div w:id="1437486240">
      <w:bodyDiv w:val="1"/>
      <w:marLeft w:val="0"/>
      <w:marRight w:val="0"/>
      <w:marTop w:val="0"/>
      <w:marBottom w:val="0"/>
      <w:divBdr>
        <w:top w:val="none" w:sz="0" w:space="0" w:color="auto"/>
        <w:left w:val="none" w:sz="0" w:space="0" w:color="auto"/>
        <w:bottom w:val="none" w:sz="0" w:space="0" w:color="auto"/>
        <w:right w:val="none" w:sz="0" w:space="0" w:color="auto"/>
      </w:divBdr>
    </w:div>
    <w:div w:id="1440637811">
      <w:bodyDiv w:val="1"/>
      <w:marLeft w:val="0"/>
      <w:marRight w:val="0"/>
      <w:marTop w:val="0"/>
      <w:marBottom w:val="0"/>
      <w:divBdr>
        <w:top w:val="none" w:sz="0" w:space="0" w:color="auto"/>
        <w:left w:val="none" w:sz="0" w:space="0" w:color="auto"/>
        <w:bottom w:val="none" w:sz="0" w:space="0" w:color="auto"/>
        <w:right w:val="none" w:sz="0" w:space="0" w:color="auto"/>
      </w:divBdr>
    </w:div>
    <w:div w:id="1440954555">
      <w:bodyDiv w:val="1"/>
      <w:marLeft w:val="0"/>
      <w:marRight w:val="0"/>
      <w:marTop w:val="0"/>
      <w:marBottom w:val="0"/>
      <w:divBdr>
        <w:top w:val="none" w:sz="0" w:space="0" w:color="auto"/>
        <w:left w:val="none" w:sz="0" w:space="0" w:color="auto"/>
        <w:bottom w:val="none" w:sz="0" w:space="0" w:color="auto"/>
        <w:right w:val="none" w:sz="0" w:space="0" w:color="auto"/>
      </w:divBdr>
    </w:div>
    <w:div w:id="1446850066">
      <w:bodyDiv w:val="1"/>
      <w:marLeft w:val="0"/>
      <w:marRight w:val="0"/>
      <w:marTop w:val="0"/>
      <w:marBottom w:val="0"/>
      <w:divBdr>
        <w:top w:val="none" w:sz="0" w:space="0" w:color="auto"/>
        <w:left w:val="none" w:sz="0" w:space="0" w:color="auto"/>
        <w:bottom w:val="none" w:sz="0" w:space="0" w:color="auto"/>
        <w:right w:val="none" w:sz="0" w:space="0" w:color="auto"/>
      </w:divBdr>
    </w:div>
    <w:div w:id="1448161809">
      <w:bodyDiv w:val="1"/>
      <w:marLeft w:val="0"/>
      <w:marRight w:val="0"/>
      <w:marTop w:val="0"/>
      <w:marBottom w:val="0"/>
      <w:divBdr>
        <w:top w:val="none" w:sz="0" w:space="0" w:color="auto"/>
        <w:left w:val="none" w:sz="0" w:space="0" w:color="auto"/>
        <w:bottom w:val="none" w:sz="0" w:space="0" w:color="auto"/>
        <w:right w:val="none" w:sz="0" w:space="0" w:color="auto"/>
      </w:divBdr>
    </w:div>
    <w:div w:id="1453283004">
      <w:bodyDiv w:val="1"/>
      <w:marLeft w:val="0"/>
      <w:marRight w:val="0"/>
      <w:marTop w:val="0"/>
      <w:marBottom w:val="0"/>
      <w:divBdr>
        <w:top w:val="none" w:sz="0" w:space="0" w:color="auto"/>
        <w:left w:val="none" w:sz="0" w:space="0" w:color="auto"/>
        <w:bottom w:val="none" w:sz="0" w:space="0" w:color="auto"/>
        <w:right w:val="none" w:sz="0" w:space="0" w:color="auto"/>
      </w:divBdr>
    </w:div>
    <w:div w:id="1457985456">
      <w:bodyDiv w:val="1"/>
      <w:marLeft w:val="0"/>
      <w:marRight w:val="0"/>
      <w:marTop w:val="0"/>
      <w:marBottom w:val="0"/>
      <w:divBdr>
        <w:top w:val="none" w:sz="0" w:space="0" w:color="auto"/>
        <w:left w:val="none" w:sz="0" w:space="0" w:color="auto"/>
        <w:bottom w:val="none" w:sz="0" w:space="0" w:color="auto"/>
        <w:right w:val="none" w:sz="0" w:space="0" w:color="auto"/>
      </w:divBdr>
    </w:div>
    <w:div w:id="1458185530">
      <w:bodyDiv w:val="1"/>
      <w:marLeft w:val="0"/>
      <w:marRight w:val="0"/>
      <w:marTop w:val="0"/>
      <w:marBottom w:val="0"/>
      <w:divBdr>
        <w:top w:val="none" w:sz="0" w:space="0" w:color="auto"/>
        <w:left w:val="none" w:sz="0" w:space="0" w:color="auto"/>
        <w:bottom w:val="none" w:sz="0" w:space="0" w:color="auto"/>
        <w:right w:val="none" w:sz="0" w:space="0" w:color="auto"/>
      </w:divBdr>
    </w:div>
    <w:div w:id="1463616383">
      <w:bodyDiv w:val="1"/>
      <w:marLeft w:val="0"/>
      <w:marRight w:val="0"/>
      <w:marTop w:val="0"/>
      <w:marBottom w:val="0"/>
      <w:divBdr>
        <w:top w:val="none" w:sz="0" w:space="0" w:color="auto"/>
        <w:left w:val="none" w:sz="0" w:space="0" w:color="auto"/>
        <w:bottom w:val="none" w:sz="0" w:space="0" w:color="auto"/>
        <w:right w:val="none" w:sz="0" w:space="0" w:color="auto"/>
      </w:divBdr>
    </w:div>
    <w:div w:id="1467430049">
      <w:bodyDiv w:val="1"/>
      <w:marLeft w:val="0"/>
      <w:marRight w:val="0"/>
      <w:marTop w:val="0"/>
      <w:marBottom w:val="0"/>
      <w:divBdr>
        <w:top w:val="none" w:sz="0" w:space="0" w:color="auto"/>
        <w:left w:val="none" w:sz="0" w:space="0" w:color="auto"/>
        <w:bottom w:val="none" w:sz="0" w:space="0" w:color="auto"/>
        <w:right w:val="none" w:sz="0" w:space="0" w:color="auto"/>
      </w:divBdr>
    </w:div>
    <w:div w:id="1467501559">
      <w:bodyDiv w:val="1"/>
      <w:marLeft w:val="0"/>
      <w:marRight w:val="0"/>
      <w:marTop w:val="0"/>
      <w:marBottom w:val="0"/>
      <w:divBdr>
        <w:top w:val="none" w:sz="0" w:space="0" w:color="auto"/>
        <w:left w:val="none" w:sz="0" w:space="0" w:color="auto"/>
        <w:bottom w:val="none" w:sz="0" w:space="0" w:color="auto"/>
        <w:right w:val="none" w:sz="0" w:space="0" w:color="auto"/>
      </w:divBdr>
    </w:div>
    <w:div w:id="1474521010">
      <w:bodyDiv w:val="1"/>
      <w:marLeft w:val="0"/>
      <w:marRight w:val="0"/>
      <w:marTop w:val="0"/>
      <w:marBottom w:val="0"/>
      <w:divBdr>
        <w:top w:val="none" w:sz="0" w:space="0" w:color="auto"/>
        <w:left w:val="none" w:sz="0" w:space="0" w:color="auto"/>
        <w:bottom w:val="none" w:sz="0" w:space="0" w:color="auto"/>
        <w:right w:val="none" w:sz="0" w:space="0" w:color="auto"/>
      </w:divBdr>
    </w:div>
    <w:div w:id="1477146099">
      <w:bodyDiv w:val="1"/>
      <w:marLeft w:val="0"/>
      <w:marRight w:val="0"/>
      <w:marTop w:val="0"/>
      <w:marBottom w:val="0"/>
      <w:divBdr>
        <w:top w:val="none" w:sz="0" w:space="0" w:color="auto"/>
        <w:left w:val="none" w:sz="0" w:space="0" w:color="auto"/>
        <w:bottom w:val="none" w:sz="0" w:space="0" w:color="auto"/>
        <w:right w:val="none" w:sz="0" w:space="0" w:color="auto"/>
      </w:divBdr>
    </w:div>
    <w:div w:id="1477455061">
      <w:bodyDiv w:val="1"/>
      <w:marLeft w:val="0"/>
      <w:marRight w:val="0"/>
      <w:marTop w:val="0"/>
      <w:marBottom w:val="0"/>
      <w:divBdr>
        <w:top w:val="none" w:sz="0" w:space="0" w:color="auto"/>
        <w:left w:val="none" w:sz="0" w:space="0" w:color="auto"/>
        <w:bottom w:val="none" w:sz="0" w:space="0" w:color="auto"/>
        <w:right w:val="none" w:sz="0" w:space="0" w:color="auto"/>
      </w:divBdr>
    </w:div>
    <w:div w:id="1477606015">
      <w:bodyDiv w:val="1"/>
      <w:marLeft w:val="0"/>
      <w:marRight w:val="0"/>
      <w:marTop w:val="0"/>
      <w:marBottom w:val="0"/>
      <w:divBdr>
        <w:top w:val="none" w:sz="0" w:space="0" w:color="auto"/>
        <w:left w:val="none" w:sz="0" w:space="0" w:color="auto"/>
        <w:bottom w:val="none" w:sz="0" w:space="0" w:color="auto"/>
        <w:right w:val="none" w:sz="0" w:space="0" w:color="auto"/>
      </w:divBdr>
    </w:div>
    <w:div w:id="1481119532">
      <w:bodyDiv w:val="1"/>
      <w:marLeft w:val="0"/>
      <w:marRight w:val="0"/>
      <w:marTop w:val="0"/>
      <w:marBottom w:val="0"/>
      <w:divBdr>
        <w:top w:val="none" w:sz="0" w:space="0" w:color="auto"/>
        <w:left w:val="none" w:sz="0" w:space="0" w:color="auto"/>
        <w:bottom w:val="none" w:sz="0" w:space="0" w:color="auto"/>
        <w:right w:val="none" w:sz="0" w:space="0" w:color="auto"/>
      </w:divBdr>
    </w:div>
    <w:div w:id="1482186441">
      <w:bodyDiv w:val="1"/>
      <w:marLeft w:val="0"/>
      <w:marRight w:val="0"/>
      <w:marTop w:val="0"/>
      <w:marBottom w:val="0"/>
      <w:divBdr>
        <w:top w:val="none" w:sz="0" w:space="0" w:color="auto"/>
        <w:left w:val="none" w:sz="0" w:space="0" w:color="auto"/>
        <w:bottom w:val="none" w:sz="0" w:space="0" w:color="auto"/>
        <w:right w:val="none" w:sz="0" w:space="0" w:color="auto"/>
      </w:divBdr>
      <w:divsChild>
        <w:div w:id="1859464631">
          <w:marLeft w:val="0"/>
          <w:marRight w:val="0"/>
          <w:marTop w:val="0"/>
          <w:marBottom w:val="0"/>
          <w:divBdr>
            <w:top w:val="none" w:sz="0" w:space="0" w:color="auto"/>
            <w:left w:val="none" w:sz="0" w:space="0" w:color="auto"/>
            <w:bottom w:val="none" w:sz="0" w:space="0" w:color="auto"/>
            <w:right w:val="none" w:sz="0" w:space="0" w:color="auto"/>
          </w:divBdr>
        </w:div>
      </w:divsChild>
    </w:div>
    <w:div w:id="1482578562">
      <w:bodyDiv w:val="1"/>
      <w:marLeft w:val="0"/>
      <w:marRight w:val="0"/>
      <w:marTop w:val="0"/>
      <w:marBottom w:val="0"/>
      <w:divBdr>
        <w:top w:val="none" w:sz="0" w:space="0" w:color="auto"/>
        <w:left w:val="none" w:sz="0" w:space="0" w:color="auto"/>
        <w:bottom w:val="none" w:sz="0" w:space="0" w:color="auto"/>
        <w:right w:val="none" w:sz="0" w:space="0" w:color="auto"/>
      </w:divBdr>
    </w:div>
    <w:div w:id="1483544845">
      <w:bodyDiv w:val="1"/>
      <w:marLeft w:val="0"/>
      <w:marRight w:val="0"/>
      <w:marTop w:val="0"/>
      <w:marBottom w:val="0"/>
      <w:divBdr>
        <w:top w:val="none" w:sz="0" w:space="0" w:color="auto"/>
        <w:left w:val="none" w:sz="0" w:space="0" w:color="auto"/>
        <w:bottom w:val="none" w:sz="0" w:space="0" w:color="auto"/>
        <w:right w:val="none" w:sz="0" w:space="0" w:color="auto"/>
      </w:divBdr>
    </w:div>
    <w:div w:id="1487742857">
      <w:bodyDiv w:val="1"/>
      <w:marLeft w:val="0"/>
      <w:marRight w:val="0"/>
      <w:marTop w:val="0"/>
      <w:marBottom w:val="0"/>
      <w:divBdr>
        <w:top w:val="none" w:sz="0" w:space="0" w:color="auto"/>
        <w:left w:val="none" w:sz="0" w:space="0" w:color="auto"/>
        <w:bottom w:val="none" w:sz="0" w:space="0" w:color="auto"/>
        <w:right w:val="none" w:sz="0" w:space="0" w:color="auto"/>
      </w:divBdr>
    </w:div>
    <w:div w:id="1488596108">
      <w:bodyDiv w:val="1"/>
      <w:marLeft w:val="0"/>
      <w:marRight w:val="0"/>
      <w:marTop w:val="0"/>
      <w:marBottom w:val="0"/>
      <w:divBdr>
        <w:top w:val="none" w:sz="0" w:space="0" w:color="auto"/>
        <w:left w:val="none" w:sz="0" w:space="0" w:color="auto"/>
        <w:bottom w:val="none" w:sz="0" w:space="0" w:color="auto"/>
        <w:right w:val="none" w:sz="0" w:space="0" w:color="auto"/>
      </w:divBdr>
    </w:div>
    <w:div w:id="1494033190">
      <w:bodyDiv w:val="1"/>
      <w:marLeft w:val="0"/>
      <w:marRight w:val="0"/>
      <w:marTop w:val="0"/>
      <w:marBottom w:val="0"/>
      <w:divBdr>
        <w:top w:val="none" w:sz="0" w:space="0" w:color="auto"/>
        <w:left w:val="none" w:sz="0" w:space="0" w:color="auto"/>
        <w:bottom w:val="none" w:sz="0" w:space="0" w:color="auto"/>
        <w:right w:val="none" w:sz="0" w:space="0" w:color="auto"/>
      </w:divBdr>
    </w:div>
    <w:div w:id="1500074428">
      <w:bodyDiv w:val="1"/>
      <w:marLeft w:val="0"/>
      <w:marRight w:val="0"/>
      <w:marTop w:val="0"/>
      <w:marBottom w:val="0"/>
      <w:divBdr>
        <w:top w:val="none" w:sz="0" w:space="0" w:color="auto"/>
        <w:left w:val="none" w:sz="0" w:space="0" w:color="auto"/>
        <w:bottom w:val="none" w:sz="0" w:space="0" w:color="auto"/>
        <w:right w:val="none" w:sz="0" w:space="0" w:color="auto"/>
      </w:divBdr>
    </w:div>
    <w:div w:id="1500344444">
      <w:bodyDiv w:val="1"/>
      <w:marLeft w:val="0"/>
      <w:marRight w:val="0"/>
      <w:marTop w:val="0"/>
      <w:marBottom w:val="0"/>
      <w:divBdr>
        <w:top w:val="none" w:sz="0" w:space="0" w:color="auto"/>
        <w:left w:val="none" w:sz="0" w:space="0" w:color="auto"/>
        <w:bottom w:val="none" w:sz="0" w:space="0" w:color="auto"/>
        <w:right w:val="none" w:sz="0" w:space="0" w:color="auto"/>
      </w:divBdr>
    </w:div>
    <w:div w:id="1504777576">
      <w:bodyDiv w:val="1"/>
      <w:marLeft w:val="0"/>
      <w:marRight w:val="0"/>
      <w:marTop w:val="0"/>
      <w:marBottom w:val="0"/>
      <w:divBdr>
        <w:top w:val="none" w:sz="0" w:space="0" w:color="auto"/>
        <w:left w:val="none" w:sz="0" w:space="0" w:color="auto"/>
        <w:bottom w:val="none" w:sz="0" w:space="0" w:color="auto"/>
        <w:right w:val="none" w:sz="0" w:space="0" w:color="auto"/>
      </w:divBdr>
    </w:div>
    <w:div w:id="1506702185">
      <w:bodyDiv w:val="1"/>
      <w:marLeft w:val="0"/>
      <w:marRight w:val="0"/>
      <w:marTop w:val="0"/>
      <w:marBottom w:val="0"/>
      <w:divBdr>
        <w:top w:val="none" w:sz="0" w:space="0" w:color="auto"/>
        <w:left w:val="none" w:sz="0" w:space="0" w:color="auto"/>
        <w:bottom w:val="none" w:sz="0" w:space="0" w:color="auto"/>
        <w:right w:val="none" w:sz="0" w:space="0" w:color="auto"/>
      </w:divBdr>
    </w:div>
    <w:div w:id="1508668045">
      <w:bodyDiv w:val="1"/>
      <w:marLeft w:val="0"/>
      <w:marRight w:val="0"/>
      <w:marTop w:val="0"/>
      <w:marBottom w:val="0"/>
      <w:divBdr>
        <w:top w:val="none" w:sz="0" w:space="0" w:color="auto"/>
        <w:left w:val="none" w:sz="0" w:space="0" w:color="auto"/>
        <w:bottom w:val="none" w:sz="0" w:space="0" w:color="auto"/>
        <w:right w:val="none" w:sz="0" w:space="0" w:color="auto"/>
      </w:divBdr>
    </w:div>
    <w:div w:id="1514372492">
      <w:bodyDiv w:val="1"/>
      <w:marLeft w:val="0"/>
      <w:marRight w:val="0"/>
      <w:marTop w:val="0"/>
      <w:marBottom w:val="0"/>
      <w:divBdr>
        <w:top w:val="none" w:sz="0" w:space="0" w:color="auto"/>
        <w:left w:val="none" w:sz="0" w:space="0" w:color="auto"/>
        <w:bottom w:val="none" w:sz="0" w:space="0" w:color="auto"/>
        <w:right w:val="none" w:sz="0" w:space="0" w:color="auto"/>
      </w:divBdr>
    </w:div>
    <w:div w:id="1516188077">
      <w:bodyDiv w:val="1"/>
      <w:marLeft w:val="0"/>
      <w:marRight w:val="0"/>
      <w:marTop w:val="0"/>
      <w:marBottom w:val="0"/>
      <w:divBdr>
        <w:top w:val="none" w:sz="0" w:space="0" w:color="auto"/>
        <w:left w:val="none" w:sz="0" w:space="0" w:color="auto"/>
        <w:bottom w:val="none" w:sz="0" w:space="0" w:color="auto"/>
        <w:right w:val="none" w:sz="0" w:space="0" w:color="auto"/>
      </w:divBdr>
    </w:div>
    <w:div w:id="1517695727">
      <w:bodyDiv w:val="1"/>
      <w:marLeft w:val="0"/>
      <w:marRight w:val="0"/>
      <w:marTop w:val="0"/>
      <w:marBottom w:val="0"/>
      <w:divBdr>
        <w:top w:val="none" w:sz="0" w:space="0" w:color="auto"/>
        <w:left w:val="none" w:sz="0" w:space="0" w:color="auto"/>
        <w:bottom w:val="none" w:sz="0" w:space="0" w:color="auto"/>
        <w:right w:val="none" w:sz="0" w:space="0" w:color="auto"/>
      </w:divBdr>
    </w:div>
    <w:div w:id="1518033598">
      <w:bodyDiv w:val="1"/>
      <w:marLeft w:val="0"/>
      <w:marRight w:val="0"/>
      <w:marTop w:val="0"/>
      <w:marBottom w:val="0"/>
      <w:divBdr>
        <w:top w:val="none" w:sz="0" w:space="0" w:color="auto"/>
        <w:left w:val="none" w:sz="0" w:space="0" w:color="auto"/>
        <w:bottom w:val="none" w:sz="0" w:space="0" w:color="auto"/>
        <w:right w:val="none" w:sz="0" w:space="0" w:color="auto"/>
      </w:divBdr>
    </w:div>
    <w:div w:id="1521119414">
      <w:bodyDiv w:val="1"/>
      <w:marLeft w:val="0"/>
      <w:marRight w:val="0"/>
      <w:marTop w:val="0"/>
      <w:marBottom w:val="0"/>
      <w:divBdr>
        <w:top w:val="none" w:sz="0" w:space="0" w:color="auto"/>
        <w:left w:val="none" w:sz="0" w:space="0" w:color="auto"/>
        <w:bottom w:val="none" w:sz="0" w:space="0" w:color="auto"/>
        <w:right w:val="none" w:sz="0" w:space="0" w:color="auto"/>
      </w:divBdr>
    </w:div>
    <w:div w:id="1522551242">
      <w:bodyDiv w:val="1"/>
      <w:marLeft w:val="0"/>
      <w:marRight w:val="0"/>
      <w:marTop w:val="0"/>
      <w:marBottom w:val="0"/>
      <w:divBdr>
        <w:top w:val="none" w:sz="0" w:space="0" w:color="auto"/>
        <w:left w:val="none" w:sz="0" w:space="0" w:color="auto"/>
        <w:bottom w:val="none" w:sz="0" w:space="0" w:color="auto"/>
        <w:right w:val="none" w:sz="0" w:space="0" w:color="auto"/>
      </w:divBdr>
    </w:div>
    <w:div w:id="1523939389">
      <w:bodyDiv w:val="1"/>
      <w:marLeft w:val="0"/>
      <w:marRight w:val="0"/>
      <w:marTop w:val="0"/>
      <w:marBottom w:val="0"/>
      <w:divBdr>
        <w:top w:val="none" w:sz="0" w:space="0" w:color="auto"/>
        <w:left w:val="none" w:sz="0" w:space="0" w:color="auto"/>
        <w:bottom w:val="none" w:sz="0" w:space="0" w:color="auto"/>
        <w:right w:val="none" w:sz="0" w:space="0" w:color="auto"/>
      </w:divBdr>
    </w:div>
    <w:div w:id="1525483249">
      <w:bodyDiv w:val="1"/>
      <w:marLeft w:val="0"/>
      <w:marRight w:val="0"/>
      <w:marTop w:val="0"/>
      <w:marBottom w:val="0"/>
      <w:divBdr>
        <w:top w:val="none" w:sz="0" w:space="0" w:color="auto"/>
        <w:left w:val="none" w:sz="0" w:space="0" w:color="auto"/>
        <w:bottom w:val="none" w:sz="0" w:space="0" w:color="auto"/>
        <w:right w:val="none" w:sz="0" w:space="0" w:color="auto"/>
      </w:divBdr>
    </w:div>
    <w:div w:id="1532837248">
      <w:bodyDiv w:val="1"/>
      <w:marLeft w:val="0"/>
      <w:marRight w:val="0"/>
      <w:marTop w:val="0"/>
      <w:marBottom w:val="0"/>
      <w:divBdr>
        <w:top w:val="none" w:sz="0" w:space="0" w:color="auto"/>
        <w:left w:val="none" w:sz="0" w:space="0" w:color="auto"/>
        <w:bottom w:val="none" w:sz="0" w:space="0" w:color="auto"/>
        <w:right w:val="none" w:sz="0" w:space="0" w:color="auto"/>
      </w:divBdr>
    </w:div>
    <w:div w:id="1535575885">
      <w:bodyDiv w:val="1"/>
      <w:marLeft w:val="0"/>
      <w:marRight w:val="0"/>
      <w:marTop w:val="0"/>
      <w:marBottom w:val="0"/>
      <w:divBdr>
        <w:top w:val="none" w:sz="0" w:space="0" w:color="auto"/>
        <w:left w:val="none" w:sz="0" w:space="0" w:color="auto"/>
        <w:bottom w:val="none" w:sz="0" w:space="0" w:color="auto"/>
        <w:right w:val="none" w:sz="0" w:space="0" w:color="auto"/>
      </w:divBdr>
    </w:div>
    <w:div w:id="1536310622">
      <w:bodyDiv w:val="1"/>
      <w:marLeft w:val="0"/>
      <w:marRight w:val="0"/>
      <w:marTop w:val="0"/>
      <w:marBottom w:val="0"/>
      <w:divBdr>
        <w:top w:val="none" w:sz="0" w:space="0" w:color="auto"/>
        <w:left w:val="none" w:sz="0" w:space="0" w:color="auto"/>
        <w:bottom w:val="none" w:sz="0" w:space="0" w:color="auto"/>
        <w:right w:val="none" w:sz="0" w:space="0" w:color="auto"/>
      </w:divBdr>
    </w:div>
    <w:div w:id="1541094612">
      <w:bodyDiv w:val="1"/>
      <w:marLeft w:val="0"/>
      <w:marRight w:val="0"/>
      <w:marTop w:val="0"/>
      <w:marBottom w:val="0"/>
      <w:divBdr>
        <w:top w:val="none" w:sz="0" w:space="0" w:color="auto"/>
        <w:left w:val="none" w:sz="0" w:space="0" w:color="auto"/>
        <w:bottom w:val="none" w:sz="0" w:space="0" w:color="auto"/>
        <w:right w:val="none" w:sz="0" w:space="0" w:color="auto"/>
      </w:divBdr>
    </w:div>
    <w:div w:id="1541355358">
      <w:bodyDiv w:val="1"/>
      <w:marLeft w:val="0"/>
      <w:marRight w:val="0"/>
      <w:marTop w:val="0"/>
      <w:marBottom w:val="0"/>
      <w:divBdr>
        <w:top w:val="none" w:sz="0" w:space="0" w:color="auto"/>
        <w:left w:val="none" w:sz="0" w:space="0" w:color="auto"/>
        <w:bottom w:val="none" w:sz="0" w:space="0" w:color="auto"/>
        <w:right w:val="none" w:sz="0" w:space="0" w:color="auto"/>
      </w:divBdr>
    </w:div>
    <w:div w:id="1545096294">
      <w:bodyDiv w:val="1"/>
      <w:marLeft w:val="0"/>
      <w:marRight w:val="0"/>
      <w:marTop w:val="0"/>
      <w:marBottom w:val="0"/>
      <w:divBdr>
        <w:top w:val="none" w:sz="0" w:space="0" w:color="auto"/>
        <w:left w:val="none" w:sz="0" w:space="0" w:color="auto"/>
        <w:bottom w:val="none" w:sz="0" w:space="0" w:color="auto"/>
        <w:right w:val="none" w:sz="0" w:space="0" w:color="auto"/>
      </w:divBdr>
    </w:div>
    <w:div w:id="1545677685">
      <w:bodyDiv w:val="1"/>
      <w:marLeft w:val="0"/>
      <w:marRight w:val="0"/>
      <w:marTop w:val="0"/>
      <w:marBottom w:val="0"/>
      <w:divBdr>
        <w:top w:val="none" w:sz="0" w:space="0" w:color="auto"/>
        <w:left w:val="none" w:sz="0" w:space="0" w:color="auto"/>
        <w:bottom w:val="none" w:sz="0" w:space="0" w:color="auto"/>
        <w:right w:val="none" w:sz="0" w:space="0" w:color="auto"/>
      </w:divBdr>
    </w:div>
    <w:div w:id="1552837511">
      <w:bodyDiv w:val="1"/>
      <w:marLeft w:val="0"/>
      <w:marRight w:val="0"/>
      <w:marTop w:val="0"/>
      <w:marBottom w:val="0"/>
      <w:divBdr>
        <w:top w:val="none" w:sz="0" w:space="0" w:color="auto"/>
        <w:left w:val="none" w:sz="0" w:space="0" w:color="auto"/>
        <w:bottom w:val="none" w:sz="0" w:space="0" w:color="auto"/>
        <w:right w:val="none" w:sz="0" w:space="0" w:color="auto"/>
      </w:divBdr>
    </w:div>
    <w:div w:id="1555047941">
      <w:bodyDiv w:val="1"/>
      <w:marLeft w:val="0"/>
      <w:marRight w:val="0"/>
      <w:marTop w:val="0"/>
      <w:marBottom w:val="0"/>
      <w:divBdr>
        <w:top w:val="none" w:sz="0" w:space="0" w:color="auto"/>
        <w:left w:val="none" w:sz="0" w:space="0" w:color="auto"/>
        <w:bottom w:val="none" w:sz="0" w:space="0" w:color="auto"/>
        <w:right w:val="none" w:sz="0" w:space="0" w:color="auto"/>
      </w:divBdr>
    </w:div>
    <w:div w:id="1555582898">
      <w:bodyDiv w:val="1"/>
      <w:marLeft w:val="0"/>
      <w:marRight w:val="0"/>
      <w:marTop w:val="0"/>
      <w:marBottom w:val="0"/>
      <w:divBdr>
        <w:top w:val="none" w:sz="0" w:space="0" w:color="auto"/>
        <w:left w:val="none" w:sz="0" w:space="0" w:color="auto"/>
        <w:bottom w:val="none" w:sz="0" w:space="0" w:color="auto"/>
        <w:right w:val="none" w:sz="0" w:space="0" w:color="auto"/>
      </w:divBdr>
    </w:div>
    <w:div w:id="1556238710">
      <w:bodyDiv w:val="1"/>
      <w:marLeft w:val="0"/>
      <w:marRight w:val="0"/>
      <w:marTop w:val="0"/>
      <w:marBottom w:val="0"/>
      <w:divBdr>
        <w:top w:val="none" w:sz="0" w:space="0" w:color="auto"/>
        <w:left w:val="none" w:sz="0" w:space="0" w:color="auto"/>
        <w:bottom w:val="none" w:sz="0" w:space="0" w:color="auto"/>
        <w:right w:val="none" w:sz="0" w:space="0" w:color="auto"/>
      </w:divBdr>
    </w:div>
    <w:div w:id="1569925632">
      <w:bodyDiv w:val="1"/>
      <w:marLeft w:val="0"/>
      <w:marRight w:val="0"/>
      <w:marTop w:val="0"/>
      <w:marBottom w:val="0"/>
      <w:divBdr>
        <w:top w:val="none" w:sz="0" w:space="0" w:color="auto"/>
        <w:left w:val="none" w:sz="0" w:space="0" w:color="auto"/>
        <w:bottom w:val="none" w:sz="0" w:space="0" w:color="auto"/>
        <w:right w:val="none" w:sz="0" w:space="0" w:color="auto"/>
      </w:divBdr>
    </w:div>
    <w:div w:id="1574505771">
      <w:bodyDiv w:val="1"/>
      <w:marLeft w:val="0"/>
      <w:marRight w:val="0"/>
      <w:marTop w:val="0"/>
      <w:marBottom w:val="0"/>
      <w:divBdr>
        <w:top w:val="none" w:sz="0" w:space="0" w:color="auto"/>
        <w:left w:val="none" w:sz="0" w:space="0" w:color="auto"/>
        <w:bottom w:val="none" w:sz="0" w:space="0" w:color="auto"/>
        <w:right w:val="none" w:sz="0" w:space="0" w:color="auto"/>
      </w:divBdr>
    </w:div>
    <w:div w:id="1577276167">
      <w:bodyDiv w:val="1"/>
      <w:marLeft w:val="0"/>
      <w:marRight w:val="0"/>
      <w:marTop w:val="0"/>
      <w:marBottom w:val="0"/>
      <w:divBdr>
        <w:top w:val="none" w:sz="0" w:space="0" w:color="auto"/>
        <w:left w:val="none" w:sz="0" w:space="0" w:color="auto"/>
        <w:bottom w:val="none" w:sz="0" w:space="0" w:color="auto"/>
        <w:right w:val="none" w:sz="0" w:space="0" w:color="auto"/>
      </w:divBdr>
    </w:div>
    <w:div w:id="1579633988">
      <w:bodyDiv w:val="1"/>
      <w:marLeft w:val="0"/>
      <w:marRight w:val="0"/>
      <w:marTop w:val="0"/>
      <w:marBottom w:val="0"/>
      <w:divBdr>
        <w:top w:val="none" w:sz="0" w:space="0" w:color="auto"/>
        <w:left w:val="none" w:sz="0" w:space="0" w:color="auto"/>
        <w:bottom w:val="none" w:sz="0" w:space="0" w:color="auto"/>
        <w:right w:val="none" w:sz="0" w:space="0" w:color="auto"/>
      </w:divBdr>
    </w:div>
    <w:div w:id="1598824289">
      <w:bodyDiv w:val="1"/>
      <w:marLeft w:val="0"/>
      <w:marRight w:val="0"/>
      <w:marTop w:val="0"/>
      <w:marBottom w:val="0"/>
      <w:divBdr>
        <w:top w:val="none" w:sz="0" w:space="0" w:color="auto"/>
        <w:left w:val="none" w:sz="0" w:space="0" w:color="auto"/>
        <w:bottom w:val="none" w:sz="0" w:space="0" w:color="auto"/>
        <w:right w:val="none" w:sz="0" w:space="0" w:color="auto"/>
      </w:divBdr>
    </w:div>
    <w:div w:id="1599867452">
      <w:bodyDiv w:val="1"/>
      <w:marLeft w:val="0"/>
      <w:marRight w:val="0"/>
      <w:marTop w:val="0"/>
      <w:marBottom w:val="0"/>
      <w:divBdr>
        <w:top w:val="none" w:sz="0" w:space="0" w:color="auto"/>
        <w:left w:val="none" w:sz="0" w:space="0" w:color="auto"/>
        <w:bottom w:val="none" w:sz="0" w:space="0" w:color="auto"/>
        <w:right w:val="none" w:sz="0" w:space="0" w:color="auto"/>
      </w:divBdr>
    </w:div>
    <w:div w:id="1601061409">
      <w:bodyDiv w:val="1"/>
      <w:marLeft w:val="0"/>
      <w:marRight w:val="0"/>
      <w:marTop w:val="0"/>
      <w:marBottom w:val="0"/>
      <w:divBdr>
        <w:top w:val="none" w:sz="0" w:space="0" w:color="auto"/>
        <w:left w:val="none" w:sz="0" w:space="0" w:color="auto"/>
        <w:bottom w:val="none" w:sz="0" w:space="0" w:color="auto"/>
        <w:right w:val="none" w:sz="0" w:space="0" w:color="auto"/>
      </w:divBdr>
    </w:div>
    <w:div w:id="1609777238">
      <w:bodyDiv w:val="1"/>
      <w:marLeft w:val="0"/>
      <w:marRight w:val="0"/>
      <w:marTop w:val="0"/>
      <w:marBottom w:val="0"/>
      <w:divBdr>
        <w:top w:val="none" w:sz="0" w:space="0" w:color="auto"/>
        <w:left w:val="none" w:sz="0" w:space="0" w:color="auto"/>
        <w:bottom w:val="none" w:sz="0" w:space="0" w:color="auto"/>
        <w:right w:val="none" w:sz="0" w:space="0" w:color="auto"/>
      </w:divBdr>
    </w:div>
    <w:div w:id="1617371841">
      <w:bodyDiv w:val="1"/>
      <w:marLeft w:val="0"/>
      <w:marRight w:val="0"/>
      <w:marTop w:val="0"/>
      <w:marBottom w:val="0"/>
      <w:divBdr>
        <w:top w:val="none" w:sz="0" w:space="0" w:color="auto"/>
        <w:left w:val="none" w:sz="0" w:space="0" w:color="auto"/>
        <w:bottom w:val="none" w:sz="0" w:space="0" w:color="auto"/>
        <w:right w:val="none" w:sz="0" w:space="0" w:color="auto"/>
      </w:divBdr>
    </w:div>
    <w:div w:id="1617785731">
      <w:bodyDiv w:val="1"/>
      <w:marLeft w:val="0"/>
      <w:marRight w:val="0"/>
      <w:marTop w:val="0"/>
      <w:marBottom w:val="0"/>
      <w:divBdr>
        <w:top w:val="none" w:sz="0" w:space="0" w:color="auto"/>
        <w:left w:val="none" w:sz="0" w:space="0" w:color="auto"/>
        <w:bottom w:val="none" w:sz="0" w:space="0" w:color="auto"/>
        <w:right w:val="none" w:sz="0" w:space="0" w:color="auto"/>
      </w:divBdr>
    </w:div>
    <w:div w:id="1623993093">
      <w:bodyDiv w:val="1"/>
      <w:marLeft w:val="0"/>
      <w:marRight w:val="0"/>
      <w:marTop w:val="0"/>
      <w:marBottom w:val="0"/>
      <w:divBdr>
        <w:top w:val="none" w:sz="0" w:space="0" w:color="auto"/>
        <w:left w:val="none" w:sz="0" w:space="0" w:color="auto"/>
        <w:bottom w:val="none" w:sz="0" w:space="0" w:color="auto"/>
        <w:right w:val="none" w:sz="0" w:space="0" w:color="auto"/>
      </w:divBdr>
    </w:div>
    <w:div w:id="1624077271">
      <w:bodyDiv w:val="1"/>
      <w:marLeft w:val="0"/>
      <w:marRight w:val="0"/>
      <w:marTop w:val="0"/>
      <w:marBottom w:val="0"/>
      <w:divBdr>
        <w:top w:val="none" w:sz="0" w:space="0" w:color="auto"/>
        <w:left w:val="none" w:sz="0" w:space="0" w:color="auto"/>
        <w:bottom w:val="none" w:sz="0" w:space="0" w:color="auto"/>
        <w:right w:val="none" w:sz="0" w:space="0" w:color="auto"/>
      </w:divBdr>
    </w:div>
    <w:div w:id="1624265676">
      <w:bodyDiv w:val="1"/>
      <w:marLeft w:val="0"/>
      <w:marRight w:val="0"/>
      <w:marTop w:val="0"/>
      <w:marBottom w:val="0"/>
      <w:divBdr>
        <w:top w:val="none" w:sz="0" w:space="0" w:color="auto"/>
        <w:left w:val="none" w:sz="0" w:space="0" w:color="auto"/>
        <w:bottom w:val="none" w:sz="0" w:space="0" w:color="auto"/>
        <w:right w:val="none" w:sz="0" w:space="0" w:color="auto"/>
      </w:divBdr>
    </w:div>
    <w:div w:id="1626039445">
      <w:bodyDiv w:val="1"/>
      <w:marLeft w:val="0"/>
      <w:marRight w:val="0"/>
      <w:marTop w:val="0"/>
      <w:marBottom w:val="0"/>
      <w:divBdr>
        <w:top w:val="none" w:sz="0" w:space="0" w:color="auto"/>
        <w:left w:val="none" w:sz="0" w:space="0" w:color="auto"/>
        <w:bottom w:val="none" w:sz="0" w:space="0" w:color="auto"/>
        <w:right w:val="none" w:sz="0" w:space="0" w:color="auto"/>
      </w:divBdr>
    </w:div>
    <w:div w:id="1628707083">
      <w:bodyDiv w:val="1"/>
      <w:marLeft w:val="0"/>
      <w:marRight w:val="0"/>
      <w:marTop w:val="0"/>
      <w:marBottom w:val="0"/>
      <w:divBdr>
        <w:top w:val="none" w:sz="0" w:space="0" w:color="auto"/>
        <w:left w:val="none" w:sz="0" w:space="0" w:color="auto"/>
        <w:bottom w:val="none" w:sz="0" w:space="0" w:color="auto"/>
        <w:right w:val="none" w:sz="0" w:space="0" w:color="auto"/>
      </w:divBdr>
    </w:div>
    <w:div w:id="1631401023">
      <w:bodyDiv w:val="1"/>
      <w:marLeft w:val="0"/>
      <w:marRight w:val="0"/>
      <w:marTop w:val="0"/>
      <w:marBottom w:val="0"/>
      <w:divBdr>
        <w:top w:val="none" w:sz="0" w:space="0" w:color="auto"/>
        <w:left w:val="none" w:sz="0" w:space="0" w:color="auto"/>
        <w:bottom w:val="none" w:sz="0" w:space="0" w:color="auto"/>
        <w:right w:val="none" w:sz="0" w:space="0" w:color="auto"/>
      </w:divBdr>
    </w:div>
    <w:div w:id="1635255366">
      <w:bodyDiv w:val="1"/>
      <w:marLeft w:val="0"/>
      <w:marRight w:val="0"/>
      <w:marTop w:val="0"/>
      <w:marBottom w:val="0"/>
      <w:divBdr>
        <w:top w:val="none" w:sz="0" w:space="0" w:color="auto"/>
        <w:left w:val="none" w:sz="0" w:space="0" w:color="auto"/>
        <w:bottom w:val="none" w:sz="0" w:space="0" w:color="auto"/>
        <w:right w:val="none" w:sz="0" w:space="0" w:color="auto"/>
      </w:divBdr>
    </w:div>
    <w:div w:id="1635674423">
      <w:bodyDiv w:val="1"/>
      <w:marLeft w:val="0"/>
      <w:marRight w:val="0"/>
      <w:marTop w:val="0"/>
      <w:marBottom w:val="0"/>
      <w:divBdr>
        <w:top w:val="none" w:sz="0" w:space="0" w:color="auto"/>
        <w:left w:val="none" w:sz="0" w:space="0" w:color="auto"/>
        <w:bottom w:val="none" w:sz="0" w:space="0" w:color="auto"/>
        <w:right w:val="none" w:sz="0" w:space="0" w:color="auto"/>
      </w:divBdr>
    </w:div>
    <w:div w:id="1637367780">
      <w:bodyDiv w:val="1"/>
      <w:marLeft w:val="0"/>
      <w:marRight w:val="0"/>
      <w:marTop w:val="0"/>
      <w:marBottom w:val="0"/>
      <w:divBdr>
        <w:top w:val="none" w:sz="0" w:space="0" w:color="auto"/>
        <w:left w:val="none" w:sz="0" w:space="0" w:color="auto"/>
        <w:bottom w:val="none" w:sz="0" w:space="0" w:color="auto"/>
        <w:right w:val="none" w:sz="0" w:space="0" w:color="auto"/>
      </w:divBdr>
    </w:div>
    <w:div w:id="1637375658">
      <w:bodyDiv w:val="1"/>
      <w:marLeft w:val="0"/>
      <w:marRight w:val="0"/>
      <w:marTop w:val="0"/>
      <w:marBottom w:val="0"/>
      <w:divBdr>
        <w:top w:val="none" w:sz="0" w:space="0" w:color="auto"/>
        <w:left w:val="none" w:sz="0" w:space="0" w:color="auto"/>
        <w:bottom w:val="none" w:sz="0" w:space="0" w:color="auto"/>
        <w:right w:val="none" w:sz="0" w:space="0" w:color="auto"/>
      </w:divBdr>
    </w:div>
    <w:div w:id="1642346775">
      <w:bodyDiv w:val="1"/>
      <w:marLeft w:val="0"/>
      <w:marRight w:val="0"/>
      <w:marTop w:val="0"/>
      <w:marBottom w:val="0"/>
      <w:divBdr>
        <w:top w:val="none" w:sz="0" w:space="0" w:color="auto"/>
        <w:left w:val="none" w:sz="0" w:space="0" w:color="auto"/>
        <w:bottom w:val="none" w:sz="0" w:space="0" w:color="auto"/>
        <w:right w:val="none" w:sz="0" w:space="0" w:color="auto"/>
      </w:divBdr>
    </w:div>
    <w:div w:id="1651790998">
      <w:bodyDiv w:val="1"/>
      <w:marLeft w:val="0"/>
      <w:marRight w:val="0"/>
      <w:marTop w:val="0"/>
      <w:marBottom w:val="0"/>
      <w:divBdr>
        <w:top w:val="none" w:sz="0" w:space="0" w:color="auto"/>
        <w:left w:val="none" w:sz="0" w:space="0" w:color="auto"/>
        <w:bottom w:val="none" w:sz="0" w:space="0" w:color="auto"/>
        <w:right w:val="none" w:sz="0" w:space="0" w:color="auto"/>
      </w:divBdr>
    </w:div>
    <w:div w:id="1651981651">
      <w:bodyDiv w:val="1"/>
      <w:marLeft w:val="0"/>
      <w:marRight w:val="0"/>
      <w:marTop w:val="0"/>
      <w:marBottom w:val="0"/>
      <w:divBdr>
        <w:top w:val="none" w:sz="0" w:space="0" w:color="auto"/>
        <w:left w:val="none" w:sz="0" w:space="0" w:color="auto"/>
        <w:bottom w:val="none" w:sz="0" w:space="0" w:color="auto"/>
        <w:right w:val="none" w:sz="0" w:space="0" w:color="auto"/>
      </w:divBdr>
    </w:div>
    <w:div w:id="1652518646">
      <w:bodyDiv w:val="1"/>
      <w:marLeft w:val="0"/>
      <w:marRight w:val="0"/>
      <w:marTop w:val="0"/>
      <w:marBottom w:val="0"/>
      <w:divBdr>
        <w:top w:val="none" w:sz="0" w:space="0" w:color="auto"/>
        <w:left w:val="none" w:sz="0" w:space="0" w:color="auto"/>
        <w:bottom w:val="none" w:sz="0" w:space="0" w:color="auto"/>
        <w:right w:val="none" w:sz="0" w:space="0" w:color="auto"/>
      </w:divBdr>
    </w:div>
    <w:div w:id="1659650645">
      <w:bodyDiv w:val="1"/>
      <w:marLeft w:val="0"/>
      <w:marRight w:val="0"/>
      <w:marTop w:val="0"/>
      <w:marBottom w:val="0"/>
      <w:divBdr>
        <w:top w:val="none" w:sz="0" w:space="0" w:color="auto"/>
        <w:left w:val="none" w:sz="0" w:space="0" w:color="auto"/>
        <w:bottom w:val="none" w:sz="0" w:space="0" w:color="auto"/>
        <w:right w:val="none" w:sz="0" w:space="0" w:color="auto"/>
      </w:divBdr>
    </w:div>
    <w:div w:id="1662462403">
      <w:bodyDiv w:val="1"/>
      <w:marLeft w:val="0"/>
      <w:marRight w:val="0"/>
      <w:marTop w:val="0"/>
      <w:marBottom w:val="0"/>
      <w:divBdr>
        <w:top w:val="none" w:sz="0" w:space="0" w:color="auto"/>
        <w:left w:val="none" w:sz="0" w:space="0" w:color="auto"/>
        <w:bottom w:val="none" w:sz="0" w:space="0" w:color="auto"/>
        <w:right w:val="none" w:sz="0" w:space="0" w:color="auto"/>
      </w:divBdr>
    </w:div>
    <w:div w:id="1667782455">
      <w:bodyDiv w:val="1"/>
      <w:marLeft w:val="0"/>
      <w:marRight w:val="0"/>
      <w:marTop w:val="0"/>
      <w:marBottom w:val="0"/>
      <w:divBdr>
        <w:top w:val="none" w:sz="0" w:space="0" w:color="auto"/>
        <w:left w:val="none" w:sz="0" w:space="0" w:color="auto"/>
        <w:bottom w:val="none" w:sz="0" w:space="0" w:color="auto"/>
        <w:right w:val="none" w:sz="0" w:space="0" w:color="auto"/>
      </w:divBdr>
      <w:divsChild>
        <w:div w:id="1337615670">
          <w:marLeft w:val="0"/>
          <w:marRight w:val="0"/>
          <w:marTop w:val="0"/>
          <w:marBottom w:val="0"/>
          <w:divBdr>
            <w:top w:val="none" w:sz="0" w:space="0" w:color="auto"/>
            <w:left w:val="none" w:sz="0" w:space="0" w:color="auto"/>
            <w:bottom w:val="none" w:sz="0" w:space="0" w:color="auto"/>
            <w:right w:val="none" w:sz="0" w:space="0" w:color="auto"/>
          </w:divBdr>
        </w:div>
      </w:divsChild>
    </w:div>
    <w:div w:id="1667828112">
      <w:bodyDiv w:val="1"/>
      <w:marLeft w:val="0"/>
      <w:marRight w:val="0"/>
      <w:marTop w:val="0"/>
      <w:marBottom w:val="0"/>
      <w:divBdr>
        <w:top w:val="none" w:sz="0" w:space="0" w:color="auto"/>
        <w:left w:val="none" w:sz="0" w:space="0" w:color="auto"/>
        <w:bottom w:val="none" w:sz="0" w:space="0" w:color="auto"/>
        <w:right w:val="none" w:sz="0" w:space="0" w:color="auto"/>
      </w:divBdr>
    </w:div>
    <w:div w:id="1668481832">
      <w:bodyDiv w:val="1"/>
      <w:marLeft w:val="0"/>
      <w:marRight w:val="0"/>
      <w:marTop w:val="0"/>
      <w:marBottom w:val="0"/>
      <w:divBdr>
        <w:top w:val="none" w:sz="0" w:space="0" w:color="auto"/>
        <w:left w:val="none" w:sz="0" w:space="0" w:color="auto"/>
        <w:bottom w:val="none" w:sz="0" w:space="0" w:color="auto"/>
        <w:right w:val="none" w:sz="0" w:space="0" w:color="auto"/>
      </w:divBdr>
    </w:div>
    <w:div w:id="1669097037">
      <w:bodyDiv w:val="1"/>
      <w:marLeft w:val="0"/>
      <w:marRight w:val="0"/>
      <w:marTop w:val="0"/>
      <w:marBottom w:val="0"/>
      <w:divBdr>
        <w:top w:val="none" w:sz="0" w:space="0" w:color="auto"/>
        <w:left w:val="none" w:sz="0" w:space="0" w:color="auto"/>
        <w:bottom w:val="none" w:sz="0" w:space="0" w:color="auto"/>
        <w:right w:val="none" w:sz="0" w:space="0" w:color="auto"/>
      </w:divBdr>
    </w:div>
    <w:div w:id="1669863963">
      <w:bodyDiv w:val="1"/>
      <w:marLeft w:val="0"/>
      <w:marRight w:val="0"/>
      <w:marTop w:val="0"/>
      <w:marBottom w:val="0"/>
      <w:divBdr>
        <w:top w:val="none" w:sz="0" w:space="0" w:color="auto"/>
        <w:left w:val="none" w:sz="0" w:space="0" w:color="auto"/>
        <w:bottom w:val="none" w:sz="0" w:space="0" w:color="auto"/>
        <w:right w:val="none" w:sz="0" w:space="0" w:color="auto"/>
      </w:divBdr>
    </w:div>
    <w:div w:id="1670131903">
      <w:bodyDiv w:val="1"/>
      <w:marLeft w:val="0"/>
      <w:marRight w:val="0"/>
      <w:marTop w:val="0"/>
      <w:marBottom w:val="0"/>
      <w:divBdr>
        <w:top w:val="none" w:sz="0" w:space="0" w:color="auto"/>
        <w:left w:val="none" w:sz="0" w:space="0" w:color="auto"/>
        <w:bottom w:val="none" w:sz="0" w:space="0" w:color="auto"/>
        <w:right w:val="none" w:sz="0" w:space="0" w:color="auto"/>
      </w:divBdr>
    </w:div>
    <w:div w:id="1670449919">
      <w:bodyDiv w:val="1"/>
      <w:marLeft w:val="0"/>
      <w:marRight w:val="0"/>
      <w:marTop w:val="0"/>
      <w:marBottom w:val="0"/>
      <w:divBdr>
        <w:top w:val="none" w:sz="0" w:space="0" w:color="auto"/>
        <w:left w:val="none" w:sz="0" w:space="0" w:color="auto"/>
        <w:bottom w:val="none" w:sz="0" w:space="0" w:color="auto"/>
        <w:right w:val="none" w:sz="0" w:space="0" w:color="auto"/>
      </w:divBdr>
    </w:div>
    <w:div w:id="1674451218">
      <w:bodyDiv w:val="1"/>
      <w:marLeft w:val="0"/>
      <w:marRight w:val="0"/>
      <w:marTop w:val="0"/>
      <w:marBottom w:val="0"/>
      <w:divBdr>
        <w:top w:val="none" w:sz="0" w:space="0" w:color="auto"/>
        <w:left w:val="none" w:sz="0" w:space="0" w:color="auto"/>
        <w:bottom w:val="none" w:sz="0" w:space="0" w:color="auto"/>
        <w:right w:val="none" w:sz="0" w:space="0" w:color="auto"/>
      </w:divBdr>
    </w:div>
    <w:div w:id="1675761350">
      <w:bodyDiv w:val="1"/>
      <w:marLeft w:val="0"/>
      <w:marRight w:val="0"/>
      <w:marTop w:val="0"/>
      <w:marBottom w:val="0"/>
      <w:divBdr>
        <w:top w:val="none" w:sz="0" w:space="0" w:color="auto"/>
        <w:left w:val="none" w:sz="0" w:space="0" w:color="auto"/>
        <w:bottom w:val="none" w:sz="0" w:space="0" w:color="auto"/>
        <w:right w:val="none" w:sz="0" w:space="0" w:color="auto"/>
      </w:divBdr>
    </w:div>
    <w:div w:id="1676808602">
      <w:bodyDiv w:val="1"/>
      <w:marLeft w:val="0"/>
      <w:marRight w:val="0"/>
      <w:marTop w:val="0"/>
      <w:marBottom w:val="0"/>
      <w:divBdr>
        <w:top w:val="none" w:sz="0" w:space="0" w:color="auto"/>
        <w:left w:val="none" w:sz="0" w:space="0" w:color="auto"/>
        <w:bottom w:val="none" w:sz="0" w:space="0" w:color="auto"/>
        <w:right w:val="none" w:sz="0" w:space="0" w:color="auto"/>
      </w:divBdr>
    </w:div>
    <w:div w:id="1683816932">
      <w:bodyDiv w:val="1"/>
      <w:marLeft w:val="0"/>
      <w:marRight w:val="0"/>
      <w:marTop w:val="0"/>
      <w:marBottom w:val="0"/>
      <w:divBdr>
        <w:top w:val="none" w:sz="0" w:space="0" w:color="auto"/>
        <w:left w:val="none" w:sz="0" w:space="0" w:color="auto"/>
        <w:bottom w:val="none" w:sz="0" w:space="0" w:color="auto"/>
        <w:right w:val="none" w:sz="0" w:space="0" w:color="auto"/>
      </w:divBdr>
    </w:div>
    <w:div w:id="1687291288">
      <w:bodyDiv w:val="1"/>
      <w:marLeft w:val="0"/>
      <w:marRight w:val="0"/>
      <w:marTop w:val="0"/>
      <w:marBottom w:val="0"/>
      <w:divBdr>
        <w:top w:val="none" w:sz="0" w:space="0" w:color="auto"/>
        <w:left w:val="none" w:sz="0" w:space="0" w:color="auto"/>
        <w:bottom w:val="none" w:sz="0" w:space="0" w:color="auto"/>
        <w:right w:val="none" w:sz="0" w:space="0" w:color="auto"/>
      </w:divBdr>
    </w:div>
    <w:div w:id="1687369408">
      <w:bodyDiv w:val="1"/>
      <w:marLeft w:val="0"/>
      <w:marRight w:val="0"/>
      <w:marTop w:val="0"/>
      <w:marBottom w:val="0"/>
      <w:divBdr>
        <w:top w:val="none" w:sz="0" w:space="0" w:color="auto"/>
        <w:left w:val="none" w:sz="0" w:space="0" w:color="auto"/>
        <w:bottom w:val="none" w:sz="0" w:space="0" w:color="auto"/>
        <w:right w:val="none" w:sz="0" w:space="0" w:color="auto"/>
      </w:divBdr>
    </w:div>
    <w:div w:id="1688940656">
      <w:bodyDiv w:val="1"/>
      <w:marLeft w:val="0"/>
      <w:marRight w:val="0"/>
      <w:marTop w:val="0"/>
      <w:marBottom w:val="0"/>
      <w:divBdr>
        <w:top w:val="none" w:sz="0" w:space="0" w:color="auto"/>
        <w:left w:val="none" w:sz="0" w:space="0" w:color="auto"/>
        <w:bottom w:val="none" w:sz="0" w:space="0" w:color="auto"/>
        <w:right w:val="none" w:sz="0" w:space="0" w:color="auto"/>
      </w:divBdr>
    </w:div>
    <w:div w:id="1695962088">
      <w:bodyDiv w:val="1"/>
      <w:marLeft w:val="0"/>
      <w:marRight w:val="0"/>
      <w:marTop w:val="0"/>
      <w:marBottom w:val="0"/>
      <w:divBdr>
        <w:top w:val="none" w:sz="0" w:space="0" w:color="auto"/>
        <w:left w:val="none" w:sz="0" w:space="0" w:color="auto"/>
        <w:bottom w:val="none" w:sz="0" w:space="0" w:color="auto"/>
        <w:right w:val="none" w:sz="0" w:space="0" w:color="auto"/>
      </w:divBdr>
    </w:div>
    <w:div w:id="1696225966">
      <w:bodyDiv w:val="1"/>
      <w:marLeft w:val="0"/>
      <w:marRight w:val="0"/>
      <w:marTop w:val="0"/>
      <w:marBottom w:val="0"/>
      <w:divBdr>
        <w:top w:val="none" w:sz="0" w:space="0" w:color="auto"/>
        <w:left w:val="none" w:sz="0" w:space="0" w:color="auto"/>
        <w:bottom w:val="none" w:sz="0" w:space="0" w:color="auto"/>
        <w:right w:val="none" w:sz="0" w:space="0" w:color="auto"/>
      </w:divBdr>
    </w:div>
    <w:div w:id="1697929406">
      <w:bodyDiv w:val="1"/>
      <w:marLeft w:val="0"/>
      <w:marRight w:val="0"/>
      <w:marTop w:val="0"/>
      <w:marBottom w:val="0"/>
      <w:divBdr>
        <w:top w:val="none" w:sz="0" w:space="0" w:color="auto"/>
        <w:left w:val="none" w:sz="0" w:space="0" w:color="auto"/>
        <w:bottom w:val="none" w:sz="0" w:space="0" w:color="auto"/>
        <w:right w:val="none" w:sz="0" w:space="0" w:color="auto"/>
      </w:divBdr>
    </w:div>
    <w:div w:id="1698695082">
      <w:bodyDiv w:val="1"/>
      <w:marLeft w:val="0"/>
      <w:marRight w:val="0"/>
      <w:marTop w:val="0"/>
      <w:marBottom w:val="0"/>
      <w:divBdr>
        <w:top w:val="none" w:sz="0" w:space="0" w:color="auto"/>
        <w:left w:val="none" w:sz="0" w:space="0" w:color="auto"/>
        <w:bottom w:val="none" w:sz="0" w:space="0" w:color="auto"/>
        <w:right w:val="none" w:sz="0" w:space="0" w:color="auto"/>
      </w:divBdr>
    </w:div>
    <w:div w:id="1699432024">
      <w:bodyDiv w:val="1"/>
      <w:marLeft w:val="0"/>
      <w:marRight w:val="0"/>
      <w:marTop w:val="0"/>
      <w:marBottom w:val="0"/>
      <w:divBdr>
        <w:top w:val="none" w:sz="0" w:space="0" w:color="auto"/>
        <w:left w:val="none" w:sz="0" w:space="0" w:color="auto"/>
        <w:bottom w:val="none" w:sz="0" w:space="0" w:color="auto"/>
        <w:right w:val="none" w:sz="0" w:space="0" w:color="auto"/>
      </w:divBdr>
    </w:div>
    <w:div w:id="1704624047">
      <w:bodyDiv w:val="1"/>
      <w:marLeft w:val="0"/>
      <w:marRight w:val="0"/>
      <w:marTop w:val="0"/>
      <w:marBottom w:val="0"/>
      <w:divBdr>
        <w:top w:val="none" w:sz="0" w:space="0" w:color="auto"/>
        <w:left w:val="none" w:sz="0" w:space="0" w:color="auto"/>
        <w:bottom w:val="none" w:sz="0" w:space="0" w:color="auto"/>
        <w:right w:val="none" w:sz="0" w:space="0" w:color="auto"/>
      </w:divBdr>
    </w:div>
    <w:div w:id="1704940906">
      <w:bodyDiv w:val="1"/>
      <w:marLeft w:val="0"/>
      <w:marRight w:val="0"/>
      <w:marTop w:val="0"/>
      <w:marBottom w:val="0"/>
      <w:divBdr>
        <w:top w:val="none" w:sz="0" w:space="0" w:color="auto"/>
        <w:left w:val="none" w:sz="0" w:space="0" w:color="auto"/>
        <w:bottom w:val="none" w:sz="0" w:space="0" w:color="auto"/>
        <w:right w:val="none" w:sz="0" w:space="0" w:color="auto"/>
      </w:divBdr>
    </w:div>
    <w:div w:id="1706177036">
      <w:bodyDiv w:val="1"/>
      <w:marLeft w:val="0"/>
      <w:marRight w:val="0"/>
      <w:marTop w:val="0"/>
      <w:marBottom w:val="0"/>
      <w:divBdr>
        <w:top w:val="none" w:sz="0" w:space="0" w:color="auto"/>
        <w:left w:val="none" w:sz="0" w:space="0" w:color="auto"/>
        <w:bottom w:val="none" w:sz="0" w:space="0" w:color="auto"/>
        <w:right w:val="none" w:sz="0" w:space="0" w:color="auto"/>
      </w:divBdr>
    </w:div>
    <w:div w:id="1706250191">
      <w:bodyDiv w:val="1"/>
      <w:marLeft w:val="0"/>
      <w:marRight w:val="0"/>
      <w:marTop w:val="0"/>
      <w:marBottom w:val="0"/>
      <w:divBdr>
        <w:top w:val="none" w:sz="0" w:space="0" w:color="auto"/>
        <w:left w:val="none" w:sz="0" w:space="0" w:color="auto"/>
        <w:bottom w:val="none" w:sz="0" w:space="0" w:color="auto"/>
        <w:right w:val="none" w:sz="0" w:space="0" w:color="auto"/>
      </w:divBdr>
    </w:div>
    <w:div w:id="1711997575">
      <w:bodyDiv w:val="1"/>
      <w:marLeft w:val="0"/>
      <w:marRight w:val="0"/>
      <w:marTop w:val="0"/>
      <w:marBottom w:val="0"/>
      <w:divBdr>
        <w:top w:val="none" w:sz="0" w:space="0" w:color="auto"/>
        <w:left w:val="none" w:sz="0" w:space="0" w:color="auto"/>
        <w:bottom w:val="none" w:sz="0" w:space="0" w:color="auto"/>
        <w:right w:val="none" w:sz="0" w:space="0" w:color="auto"/>
      </w:divBdr>
      <w:divsChild>
        <w:div w:id="470828461">
          <w:marLeft w:val="0"/>
          <w:marRight w:val="0"/>
          <w:marTop w:val="0"/>
          <w:marBottom w:val="0"/>
          <w:divBdr>
            <w:top w:val="none" w:sz="0" w:space="0" w:color="auto"/>
            <w:left w:val="none" w:sz="0" w:space="0" w:color="auto"/>
            <w:bottom w:val="none" w:sz="0" w:space="0" w:color="auto"/>
            <w:right w:val="none" w:sz="0" w:space="0" w:color="auto"/>
          </w:divBdr>
        </w:div>
        <w:div w:id="704672502">
          <w:marLeft w:val="0"/>
          <w:marRight w:val="0"/>
          <w:marTop w:val="0"/>
          <w:marBottom w:val="0"/>
          <w:divBdr>
            <w:top w:val="none" w:sz="0" w:space="0" w:color="auto"/>
            <w:left w:val="none" w:sz="0" w:space="0" w:color="auto"/>
            <w:bottom w:val="none" w:sz="0" w:space="0" w:color="auto"/>
            <w:right w:val="none" w:sz="0" w:space="0" w:color="auto"/>
          </w:divBdr>
        </w:div>
      </w:divsChild>
    </w:div>
    <w:div w:id="1719940571">
      <w:bodyDiv w:val="1"/>
      <w:marLeft w:val="0"/>
      <w:marRight w:val="0"/>
      <w:marTop w:val="0"/>
      <w:marBottom w:val="0"/>
      <w:divBdr>
        <w:top w:val="none" w:sz="0" w:space="0" w:color="auto"/>
        <w:left w:val="none" w:sz="0" w:space="0" w:color="auto"/>
        <w:bottom w:val="none" w:sz="0" w:space="0" w:color="auto"/>
        <w:right w:val="none" w:sz="0" w:space="0" w:color="auto"/>
      </w:divBdr>
    </w:div>
    <w:div w:id="1720009860">
      <w:bodyDiv w:val="1"/>
      <w:marLeft w:val="0"/>
      <w:marRight w:val="0"/>
      <w:marTop w:val="0"/>
      <w:marBottom w:val="0"/>
      <w:divBdr>
        <w:top w:val="none" w:sz="0" w:space="0" w:color="auto"/>
        <w:left w:val="none" w:sz="0" w:space="0" w:color="auto"/>
        <w:bottom w:val="none" w:sz="0" w:space="0" w:color="auto"/>
        <w:right w:val="none" w:sz="0" w:space="0" w:color="auto"/>
      </w:divBdr>
    </w:div>
    <w:div w:id="1726760841">
      <w:bodyDiv w:val="1"/>
      <w:marLeft w:val="0"/>
      <w:marRight w:val="0"/>
      <w:marTop w:val="0"/>
      <w:marBottom w:val="0"/>
      <w:divBdr>
        <w:top w:val="none" w:sz="0" w:space="0" w:color="auto"/>
        <w:left w:val="none" w:sz="0" w:space="0" w:color="auto"/>
        <w:bottom w:val="none" w:sz="0" w:space="0" w:color="auto"/>
        <w:right w:val="none" w:sz="0" w:space="0" w:color="auto"/>
      </w:divBdr>
    </w:div>
    <w:div w:id="1735548192">
      <w:bodyDiv w:val="1"/>
      <w:marLeft w:val="0"/>
      <w:marRight w:val="0"/>
      <w:marTop w:val="0"/>
      <w:marBottom w:val="0"/>
      <w:divBdr>
        <w:top w:val="none" w:sz="0" w:space="0" w:color="auto"/>
        <w:left w:val="none" w:sz="0" w:space="0" w:color="auto"/>
        <w:bottom w:val="none" w:sz="0" w:space="0" w:color="auto"/>
        <w:right w:val="none" w:sz="0" w:space="0" w:color="auto"/>
      </w:divBdr>
    </w:div>
    <w:div w:id="1740899552">
      <w:bodyDiv w:val="1"/>
      <w:marLeft w:val="0"/>
      <w:marRight w:val="0"/>
      <w:marTop w:val="0"/>
      <w:marBottom w:val="0"/>
      <w:divBdr>
        <w:top w:val="none" w:sz="0" w:space="0" w:color="auto"/>
        <w:left w:val="none" w:sz="0" w:space="0" w:color="auto"/>
        <w:bottom w:val="none" w:sz="0" w:space="0" w:color="auto"/>
        <w:right w:val="none" w:sz="0" w:space="0" w:color="auto"/>
      </w:divBdr>
    </w:div>
    <w:div w:id="1742831245">
      <w:bodyDiv w:val="1"/>
      <w:marLeft w:val="0"/>
      <w:marRight w:val="0"/>
      <w:marTop w:val="0"/>
      <w:marBottom w:val="0"/>
      <w:divBdr>
        <w:top w:val="none" w:sz="0" w:space="0" w:color="auto"/>
        <w:left w:val="none" w:sz="0" w:space="0" w:color="auto"/>
        <w:bottom w:val="none" w:sz="0" w:space="0" w:color="auto"/>
        <w:right w:val="none" w:sz="0" w:space="0" w:color="auto"/>
      </w:divBdr>
    </w:div>
    <w:div w:id="1744719706">
      <w:bodyDiv w:val="1"/>
      <w:marLeft w:val="0"/>
      <w:marRight w:val="0"/>
      <w:marTop w:val="0"/>
      <w:marBottom w:val="0"/>
      <w:divBdr>
        <w:top w:val="none" w:sz="0" w:space="0" w:color="auto"/>
        <w:left w:val="none" w:sz="0" w:space="0" w:color="auto"/>
        <w:bottom w:val="none" w:sz="0" w:space="0" w:color="auto"/>
        <w:right w:val="none" w:sz="0" w:space="0" w:color="auto"/>
      </w:divBdr>
    </w:div>
    <w:div w:id="1744987040">
      <w:bodyDiv w:val="1"/>
      <w:marLeft w:val="0"/>
      <w:marRight w:val="0"/>
      <w:marTop w:val="0"/>
      <w:marBottom w:val="0"/>
      <w:divBdr>
        <w:top w:val="none" w:sz="0" w:space="0" w:color="auto"/>
        <w:left w:val="none" w:sz="0" w:space="0" w:color="auto"/>
        <w:bottom w:val="none" w:sz="0" w:space="0" w:color="auto"/>
        <w:right w:val="none" w:sz="0" w:space="0" w:color="auto"/>
      </w:divBdr>
    </w:div>
    <w:div w:id="1745105459">
      <w:bodyDiv w:val="1"/>
      <w:marLeft w:val="0"/>
      <w:marRight w:val="0"/>
      <w:marTop w:val="0"/>
      <w:marBottom w:val="0"/>
      <w:divBdr>
        <w:top w:val="none" w:sz="0" w:space="0" w:color="auto"/>
        <w:left w:val="none" w:sz="0" w:space="0" w:color="auto"/>
        <w:bottom w:val="none" w:sz="0" w:space="0" w:color="auto"/>
        <w:right w:val="none" w:sz="0" w:space="0" w:color="auto"/>
      </w:divBdr>
    </w:div>
    <w:div w:id="1745906652">
      <w:bodyDiv w:val="1"/>
      <w:marLeft w:val="0"/>
      <w:marRight w:val="0"/>
      <w:marTop w:val="0"/>
      <w:marBottom w:val="0"/>
      <w:divBdr>
        <w:top w:val="none" w:sz="0" w:space="0" w:color="auto"/>
        <w:left w:val="none" w:sz="0" w:space="0" w:color="auto"/>
        <w:bottom w:val="none" w:sz="0" w:space="0" w:color="auto"/>
        <w:right w:val="none" w:sz="0" w:space="0" w:color="auto"/>
      </w:divBdr>
    </w:div>
    <w:div w:id="1745911228">
      <w:bodyDiv w:val="1"/>
      <w:marLeft w:val="0"/>
      <w:marRight w:val="0"/>
      <w:marTop w:val="0"/>
      <w:marBottom w:val="0"/>
      <w:divBdr>
        <w:top w:val="none" w:sz="0" w:space="0" w:color="auto"/>
        <w:left w:val="none" w:sz="0" w:space="0" w:color="auto"/>
        <w:bottom w:val="none" w:sz="0" w:space="0" w:color="auto"/>
        <w:right w:val="none" w:sz="0" w:space="0" w:color="auto"/>
      </w:divBdr>
    </w:div>
    <w:div w:id="1749111596">
      <w:bodyDiv w:val="1"/>
      <w:marLeft w:val="0"/>
      <w:marRight w:val="0"/>
      <w:marTop w:val="0"/>
      <w:marBottom w:val="0"/>
      <w:divBdr>
        <w:top w:val="none" w:sz="0" w:space="0" w:color="auto"/>
        <w:left w:val="none" w:sz="0" w:space="0" w:color="auto"/>
        <w:bottom w:val="none" w:sz="0" w:space="0" w:color="auto"/>
        <w:right w:val="none" w:sz="0" w:space="0" w:color="auto"/>
      </w:divBdr>
    </w:div>
    <w:div w:id="1751341619">
      <w:bodyDiv w:val="1"/>
      <w:marLeft w:val="0"/>
      <w:marRight w:val="0"/>
      <w:marTop w:val="0"/>
      <w:marBottom w:val="0"/>
      <w:divBdr>
        <w:top w:val="none" w:sz="0" w:space="0" w:color="auto"/>
        <w:left w:val="none" w:sz="0" w:space="0" w:color="auto"/>
        <w:bottom w:val="none" w:sz="0" w:space="0" w:color="auto"/>
        <w:right w:val="none" w:sz="0" w:space="0" w:color="auto"/>
      </w:divBdr>
    </w:div>
    <w:div w:id="1753117790">
      <w:bodyDiv w:val="1"/>
      <w:marLeft w:val="0"/>
      <w:marRight w:val="0"/>
      <w:marTop w:val="0"/>
      <w:marBottom w:val="0"/>
      <w:divBdr>
        <w:top w:val="none" w:sz="0" w:space="0" w:color="auto"/>
        <w:left w:val="none" w:sz="0" w:space="0" w:color="auto"/>
        <w:bottom w:val="none" w:sz="0" w:space="0" w:color="auto"/>
        <w:right w:val="none" w:sz="0" w:space="0" w:color="auto"/>
      </w:divBdr>
    </w:div>
    <w:div w:id="1757553712">
      <w:bodyDiv w:val="1"/>
      <w:marLeft w:val="0"/>
      <w:marRight w:val="0"/>
      <w:marTop w:val="0"/>
      <w:marBottom w:val="0"/>
      <w:divBdr>
        <w:top w:val="none" w:sz="0" w:space="0" w:color="auto"/>
        <w:left w:val="none" w:sz="0" w:space="0" w:color="auto"/>
        <w:bottom w:val="none" w:sz="0" w:space="0" w:color="auto"/>
        <w:right w:val="none" w:sz="0" w:space="0" w:color="auto"/>
      </w:divBdr>
    </w:div>
    <w:div w:id="1763795888">
      <w:bodyDiv w:val="1"/>
      <w:marLeft w:val="0"/>
      <w:marRight w:val="0"/>
      <w:marTop w:val="0"/>
      <w:marBottom w:val="0"/>
      <w:divBdr>
        <w:top w:val="none" w:sz="0" w:space="0" w:color="auto"/>
        <w:left w:val="none" w:sz="0" w:space="0" w:color="auto"/>
        <w:bottom w:val="none" w:sz="0" w:space="0" w:color="auto"/>
        <w:right w:val="none" w:sz="0" w:space="0" w:color="auto"/>
      </w:divBdr>
    </w:div>
    <w:div w:id="1767455653">
      <w:bodyDiv w:val="1"/>
      <w:marLeft w:val="0"/>
      <w:marRight w:val="0"/>
      <w:marTop w:val="0"/>
      <w:marBottom w:val="0"/>
      <w:divBdr>
        <w:top w:val="none" w:sz="0" w:space="0" w:color="auto"/>
        <w:left w:val="none" w:sz="0" w:space="0" w:color="auto"/>
        <w:bottom w:val="none" w:sz="0" w:space="0" w:color="auto"/>
        <w:right w:val="none" w:sz="0" w:space="0" w:color="auto"/>
      </w:divBdr>
    </w:div>
    <w:div w:id="1768572740">
      <w:bodyDiv w:val="1"/>
      <w:marLeft w:val="0"/>
      <w:marRight w:val="0"/>
      <w:marTop w:val="0"/>
      <w:marBottom w:val="0"/>
      <w:divBdr>
        <w:top w:val="none" w:sz="0" w:space="0" w:color="auto"/>
        <w:left w:val="none" w:sz="0" w:space="0" w:color="auto"/>
        <w:bottom w:val="none" w:sz="0" w:space="0" w:color="auto"/>
        <w:right w:val="none" w:sz="0" w:space="0" w:color="auto"/>
      </w:divBdr>
    </w:div>
    <w:div w:id="1769496952">
      <w:bodyDiv w:val="1"/>
      <w:marLeft w:val="0"/>
      <w:marRight w:val="0"/>
      <w:marTop w:val="0"/>
      <w:marBottom w:val="0"/>
      <w:divBdr>
        <w:top w:val="none" w:sz="0" w:space="0" w:color="auto"/>
        <w:left w:val="none" w:sz="0" w:space="0" w:color="auto"/>
        <w:bottom w:val="none" w:sz="0" w:space="0" w:color="auto"/>
        <w:right w:val="none" w:sz="0" w:space="0" w:color="auto"/>
      </w:divBdr>
    </w:div>
    <w:div w:id="1770541540">
      <w:bodyDiv w:val="1"/>
      <w:marLeft w:val="0"/>
      <w:marRight w:val="0"/>
      <w:marTop w:val="0"/>
      <w:marBottom w:val="0"/>
      <w:divBdr>
        <w:top w:val="none" w:sz="0" w:space="0" w:color="auto"/>
        <w:left w:val="none" w:sz="0" w:space="0" w:color="auto"/>
        <w:bottom w:val="none" w:sz="0" w:space="0" w:color="auto"/>
        <w:right w:val="none" w:sz="0" w:space="0" w:color="auto"/>
      </w:divBdr>
    </w:div>
    <w:div w:id="1781417649">
      <w:bodyDiv w:val="1"/>
      <w:marLeft w:val="0"/>
      <w:marRight w:val="0"/>
      <w:marTop w:val="0"/>
      <w:marBottom w:val="0"/>
      <w:divBdr>
        <w:top w:val="none" w:sz="0" w:space="0" w:color="auto"/>
        <w:left w:val="none" w:sz="0" w:space="0" w:color="auto"/>
        <w:bottom w:val="none" w:sz="0" w:space="0" w:color="auto"/>
        <w:right w:val="none" w:sz="0" w:space="0" w:color="auto"/>
      </w:divBdr>
    </w:div>
    <w:div w:id="1792632095">
      <w:bodyDiv w:val="1"/>
      <w:marLeft w:val="0"/>
      <w:marRight w:val="0"/>
      <w:marTop w:val="0"/>
      <w:marBottom w:val="0"/>
      <w:divBdr>
        <w:top w:val="none" w:sz="0" w:space="0" w:color="auto"/>
        <w:left w:val="none" w:sz="0" w:space="0" w:color="auto"/>
        <w:bottom w:val="none" w:sz="0" w:space="0" w:color="auto"/>
        <w:right w:val="none" w:sz="0" w:space="0" w:color="auto"/>
      </w:divBdr>
    </w:div>
    <w:div w:id="1795443488">
      <w:bodyDiv w:val="1"/>
      <w:marLeft w:val="0"/>
      <w:marRight w:val="0"/>
      <w:marTop w:val="0"/>
      <w:marBottom w:val="0"/>
      <w:divBdr>
        <w:top w:val="none" w:sz="0" w:space="0" w:color="auto"/>
        <w:left w:val="none" w:sz="0" w:space="0" w:color="auto"/>
        <w:bottom w:val="none" w:sz="0" w:space="0" w:color="auto"/>
        <w:right w:val="none" w:sz="0" w:space="0" w:color="auto"/>
      </w:divBdr>
      <w:divsChild>
        <w:div w:id="1441294032">
          <w:marLeft w:val="0"/>
          <w:marRight w:val="0"/>
          <w:marTop w:val="0"/>
          <w:marBottom w:val="0"/>
          <w:divBdr>
            <w:top w:val="none" w:sz="0" w:space="0" w:color="auto"/>
            <w:left w:val="none" w:sz="0" w:space="0" w:color="auto"/>
            <w:bottom w:val="none" w:sz="0" w:space="0" w:color="auto"/>
            <w:right w:val="none" w:sz="0" w:space="0" w:color="auto"/>
          </w:divBdr>
        </w:div>
      </w:divsChild>
    </w:div>
    <w:div w:id="1797599903">
      <w:bodyDiv w:val="1"/>
      <w:marLeft w:val="0"/>
      <w:marRight w:val="0"/>
      <w:marTop w:val="0"/>
      <w:marBottom w:val="0"/>
      <w:divBdr>
        <w:top w:val="none" w:sz="0" w:space="0" w:color="auto"/>
        <w:left w:val="none" w:sz="0" w:space="0" w:color="auto"/>
        <w:bottom w:val="none" w:sz="0" w:space="0" w:color="auto"/>
        <w:right w:val="none" w:sz="0" w:space="0" w:color="auto"/>
      </w:divBdr>
    </w:div>
    <w:div w:id="1797605243">
      <w:bodyDiv w:val="1"/>
      <w:marLeft w:val="0"/>
      <w:marRight w:val="0"/>
      <w:marTop w:val="0"/>
      <w:marBottom w:val="0"/>
      <w:divBdr>
        <w:top w:val="none" w:sz="0" w:space="0" w:color="auto"/>
        <w:left w:val="none" w:sz="0" w:space="0" w:color="auto"/>
        <w:bottom w:val="none" w:sz="0" w:space="0" w:color="auto"/>
        <w:right w:val="none" w:sz="0" w:space="0" w:color="auto"/>
      </w:divBdr>
    </w:div>
    <w:div w:id="1797797852">
      <w:bodyDiv w:val="1"/>
      <w:marLeft w:val="0"/>
      <w:marRight w:val="0"/>
      <w:marTop w:val="0"/>
      <w:marBottom w:val="0"/>
      <w:divBdr>
        <w:top w:val="none" w:sz="0" w:space="0" w:color="auto"/>
        <w:left w:val="none" w:sz="0" w:space="0" w:color="auto"/>
        <w:bottom w:val="none" w:sz="0" w:space="0" w:color="auto"/>
        <w:right w:val="none" w:sz="0" w:space="0" w:color="auto"/>
      </w:divBdr>
      <w:divsChild>
        <w:div w:id="1789160318">
          <w:marLeft w:val="0"/>
          <w:marRight w:val="0"/>
          <w:marTop w:val="0"/>
          <w:marBottom w:val="0"/>
          <w:divBdr>
            <w:top w:val="none" w:sz="0" w:space="0" w:color="auto"/>
            <w:left w:val="none" w:sz="0" w:space="0" w:color="auto"/>
            <w:bottom w:val="none" w:sz="0" w:space="0" w:color="auto"/>
            <w:right w:val="none" w:sz="0" w:space="0" w:color="auto"/>
          </w:divBdr>
        </w:div>
      </w:divsChild>
    </w:div>
    <w:div w:id="1799180546">
      <w:bodyDiv w:val="1"/>
      <w:marLeft w:val="0"/>
      <w:marRight w:val="0"/>
      <w:marTop w:val="0"/>
      <w:marBottom w:val="0"/>
      <w:divBdr>
        <w:top w:val="none" w:sz="0" w:space="0" w:color="auto"/>
        <w:left w:val="none" w:sz="0" w:space="0" w:color="auto"/>
        <w:bottom w:val="none" w:sz="0" w:space="0" w:color="auto"/>
        <w:right w:val="none" w:sz="0" w:space="0" w:color="auto"/>
      </w:divBdr>
    </w:div>
    <w:div w:id="1799254882">
      <w:bodyDiv w:val="1"/>
      <w:marLeft w:val="0"/>
      <w:marRight w:val="0"/>
      <w:marTop w:val="0"/>
      <w:marBottom w:val="0"/>
      <w:divBdr>
        <w:top w:val="none" w:sz="0" w:space="0" w:color="auto"/>
        <w:left w:val="none" w:sz="0" w:space="0" w:color="auto"/>
        <w:bottom w:val="none" w:sz="0" w:space="0" w:color="auto"/>
        <w:right w:val="none" w:sz="0" w:space="0" w:color="auto"/>
      </w:divBdr>
    </w:div>
    <w:div w:id="1799689116">
      <w:bodyDiv w:val="1"/>
      <w:marLeft w:val="0"/>
      <w:marRight w:val="0"/>
      <w:marTop w:val="0"/>
      <w:marBottom w:val="0"/>
      <w:divBdr>
        <w:top w:val="none" w:sz="0" w:space="0" w:color="auto"/>
        <w:left w:val="none" w:sz="0" w:space="0" w:color="auto"/>
        <w:bottom w:val="none" w:sz="0" w:space="0" w:color="auto"/>
        <w:right w:val="none" w:sz="0" w:space="0" w:color="auto"/>
      </w:divBdr>
    </w:div>
    <w:div w:id="1801728090">
      <w:bodyDiv w:val="1"/>
      <w:marLeft w:val="0"/>
      <w:marRight w:val="0"/>
      <w:marTop w:val="0"/>
      <w:marBottom w:val="0"/>
      <w:divBdr>
        <w:top w:val="none" w:sz="0" w:space="0" w:color="auto"/>
        <w:left w:val="none" w:sz="0" w:space="0" w:color="auto"/>
        <w:bottom w:val="none" w:sz="0" w:space="0" w:color="auto"/>
        <w:right w:val="none" w:sz="0" w:space="0" w:color="auto"/>
      </w:divBdr>
    </w:div>
    <w:div w:id="1802111316">
      <w:bodyDiv w:val="1"/>
      <w:marLeft w:val="0"/>
      <w:marRight w:val="0"/>
      <w:marTop w:val="0"/>
      <w:marBottom w:val="0"/>
      <w:divBdr>
        <w:top w:val="none" w:sz="0" w:space="0" w:color="auto"/>
        <w:left w:val="none" w:sz="0" w:space="0" w:color="auto"/>
        <w:bottom w:val="none" w:sz="0" w:space="0" w:color="auto"/>
        <w:right w:val="none" w:sz="0" w:space="0" w:color="auto"/>
      </w:divBdr>
    </w:div>
    <w:div w:id="1805736124">
      <w:bodyDiv w:val="1"/>
      <w:marLeft w:val="0"/>
      <w:marRight w:val="0"/>
      <w:marTop w:val="0"/>
      <w:marBottom w:val="0"/>
      <w:divBdr>
        <w:top w:val="none" w:sz="0" w:space="0" w:color="auto"/>
        <w:left w:val="none" w:sz="0" w:space="0" w:color="auto"/>
        <w:bottom w:val="none" w:sz="0" w:space="0" w:color="auto"/>
        <w:right w:val="none" w:sz="0" w:space="0" w:color="auto"/>
      </w:divBdr>
    </w:div>
    <w:div w:id="1806897135">
      <w:bodyDiv w:val="1"/>
      <w:marLeft w:val="0"/>
      <w:marRight w:val="0"/>
      <w:marTop w:val="0"/>
      <w:marBottom w:val="0"/>
      <w:divBdr>
        <w:top w:val="none" w:sz="0" w:space="0" w:color="auto"/>
        <w:left w:val="none" w:sz="0" w:space="0" w:color="auto"/>
        <w:bottom w:val="none" w:sz="0" w:space="0" w:color="auto"/>
        <w:right w:val="none" w:sz="0" w:space="0" w:color="auto"/>
      </w:divBdr>
    </w:div>
    <w:div w:id="1809980069">
      <w:bodyDiv w:val="1"/>
      <w:marLeft w:val="0"/>
      <w:marRight w:val="0"/>
      <w:marTop w:val="0"/>
      <w:marBottom w:val="0"/>
      <w:divBdr>
        <w:top w:val="none" w:sz="0" w:space="0" w:color="auto"/>
        <w:left w:val="none" w:sz="0" w:space="0" w:color="auto"/>
        <w:bottom w:val="none" w:sz="0" w:space="0" w:color="auto"/>
        <w:right w:val="none" w:sz="0" w:space="0" w:color="auto"/>
      </w:divBdr>
    </w:div>
    <w:div w:id="1811167596">
      <w:bodyDiv w:val="1"/>
      <w:marLeft w:val="0"/>
      <w:marRight w:val="0"/>
      <w:marTop w:val="0"/>
      <w:marBottom w:val="0"/>
      <w:divBdr>
        <w:top w:val="none" w:sz="0" w:space="0" w:color="auto"/>
        <w:left w:val="none" w:sz="0" w:space="0" w:color="auto"/>
        <w:bottom w:val="none" w:sz="0" w:space="0" w:color="auto"/>
        <w:right w:val="none" w:sz="0" w:space="0" w:color="auto"/>
      </w:divBdr>
    </w:div>
    <w:div w:id="1811288892">
      <w:bodyDiv w:val="1"/>
      <w:marLeft w:val="0"/>
      <w:marRight w:val="0"/>
      <w:marTop w:val="0"/>
      <w:marBottom w:val="0"/>
      <w:divBdr>
        <w:top w:val="none" w:sz="0" w:space="0" w:color="auto"/>
        <w:left w:val="none" w:sz="0" w:space="0" w:color="auto"/>
        <w:bottom w:val="none" w:sz="0" w:space="0" w:color="auto"/>
        <w:right w:val="none" w:sz="0" w:space="0" w:color="auto"/>
      </w:divBdr>
    </w:div>
    <w:div w:id="1817069502">
      <w:bodyDiv w:val="1"/>
      <w:marLeft w:val="0"/>
      <w:marRight w:val="0"/>
      <w:marTop w:val="0"/>
      <w:marBottom w:val="0"/>
      <w:divBdr>
        <w:top w:val="none" w:sz="0" w:space="0" w:color="auto"/>
        <w:left w:val="none" w:sz="0" w:space="0" w:color="auto"/>
        <w:bottom w:val="none" w:sz="0" w:space="0" w:color="auto"/>
        <w:right w:val="none" w:sz="0" w:space="0" w:color="auto"/>
      </w:divBdr>
    </w:div>
    <w:div w:id="1823695129">
      <w:bodyDiv w:val="1"/>
      <w:marLeft w:val="0"/>
      <w:marRight w:val="0"/>
      <w:marTop w:val="0"/>
      <w:marBottom w:val="0"/>
      <w:divBdr>
        <w:top w:val="none" w:sz="0" w:space="0" w:color="auto"/>
        <w:left w:val="none" w:sz="0" w:space="0" w:color="auto"/>
        <w:bottom w:val="none" w:sz="0" w:space="0" w:color="auto"/>
        <w:right w:val="none" w:sz="0" w:space="0" w:color="auto"/>
      </w:divBdr>
    </w:div>
    <w:div w:id="1825782570">
      <w:bodyDiv w:val="1"/>
      <w:marLeft w:val="0"/>
      <w:marRight w:val="0"/>
      <w:marTop w:val="0"/>
      <w:marBottom w:val="0"/>
      <w:divBdr>
        <w:top w:val="none" w:sz="0" w:space="0" w:color="auto"/>
        <w:left w:val="none" w:sz="0" w:space="0" w:color="auto"/>
        <w:bottom w:val="none" w:sz="0" w:space="0" w:color="auto"/>
        <w:right w:val="none" w:sz="0" w:space="0" w:color="auto"/>
      </w:divBdr>
    </w:div>
    <w:div w:id="1828327769">
      <w:bodyDiv w:val="1"/>
      <w:marLeft w:val="0"/>
      <w:marRight w:val="0"/>
      <w:marTop w:val="0"/>
      <w:marBottom w:val="0"/>
      <w:divBdr>
        <w:top w:val="none" w:sz="0" w:space="0" w:color="auto"/>
        <w:left w:val="none" w:sz="0" w:space="0" w:color="auto"/>
        <w:bottom w:val="none" w:sz="0" w:space="0" w:color="auto"/>
        <w:right w:val="none" w:sz="0" w:space="0" w:color="auto"/>
      </w:divBdr>
    </w:div>
    <w:div w:id="1828328130">
      <w:bodyDiv w:val="1"/>
      <w:marLeft w:val="0"/>
      <w:marRight w:val="0"/>
      <w:marTop w:val="0"/>
      <w:marBottom w:val="0"/>
      <w:divBdr>
        <w:top w:val="none" w:sz="0" w:space="0" w:color="auto"/>
        <w:left w:val="none" w:sz="0" w:space="0" w:color="auto"/>
        <w:bottom w:val="none" w:sz="0" w:space="0" w:color="auto"/>
        <w:right w:val="none" w:sz="0" w:space="0" w:color="auto"/>
      </w:divBdr>
      <w:divsChild>
        <w:div w:id="1355157854">
          <w:marLeft w:val="0"/>
          <w:marRight w:val="0"/>
          <w:marTop w:val="0"/>
          <w:marBottom w:val="0"/>
          <w:divBdr>
            <w:top w:val="none" w:sz="0" w:space="0" w:color="auto"/>
            <w:left w:val="none" w:sz="0" w:space="0" w:color="auto"/>
            <w:bottom w:val="none" w:sz="0" w:space="0" w:color="auto"/>
            <w:right w:val="none" w:sz="0" w:space="0" w:color="auto"/>
          </w:divBdr>
        </w:div>
        <w:div w:id="1404991909">
          <w:marLeft w:val="0"/>
          <w:marRight w:val="0"/>
          <w:marTop w:val="0"/>
          <w:marBottom w:val="0"/>
          <w:divBdr>
            <w:top w:val="none" w:sz="0" w:space="0" w:color="auto"/>
            <w:left w:val="none" w:sz="0" w:space="0" w:color="auto"/>
            <w:bottom w:val="none" w:sz="0" w:space="0" w:color="auto"/>
            <w:right w:val="none" w:sz="0" w:space="0" w:color="auto"/>
          </w:divBdr>
        </w:div>
      </w:divsChild>
    </w:div>
    <w:div w:id="1831166098">
      <w:bodyDiv w:val="1"/>
      <w:marLeft w:val="0"/>
      <w:marRight w:val="0"/>
      <w:marTop w:val="0"/>
      <w:marBottom w:val="0"/>
      <w:divBdr>
        <w:top w:val="none" w:sz="0" w:space="0" w:color="auto"/>
        <w:left w:val="none" w:sz="0" w:space="0" w:color="auto"/>
        <w:bottom w:val="none" w:sz="0" w:space="0" w:color="auto"/>
        <w:right w:val="none" w:sz="0" w:space="0" w:color="auto"/>
      </w:divBdr>
    </w:div>
    <w:div w:id="1832257894">
      <w:bodyDiv w:val="1"/>
      <w:marLeft w:val="0"/>
      <w:marRight w:val="0"/>
      <w:marTop w:val="0"/>
      <w:marBottom w:val="0"/>
      <w:divBdr>
        <w:top w:val="none" w:sz="0" w:space="0" w:color="auto"/>
        <w:left w:val="none" w:sz="0" w:space="0" w:color="auto"/>
        <w:bottom w:val="none" w:sz="0" w:space="0" w:color="auto"/>
        <w:right w:val="none" w:sz="0" w:space="0" w:color="auto"/>
      </w:divBdr>
    </w:div>
    <w:div w:id="1839998380">
      <w:bodyDiv w:val="1"/>
      <w:marLeft w:val="0"/>
      <w:marRight w:val="0"/>
      <w:marTop w:val="0"/>
      <w:marBottom w:val="0"/>
      <w:divBdr>
        <w:top w:val="none" w:sz="0" w:space="0" w:color="auto"/>
        <w:left w:val="none" w:sz="0" w:space="0" w:color="auto"/>
        <w:bottom w:val="none" w:sz="0" w:space="0" w:color="auto"/>
        <w:right w:val="none" w:sz="0" w:space="0" w:color="auto"/>
      </w:divBdr>
    </w:div>
    <w:div w:id="1841003371">
      <w:bodyDiv w:val="1"/>
      <w:marLeft w:val="0"/>
      <w:marRight w:val="0"/>
      <w:marTop w:val="0"/>
      <w:marBottom w:val="0"/>
      <w:divBdr>
        <w:top w:val="none" w:sz="0" w:space="0" w:color="auto"/>
        <w:left w:val="none" w:sz="0" w:space="0" w:color="auto"/>
        <w:bottom w:val="none" w:sz="0" w:space="0" w:color="auto"/>
        <w:right w:val="none" w:sz="0" w:space="0" w:color="auto"/>
      </w:divBdr>
    </w:div>
    <w:div w:id="1843662048">
      <w:bodyDiv w:val="1"/>
      <w:marLeft w:val="0"/>
      <w:marRight w:val="0"/>
      <w:marTop w:val="0"/>
      <w:marBottom w:val="0"/>
      <w:divBdr>
        <w:top w:val="none" w:sz="0" w:space="0" w:color="auto"/>
        <w:left w:val="none" w:sz="0" w:space="0" w:color="auto"/>
        <w:bottom w:val="none" w:sz="0" w:space="0" w:color="auto"/>
        <w:right w:val="none" w:sz="0" w:space="0" w:color="auto"/>
      </w:divBdr>
    </w:div>
    <w:div w:id="1846705419">
      <w:bodyDiv w:val="1"/>
      <w:marLeft w:val="0"/>
      <w:marRight w:val="0"/>
      <w:marTop w:val="0"/>
      <w:marBottom w:val="0"/>
      <w:divBdr>
        <w:top w:val="none" w:sz="0" w:space="0" w:color="auto"/>
        <w:left w:val="none" w:sz="0" w:space="0" w:color="auto"/>
        <w:bottom w:val="none" w:sz="0" w:space="0" w:color="auto"/>
        <w:right w:val="none" w:sz="0" w:space="0" w:color="auto"/>
      </w:divBdr>
    </w:div>
    <w:div w:id="1847211831">
      <w:bodyDiv w:val="1"/>
      <w:marLeft w:val="0"/>
      <w:marRight w:val="0"/>
      <w:marTop w:val="0"/>
      <w:marBottom w:val="0"/>
      <w:divBdr>
        <w:top w:val="none" w:sz="0" w:space="0" w:color="auto"/>
        <w:left w:val="none" w:sz="0" w:space="0" w:color="auto"/>
        <w:bottom w:val="none" w:sz="0" w:space="0" w:color="auto"/>
        <w:right w:val="none" w:sz="0" w:space="0" w:color="auto"/>
      </w:divBdr>
    </w:div>
    <w:div w:id="1848867727">
      <w:bodyDiv w:val="1"/>
      <w:marLeft w:val="0"/>
      <w:marRight w:val="0"/>
      <w:marTop w:val="0"/>
      <w:marBottom w:val="0"/>
      <w:divBdr>
        <w:top w:val="none" w:sz="0" w:space="0" w:color="auto"/>
        <w:left w:val="none" w:sz="0" w:space="0" w:color="auto"/>
        <w:bottom w:val="none" w:sz="0" w:space="0" w:color="auto"/>
        <w:right w:val="none" w:sz="0" w:space="0" w:color="auto"/>
      </w:divBdr>
    </w:div>
    <w:div w:id="1855143603">
      <w:bodyDiv w:val="1"/>
      <w:marLeft w:val="0"/>
      <w:marRight w:val="0"/>
      <w:marTop w:val="0"/>
      <w:marBottom w:val="0"/>
      <w:divBdr>
        <w:top w:val="none" w:sz="0" w:space="0" w:color="auto"/>
        <w:left w:val="none" w:sz="0" w:space="0" w:color="auto"/>
        <w:bottom w:val="none" w:sz="0" w:space="0" w:color="auto"/>
        <w:right w:val="none" w:sz="0" w:space="0" w:color="auto"/>
      </w:divBdr>
    </w:div>
    <w:div w:id="1857575732">
      <w:bodyDiv w:val="1"/>
      <w:marLeft w:val="0"/>
      <w:marRight w:val="0"/>
      <w:marTop w:val="0"/>
      <w:marBottom w:val="0"/>
      <w:divBdr>
        <w:top w:val="none" w:sz="0" w:space="0" w:color="auto"/>
        <w:left w:val="none" w:sz="0" w:space="0" w:color="auto"/>
        <w:bottom w:val="none" w:sz="0" w:space="0" w:color="auto"/>
        <w:right w:val="none" w:sz="0" w:space="0" w:color="auto"/>
      </w:divBdr>
    </w:div>
    <w:div w:id="1861702872">
      <w:bodyDiv w:val="1"/>
      <w:marLeft w:val="0"/>
      <w:marRight w:val="0"/>
      <w:marTop w:val="0"/>
      <w:marBottom w:val="0"/>
      <w:divBdr>
        <w:top w:val="none" w:sz="0" w:space="0" w:color="auto"/>
        <w:left w:val="none" w:sz="0" w:space="0" w:color="auto"/>
        <w:bottom w:val="none" w:sz="0" w:space="0" w:color="auto"/>
        <w:right w:val="none" w:sz="0" w:space="0" w:color="auto"/>
      </w:divBdr>
    </w:div>
    <w:div w:id="1866096513">
      <w:bodyDiv w:val="1"/>
      <w:marLeft w:val="0"/>
      <w:marRight w:val="0"/>
      <w:marTop w:val="0"/>
      <w:marBottom w:val="0"/>
      <w:divBdr>
        <w:top w:val="none" w:sz="0" w:space="0" w:color="auto"/>
        <w:left w:val="none" w:sz="0" w:space="0" w:color="auto"/>
        <w:bottom w:val="none" w:sz="0" w:space="0" w:color="auto"/>
        <w:right w:val="none" w:sz="0" w:space="0" w:color="auto"/>
      </w:divBdr>
    </w:div>
    <w:div w:id="1867787028">
      <w:bodyDiv w:val="1"/>
      <w:marLeft w:val="0"/>
      <w:marRight w:val="0"/>
      <w:marTop w:val="0"/>
      <w:marBottom w:val="0"/>
      <w:divBdr>
        <w:top w:val="none" w:sz="0" w:space="0" w:color="auto"/>
        <w:left w:val="none" w:sz="0" w:space="0" w:color="auto"/>
        <w:bottom w:val="none" w:sz="0" w:space="0" w:color="auto"/>
        <w:right w:val="none" w:sz="0" w:space="0" w:color="auto"/>
      </w:divBdr>
    </w:div>
    <w:div w:id="1871455517">
      <w:bodyDiv w:val="1"/>
      <w:marLeft w:val="0"/>
      <w:marRight w:val="0"/>
      <w:marTop w:val="0"/>
      <w:marBottom w:val="0"/>
      <w:divBdr>
        <w:top w:val="none" w:sz="0" w:space="0" w:color="auto"/>
        <w:left w:val="none" w:sz="0" w:space="0" w:color="auto"/>
        <w:bottom w:val="none" w:sz="0" w:space="0" w:color="auto"/>
        <w:right w:val="none" w:sz="0" w:space="0" w:color="auto"/>
      </w:divBdr>
    </w:div>
    <w:div w:id="1881238868">
      <w:bodyDiv w:val="1"/>
      <w:marLeft w:val="0"/>
      <w:marRight w:val="0"/>
      <w:marTop w:val="0"/>
      <w:marBottom w:val="0"/>
      <w:divBdr>
        <w:top w:val="none" w:sz="0" w:space="0" w:color="auto"/>
        <w:left w:val="none" w:sz="0" w:space="0" w:color="auto"/>
        <w:bottom w:val="none" w:sz="0" w:space="0" w:color="auto"/>
        <w:right w:val="none" w:sz="0" w:space="0" w:color="auto"/>
      </w:divBdr>
    </w:div>
    <w:div w:id="1881823667">
      <w:bodyDiv w:val="1"/>
      <w:marLeft w:val="0"/>
      <w:marRight w:val="0"/>
      <w:marTop w:val="0"/>
      <w:marBottom w:val="0"/>
      <w:divBdr>
        <w:top w:val="none" w:sz="0" w:space="0" w:color="auto"/>
        <w:left w:val="none" w:sz="0" w:space="0" w:color="auto"/>
        <w:bottom w:val="none" w:sz="0" w:space="0" w:color="auto"/>
        <w:right w:val="none" w:sz="0" w:space="0" w:color="auto"/>
      </w:divBdr>
    </w:div>
    <w:div w:id="1886940013">
      <w:bodyDiv w:val="1"/>
      <w:marLeft w:val="0"/>
      <w:marRight w:val="0"/>
      <w:marTop w:val="0"/>
      <w:marBottom w:val="0"/>
      <w:divBdr>
        <w:top w:val="none" w:sz="0" w:space="0" w:color="auto"/>
        <w:left w:val="none" w:sz="0" w:space="0" w:color="auto"/>
        <w:bottom w:val="none" w:sz="0" w:space="0" w:color="auto"/>
        <w:right w:val="none" w:sz="0" w:space="0" w:color="auto"/>
      </w:divBdr>
    </w:div>
    <w:div w:id="1890262954">
      <w:bodyDiv w:val="1"/>
      <w:marLeft w:val="0"/>
      <w:marRight w:val="0"/>
      <w:marTop w:val="0"/>
      <w:marBottom w:val="0"/>
      <w:divBdr>
        <w:top w:val="none" w:sz="0" w:space="0" w:color="auto"/>
        <w:left w:val="none" w:sz="0" w:space="0" w:color="auto"/>
        <w:bottom w:val="none" w:sz="0" w:space="0" w:color="auto"/>
        <w:right w:val="none" w:sz="0" w:space="0" w:color="auto"/>
      </w:divBdr>
    </w:div>
    <w:div w:id="1896351564">
      <w:bodyDiv w:val="1"/>
      <w:marLeft w:val="0"/>
      <w:marRight w:val="0"/>
      <w:marTop w:val="0"/>
      <w:marBottom w:val="0"/>
      <w:divBdr>
        <w:top w:val="none" w:sz="0" w:space="0" w:color="auto"/>
        <w:left w:val="none" w:sz="0" w:space="0" w:color="auto"/>
        <w:bottom w:val="none" w:sz="0" w:space="0" w:color="auto"/>
        <w:right w:val="none" w:sz="0" w:space="0" w:color="auto"/>
      </w:divBdr>
    </w:div>
    <w:div w:id="1897399793">
      <w:bodyDiv w:val="1"/>
      <w:marLeft w:val="0"/>
      <w:marRight w:val="0"/>
      <w:marTop w:val="0"/>
      <w:marBottom w:val="0"/>
      <w:divBdr>
        <w:top w:val="none" w:sz="0" w:space="0" w:color="auto"/>
        <w:left w:val="none" w:sz="0" w:space="0" w:color="auto"/>
        <w:bottom w:val="none" w:sz="0" w:space="0" w:color="auto"/>
        <w:right w:val="none" w:sz="0" w:space="0" w:color="auto"/>
      </w:divBdr>
    </w:div>
    <w:div w:id="1904103050">
      <w:bodyDiv w:val="1"/>
      <w:marLeft w:val="0"/>
      <w:marRight w:val="0"/>
      <w:marTop w:val="0"/>
      <w:marBottom w:val="0"/>
      <w:divBdr>
        <w:top w:val="none" w:sz="0" w:space="0" w:color="auto"/>
        <w:left w:val="none" w:sz="0" w:space="0" w:color="auto"/>
        <w:bottom w:val="none" w:sz="0" w:space="0" w:color="auto"/>
        <w:right w:val="none" w:sz="0" w:space="0" w:color="auto"/>
      </w:divBdr>
    </w:div>
    <w:div w:id="1909609265">
      <w:bodyDiv w:val="1"/>
      <w:marLeft w:val="0"/>
      <w:marRight w:val="0"/>
      <w:marTop w:val="0"/>
      <w:marBottom w:val="0"/>
      <w:divBdr>
        <w:top w:val="none" w:sz="0" w:space="0" w:color="auto"/>
        <w:left w:val="none" w:sz="0" w:space="0" w:color="auto"/>
        <w:bottom w:val="none" w:sz="0" w:space="0" w:color="auto"/>
        <w:right w:val="none" w:sz="0" w:space="0" w:color="auto"/>
      </w:divBdr>
    </w:div>
    <w:div w:id="1911848812">
      <w:bodyDiv w:val="1"/>
      <w:marLeft w:val="0"/>
      <w:marRight w:val="0"/>
      <w:marTop w:val="0"/>
      <w:marBottom w:val="0"/>
      <w:divBdr>
        <w:top w:val="none" w:sz="0" w:space="0" w:color="auto"/>
        <w:left w:val="none" w:sz="0" w:space="0" w:color="auto"/>
        <w:bottom w:val="none" w:sz="0" w:space="0" w:color="auto"/>
        <w:right w:val="none" w:sz="0" w:space="0" w:color="auto"/>
      </w:divBdr>
    </w:div>
    <w:div w:id="1914851245">
      <w:bodyDiv w:val="1"/>
      <w:marLeft w:val="0"/>
      <w:marRight w:val="0"/>
      <w:marTop w:val="0"/>
      <w:marBottom w:val="0"/>
      <w:divBdr>
        <w:top w:val="none" w:sz="0" w:space="0" w:color="auto"/>
        <w:left w:val="none" w:sz="0" w:space="0" w:color="auto"/>
        <w:bottom w:val="none" w:sz="0" w:space="0" w:color="auto"/>
        <w:right w:val="none" w:sz="0" w:space="0" w:color="auto"/>
      </w:divBdr>
      <w:divsChild>
        <w:div w:id="1546528173">
          <w:marLeft w:val="0"/>
          <w:marRight w:val="0"/>
          <w:marTop w:val="0"/>
          <w:marBottom w:val="0"/>
          <w:divBdr>
            <w:top w:val="none" w:sz="0" w:space="0" w:color="auto"/>
            <w:left w:val="none" w:sz="0" w:space="0" w:color="auto"/>
            <w:bottom w:val="none" w:sz="0" w:space="0" w:color="auto"/>
            <w:right w:val="none" w:sz="0" w:space="0" w:color="auto"/>
          </w:divBdr>
        </w:div>
      </w:divsChild>
    </w:div>
    <w:div w:id="1926256507">
      <w:bodyDiv w:val="1"/>
      <w:marLeft w:val="0"/>
      <w:marRight w:val="0"/>
      <w:marTop w:val="0"/>
      <w:marBottom w:val="0"/>
      <w:divBdr>
        <w:top w:val="none" w:sz="0" w:space="0" w:color="auto"/>
        <w:left w:val="none" w:sz="0" w:space="0" w:color="auto"/>
        <w:bottom w:val="none" w:sz="0" w:space="0" w:color="auto"/>
        <w:right w:val="none" w:sz="0" w:space="0" w:color="auto"/>
      </w:divBdr>
    </w:div>
    <w:div w:id="1926957619">
      <w:bodyDiv w:val="1"/>
      <w:marLeft w:val="0"/>
      <w:marRight w:val="0"/>
      <w:marTop w:val="0"/>
      <w:marBottom w:val="0"/>
      <w:divBdr>
        <w:top w:val="none" w:sz="0" w:space="0" w:color="auto"/>
        <w:left w:val="none" w:sz="0" w:space="0" w:color="auto"/>
        <w:bottom w:val="none" w:sz="0" w:space="0" w:color="auto"/>
        <w:right w:val="none" w:sz="0" w:space="0" w:color="auto"/>
      </w:divBdr>
    </w:div>
    <w:div w:id="1933121371">
      <w:bodyDiv w:val="1"/>
      <w:marLeft w:val="0"/>
      <w:marRight w:val="0"/>
      <w:marTop w:val="0"/>
      <w:marBottom w:val="0"/>
      <w:divBdr>
        <w:top w:val="none" w:sz="0" w:space="0" w:color="auto"/>
        <w:left w:val="none" w:sz="0" w:space="0" w:color="auto"/>
        <w:bottom w:val="none" w:sz="0" w:space="0" w:color="auto"/>
        <w:right w:val="none" w:sz="0" w:space="0" w:color="auto"/>
      </w:divBdr>
    </w:div>
    <w:div w:id="1935360972">
      <w:bodyDiv w:val="1"/>
      <w:marLeft w:val="0"/>
      <w:marRight w:val="0"/>
      <w:marTop w:val="0"/>
      <w:marBottom w:val="0"/>
      <w:divBdr>
        <w:top w:val="none" w:sz="0" w:space="0" w:color="auto"/>
        <w:left w:val="none" w:sz="0" w:space="0" w:color="auto"/>
        <w:bottom w:val="none" w:sz="0" w:space="0" w:color="auto"/>
        <w:right w:val="none" w:sz="0" w:space="0" w:color="auto"/>
      </w:divBdr>
    </w:div>
    <w:div w:id="1935940379">
      <w:bodyDiv w:val="1"/>
      <w:marLeft w:val="0"/>
      <w:marRight w:val="0"/>
      <w:marTop w:val="0"/>
      <w:marBottom w:val="0"/>
      <w:divBdr>
        <w:top w:val="none" w:sz="0" w:space="0" w:color="auto"/>
        <w:left w:val="none" w:sz="0" w:space="0" w:color="auto"/>
        <w:bottom w:val="none" w:sz="0" w:space="0" w:color="auto"/>
        <w:right w:val="none" w:sz="0" w:space="0" w:color="auto"/>
      </w:divBdr>
    </w:div>
    <w:div w:id="1936208789">
      <w:bodyDiv w:val="1"/>
      <w:marLeft w:val="0"/>
      <w:marRight w:val="0"/>
      <w:marTop w:val="0"/>
      <w:marBottom w:val="0"/>
      <w:divBdr>
        <w:top w:val="none" w:sz="0" w:space="0" w:color="auto"/>
        <w:left w:val="none" w:sz="0" w:space="0" w:color="auto"/>
        <w:bottom w:val="none" w:sz="0" w:space="0" w:color="auto"/>
        <w:right w:val="none" w:sz="0" w:space="0" w:color="auto"/>
      </w:divBdr>
    </w:div>
    <w:div w:id="1939288165">
      <w:bodyDiv w:val="1"/>
      <w:marLeft w:val="0"/>
      <w:marRight w:val="0"/>
      <w:marTop w:val="0"/>
      <w:marBottom w:val="0"/>
      <w:divBdr>
        <w:top w:val="none" w:sz="0" w:space="0" w:color="auto"/>
        <w:left w:val="none" w:sz="0" w:space="0" w:color="auto"/>
        <w:bottom w:val="none" w:sz="0" w:space="0" w:color="auto"/>
        <w:right w:val="none" w:sz="0" w:space="0" w:color="auto"/>
      </w:divBdr>
    </w:div>
    <w:div w:id="1941831890">
      <w:bodyDiv w:val="1"/>
      <w:marLeft w:val="0"/>
      <w:marRight w:val="0"/>
      <w:marTop w:val="0"/>
      <w:marBottom w:val="0"/>
      <w:divBdr>
        <w:top w:val="none" w:sz="0" w:space="0" w:color="auto"/>
        <w:left w:val="none" w:sz="0" w:space="0" w:color="auto"/>
        <w:bottom w:val="none" w:sz="0" w:space="0" w:color="auto"/>
        <w:right w:val="none" w:sz="0" w:space="0" w:color="auto"/>
      </w:divBdr>
      <w:divsChild>
        <w:div w:id="1909614791">
          <w:marLeft w:val="0"/>
          <w:marRight w:val="0"/>
          <w:marTop w:val="0"/>
          <w:marBottom w:val="0"/>
          <w:divBdr>
            <w:top w:val="none" w:sz="0" w:space="0" w:color="auto"/>
            <w:left w:val="none" w:sz="0" w:space="0" w:color="auto"/>
            <w:bottom w:val="none" w:sz="0" w:space="0" w:color="auto"/>
            <w:right w:val="none" w:sz="0" w:space="0" w:color="auto"/>
          </w:divBdr>
        </w:div>
        <w:div w:id="979269563">
          <w:marLeft w:val="0"/>
          <w:marRight w:val="0"/>
          <w:marTop w:val="0"/>
          <w:marBottom w:val="0"/>
          <w:divBdr>
            <w:top w:val="none" w:sz="0" w:space="0" w:color="auto"/>
            <w:left w:val="none" w:sz="0" w:space="0" w:color="auto"/>
            <w:bottom w:val="none" w:sz="0" w:space="0" w:color="auto"/>
            <w:right w:val="none" w:sz="0" w:space="0" w:color="auto"/>
          </w:divBdr>
        </w:div>
      </w:divsChild>
    </w:div>
    <w:div w:id="1942225064">
      <w:bodyDiv w:val="1"/>
      <w:marLeft w:val="0"/>
      <w:marRight w:val="0"/>
      <w:marTop w:val="0"/>
      <w:marBottom w:val="0"/>
      <w:divBdr>
        <w:top w:val="none" w:sz="0" w:space="0" w:color="auto"/>
        <w:left w:val="none" w:sz="0" w:space="0" w:color="auto"/>
        <w:bottom w:val="none" w:sz="0" w:space="0" w:color="auto"/>
        <w:right w:val="none" w:sz="0" w:space="0" w:color="auto"/>
      </w:divBdr>
    </w:div>
    <w:div w:id="1942295759">
      <w:bodyDiv w:val="1"/>
      <w:marLeft w:val="0"/>
      <w:marRight w:val="0"/>
      <w:marTop w:val="0"/>
      <w:marBottom w:val="0"/>
      <w:divBdr>
        <w:top w:val="none" w:sz="0" w:space="0" w:color="auto"/>
        <w:left w:val="none" w:sz="0" w:space="0" w:color="auto"/>
        <w:bottom w:val="none" w:sz="0" w:space="0" w:color="auto"/>
        <w:right w:val="none" w:sz="0" w:space="0" w:color="auto"/>
      </w:divBdr>
    </w:div>
    <w:div w:id="1950575748">
      <w:bodyDiv w:val="1"/>
      <w:marLeft w:val="0"/>
      <w:marRight w:val="0"/>
      <w:marTop w:val="0"/>
      <w:marBottom w:val="0"/>
      <w:divBdr>
        <w:top w:val="none" w:sz="0" w:space="0" w:color="auto"/>
        <w:left w:val="none" w:sz="0" w:space="0" w:color="auto"/>
        <w:bottom w:val="none" w:sz="0" w:space="0" w:color="auto"/>
        <w:right w:val="none" w:sz="0" w:space="0" w:color="auto"/>
      </w:divBdr>
    </w:div>
    <w:div w:id="1950580605">
      <w:bodyDiv w:val="1"/>
      <w:marLeft w:val="0"/>
      <w:marRight w:val="0"/>
      <w:marTop w:val="0"/>
      <w:marBottom w:val="0"/>
      <w:divBdr>
        <w:top w:val="none" w:sz="0" w:space="0" w:color="auto"/>
        <w:left w:val="none" w:sz="0" w:space="0" w:color="auto"/>
        <w:bottom w:val="none" w:sz="0" w:space="0" w:color="auto"/>
        <w:right w:val="none" w:sz="0" w:space="0" w:color="auto"/>
      </w:divBdr>
    </w:div>
    <w:div w:id="1963877210">
      <w:bodyDiv w:val="1"/>
      <w:marLeft w:val="0"/>
      <w:marRight w:val="0"/>
      <w:marTop w:val="0"/>
      <w:marBottom w:val="0"/>
      <w:divBdr>
        <w:top w:val="none" w:sz="0" w:space="0" w:color="auto"/>
        <w:left w:val="none" w:sz="0" w:space="0" w:color="auto"/>
        <w:bottom w:val="none" w:sz="0" w:space="0" w:color="auto"/>
        <w:right w:val="none" w:sz="0" w:space="0" w:color="auto"/>
      </w:divBdr>
    </w:div>
    <w:div w:id="1964186229">
      <w:bodyDiv w:val="1"/>
      <w:marLeft w:val="0"/>
      <w:marRight w:val="0"/>
      <w:marTop w:val="0"/>
      <w:marBottom w:val="0"/>
      <w:divBdr>
        <w:top w:val="none" w:sz="0" w:space="0" w:color="auto"/>
        <w:left w:val="none" w:sz="0" w:space="0" w:color="auto"/>
        <w:bottom w:val="none" w:sz="0" w:space="0" w:color="auto"/>
        <w:right w:val="none" w:sz="0" w:space="0" w:color="auto"/>
      </w:divBdr>
    </w:div>
    <w:div w:id="1964189836">
      <w:bodyDiv w:val="1"/>
      <w:marLeft w:val="0"/>
      <w:marRight w:val="0"/>
      <w:marTop w:val="0"/>
      <w:marBottom w:val="0"/>
      <w:divBdr>
        <w:top w:val="none" w:sz="0" w:space="0" w:color="auto"/>
        <w:left w:val="none" w:sz="0" w:space="0" w:color="auto"/>
        <w:bottom w:val="none" w:sz="0" w:space="0" w:color="auto"/>
        <w:right w:val="none" w:sz="0" w:space="0" w:color="auto"/>
      </w:divBdr>
    </w:div>
    <w:div w:id="1985814676">
      <w:bodyDiv w:val="1"/>
      <w:marLeft w:val="0"/>
      <w:marRight w:val="0"/>
      <w:marTop w:val="0"/>
      <w:marBottom w:val="0"/>
      <w:divBdr>
        <w:top w:val="none" w:sz="0" w:space="0" w:color="auto"/>
        <w:left w:val="none" w:sz="0" w:space="0" w:color="auto"/>
        <w:bottom w:val="none" w:sz="0" w:space="0" w:color="auto"/>
        <w:right w:val="none" w:sz="0" w:space="0" w:color="auto"/>
      </w:divBdr>
    </w:div>
    <w:div w:id="1988127225">
      <w:bodyDiv w:val="1"/>
      <w:marLeft w:val="0"/>
      <w:marRight w:val="0"/>
      <w:marTop w:val="0"/>
      <w:marBottom w:val="0"/>
      <w:divBdr>
        <w:top w:val="none" w:sz="0" w:space="0" w:color="auto"/>
        <w:left w:val="none" w:sz="0" w:space="0" w:color="auto"/>
        <w:bottom w:val="none" w:sz="0" w:space="0" w:color="auto"/>
        <w:right w:val="none" w:sz="0" w:space="0" w:color="auto"/>
      </w:divBdr>
    </w:div>
    <w:div w:id="1989898458">
      <w:bodyDiv w:val="1"/>
      <w:marLeft w:val="0"/>
      <w:marRight w:val="0"/>
      <w:marTop w:val="0"/>
      <w:marBottom w:val="0"/>
      <w:divBdr>
        <w:top w:val="none" w:sz="0" w:space="0" w:color="auto"/>
        <w:left w:val="none" w:sz="0" w:space="0" w:color="auto"/>
        <w:bottom w:val="none" w:sz="0" w:space="0" w:color="auto"/>
        <w:right w:val="none" w:sz="0" w:space="0" w:color="auto"/>
      </w:divBdr>
    </w:div>
    <w:div w:id="1993555310">
      <w:bodyDiv w:val="1"/>
      <w:marLeft w:val="0"/>
      <w:marRight w:val="0"/>
      <w:marTop w:val="0"/>
      <w:marBottom w:val="0"/>
      <w:divBdr>
        <w:top w:val="none" w:sz="0" w:space="0" w:color="auto"/>
        <w:left w:val="none" w:sz="0" w:space="0" w:color="auto"/>
        <w:bottom w:val="none" w:sz="0" w:space="0" w:color="auto"/>
        <w:right w:val="none" w:sz="0" w:space="0" w:color="auto"/>
      </w:divBdr>
    </w:div>
    <w:div w:id="1995908728">
      <w:bodyDiv w:val="1"/>
      <w:marLeft w:val="0"/>
      <w:marRight w:val="0"/>
      <w:marTop w:val="0"/>
      <w:marBottom w:val="0"/>
      <w:divBdr>
        <w:top w:val="none" w:sz="0" w:space="0" w:color="auto"/>
        <w:left w:val="none" w:sz="0" w:space="0" w:color="auto"/>
        <w:bottom w:val="none" w:sz="0" w:space="0" w:color="auto"/>
        <w:right w:val="none" w:sz="0" w:space="0" w:color="auto"/>
      </w:divBdr>
    </w:div>
    <w:div w:id="2005281316">
      <w:bodyDiv w:val="1"/>
      <w:marLeft w:val="0"/>
      <w:marRight w:val="0"/>
      <w:marTop w:val="0"/>
      <w:marBottom w:val="0"/>
      <w:divBdr>
        <w:top w:val="none" w:sz="0" w:space="0" w:color="auto"/>
        <w:left w:val="none" w:sz="0" w:space="0" w:color="auto"/>
        <w:bottom w:val="none" w:sz="0" w:space="0" w:color="auto"/>
        <w:right w:val="none" w:sz="0" w:space="0" w:color="auto"/>
      </w:divBdr>
    </w:div>
    <w:div w:id="2010866779">
      <w:bodyDiv w:val="1"/>
      <w:marLeft w:val="0"/>
      <w:marRight w:val="0"/>
      <w:marTop w:val="0"/>
      <w:marBottom w:val="0"/>
      <w:divBdr>
        <w:top w:val="none" w:sz="0" w:space="0" w:color="auto"/>
        <w:left w:val="none" w:sz="0" w:space="0" w:color="auto"/>
        <w:bottom w:val="none" w:sz="0" w:space="0" w:color="auto"/>
        <w:right w:val="none" w:sz="0" w:space="0" w:color="auto"/>
      </w:divBdr>
    </w:div>
    <w:div w:id="2013217205">
      <w:bodyDiv w:val="1"/>
      <w:marLeft w:val="0"/>
      <w:marRight w:val="0"/>
      <w:marTop w:val="0"/>
      <w:marBottom w:val="0"/>
      <w:divBdr>
        <w:top w:val="none" w:sz="0" w:space="0" w:color="auto"/>
        <w:left w:val="none" w:sz="0" w:space="0" w:color="auto"/>
        <w:bottom w:val="none" w:sz="0" w:space="0" w:color="auto"/>
        <w:right w:val="none" w:sz="0" w:space="0" w:color="auto"/>
      </w:divBdr>
    </w:div>
    <w:div w:id="2017883185">
      <w:bodyDiv w:val="1"/>
      <w:marLeft w:val="0"/>
      <w:marRight w:val="0"/>
      <w:marTop w:val="0"/>
      <w:marBottom w:val="0"/>
      <w:divBdr>
        <w:top w:val="none" w:sz="0" w:space="0" w:color="auto"/>
        <w:left w:val="none" w:sz="0" w:space="0" w:color="auto"/>
        <w:bottom w:val="none" w:sz="0" w:space="0" w:color="auto"/>
        <w:right w:val="none" w:sz="0" w:space="0" w:color="auto"/>
      </w:divBdr>
    </w:div>
    <w:div w:id="2024699070">
      <w:bodyDiv w:val="1"/>
      <w:marLeft w:val="0"/>
      <w:marRight w:val="0"/>
      <w:marTop w:val="0"/>
      <w:marBottom w:val="0"/>
      <w:divBdr>
        <w:top w:val="none" w:sz="0" w:space="0" w:color="auto"/>
        <w:left w:val="none" w:sz="0" w:space="0" w:color="auto"/>
        <w:bottom w:val="none" w:sz="0" w:space="0" w:color="auto"/>
        <w:right w:val="none" w:sz="0" w:space="0" w:color="auto"/>
      </w:divBdr>
    </w:div>
    <w:div w:id="2025475701">
      <w:bodyDiv w:val="1"/>
      <w:marLeft w:val="0"/>
      <w:marRight w:val="0"/>
      <w:marTop w:val="0"/>
      <w:marBottom w:val="0"/>
      <w:divBdr>
        <w:top w:val="none" w:sz="0" w:space="0" w:color="auto"/>
        <w:left w:val="none" w:sz="0" w:space="0" w:color="auto"/>
        <w:bottom w:val="none" w:sz="0" w:space="0" w:color="auto"/>
        <w:right w:val="none" w:sz="0" w:space="0" w:color="auto"/>
      </w:divBdr>
    </w:div>
    <w:div w:id="2039546301">
      <w:bodyDiv w:val="1"/>
      <w:marLeft w:val="0"/>
      <w:marRight w:val="0"/>
      <w:marTop w:val="0"/>
      <w:marBottom w:val="0"/>
      <w:divBdr>
        <w:top w:val="none" w:sz="0" w:space="0" w:color="auto"/>
        <w:left w:val="none" w:sz="0" w:space="0" w:color="auto"/>
        <w:bottom w:val="none" w:sz="0" w:space="0" w:color="auto"/>
        <w:right w:val="none" w:sz="0" w:space="0" w:color="auto"/>
      </w:divBdr>
    </w:div>
    <w:div w:id="2041279507">
      <w:bodyDiv w:val="1"/>
      <w:marLeft w:val="0"/>
      <w:marRight w:val="0"/>
      <w:marTop w:val="0"/>
      <w:marBottom w:val="0"/>
      <w:divBdr>
        <w:top w:val="none" w:sz="0" w:space="0" w:color="auto"/>
        <w:left w:val="none" w:sz="0" w:space="0" w:color="auto"/>
        <w:bottom w:val="none" w:sz="0" w:space="0" w:color="auto"/>
        <w:right w:val="none" w:sz="0" w:space="0" w:color="auto"/>
      </w:divBdr>
    </w:div>
    <w:div w:id="2042506940">
      <w:bodyDiv w:val="1"/>
      <w:marLeft w:val="0"/>
      <w:marRight w:val="0"/>
      <w:marTop w:val="0"/>
      <w:marBottom w:val="0"/>
      <w:divBdr>
        <w:top w:val="none" w:sz="0" w:space="0" w:color="auto"/>
        <w:left w:val="none" w:sz="0" w:space="0" w:color="auto"/>
        <w:bottom w:val="none" w:sz="0" w:space="0" w:color="auto"/>
        <w:right w:val="none" w:sz="0" w:space="0" w:color="auto"/>
      </w:divBdr>
    </w:div>
    <w:div w:id="2043357906">
      <w:bodyDiv w:val="1"/>
      <w:marLeft w:val="0"/>
      <w:marRight w:val="0"/>
      <w:marTop w:val="0"/>
      <w:marBottom w:val="0"/>
      <w:divBdr>
        <w:top w:val="none" w:sz="0" w:space="0" w:color="auto"/>
        <w:left w:val="none" w:sz="0" w:space="0" w:color="auto"/>
        <w:bottom w:val="none" w:sz="0" w:space="0" w:color="auto"/>
        <w:right w:val="none" w:sz="0" w:space="0" w:color="auto"/>
      </w:divBdr>
    </w:div>
    <w:div w:id="2045211007">
      <w:bodyDiv w:val="1"/>
      <w:marLeft w:val="0"/>
      <w:marRight w:val="0"/>
      <w:marTop w:val="0"/>
      <w:marBottom w:val="0"/>
      <w:divBdr>
        <w:top w:val="none" w:sz="0" w:space="0" w:color="auto"/>
        <w:left w:val="none" w:sz="0" w:space="0" w:color="auto"/>
        <w:bottom w:val="none" w:sz="0" w:space="0" w:color="auto"/>
        <w:right w:val="none" w:sz="0" w:space="0" w:color="auto"/>
      </w:divBdr>
    </w:div>
    <w:div w:id="2047833328">
      <w:bodyDiv w:val="1"/>
      <w:marLeft w:val="0"/>
      <w:marRight w:val="0"/>
      <w:marTop w:val="0"/>
      <w:marBottom w:val="0"/>
      <w:divBdr>
        <w:top w:val="none" w:sz="0" w:space="0" w:color="auto"/>
        <w:left w:val="none" w:sz="0" w:space="0" w:color="auto"/>
        <w:bottom w:val="none" w:sz="0" w:space="0" w:color="auto"/>
        <w:right w:val="none" w:sz="0" w:space="0" w:color="auto"/>
      </w:divBdr>
    </w:div>
    <w:div w:id="2055348997">
      <w:bodyDiv w:val="1"/>
      <w:marLeft w:val="0"/>
      <w:marRight w:val="0"/>
      <w:marTop w:val="0"/>
      <w:marBottom w:val="0"/>
      <w:divBdr>
        <w:top w:val="none" w:sz="0" w:space="0" w:color="auto"/>
        <w:left w:val="none" w:sz="0" w:space="0" w:color="auto"/>
        <w:bottom w:val="none" w:sz="0" w:space="0" w:color="auto"/>
        <w:right w:val="none" w:sz="0" w:space="0" w:color="auto"/>
      </w:divBdr>
    </w:div>
    <w:div w:id="2058511201">
      <w:bodyDiv w:val="1"/>
      <w:marLeft w:val="0"/>
      <w:marRight w:val="0"/>
      <w:marTop w:val="0"/>
      <w:marBottom w:val="0"/>
      <w:divBdr>
        <w:top w:val="none" w:sz="0" w:space="0" w:color="auto"/>
        <w:left w:val="none" w:sz="0" w:space="0" w:color="auto"/>
        <w:bottom w:val="none" w:sz="0" w:space="0" w:color="auto"/>
        <w:right w:val="none" w:sz="0" w:space="0" w:color="auto"/>
      </w:divBdr>
    </w:div>
    <w:div w:id="2067681779">
      <w:bodyDiv w:val="1"/>
      <w:marLeft w:val="0"/>
      <w:marRight w:val="0"/>
      <w:marTop w:val="0"/>
      <w:marBottom w:val="0"/>
      <w:divBdr>
        <w:top w:val="none" w:sz="0" w:space="0" w:color="auto"/>
        <w:left w:val="none" w:sz="0" w:space="0" w:color="auto"/>
        <w:bottom w:val="none" w:sz="0" w:space="0" w:color="auto"/>
        <w:right w:val="none" w:sz="0" w:space="0" w:color="auto"/>
      </w:divBdr>
    </w:div>
    <w:div w:id="2068336016">
      <w:bodyDiv w:val="1"/>
      <w:marLeft w:val="0"/>
      <w:marRight w:val="0"/>
      <w:marTop w:val="0"/>
      <w:marBottom w:val="0"/>
      <w:divBdr>
        <w:top w:val="none" w:sz="0" w:space="0" w:color="auto"/>
        <w:left w:val="none" w:sz="0" w:space="0" w:color="auto"/>
        <w:bottom w:val="none" w:sz="0" w:space="0" w:color="auto"/>
        <w:right w:val="none" w:sz="0" w:space="0" w:color="auto"/>
      </w:divBdr>
    </w:div>
    <w:div w:id="2074884940">
      <w:bodyDiv w:val="1"/>
      <w:marLeft w:val="0"/>
      <w:marRight w:val="0"/>
      <w:marTop w:val="0"/>
      <w:marBottom w:val="0"/>
      <w:divBdr>
        <w:top w:val="none" w:sz="0" w:space="0" w:color="auto"/>
        <w:left w:val="none" w:sz="0" w:space="0" w:color="auto"/>
        <w:bottom w:val="none" w:sz="0" w:space="0" w:color="auto"/>
        <w:right w:val="none" w:sz="0" w:space="0" w:color="auto"/>
      </w:divBdr>
    </w:div>
    <w:div w:id="2080244790">
      <w:bodyDiv w:val="1"/>
      <w:marLeft w:val="0"/>
      <w:marRight w:val="0"/>
      <w:marTop w:val="0"/>
      <w:marBottom w:val="0"/>
      <w:divBdr>
        <w:top w:val="none" w:sz="0" w:space="0" w:color="auto"/>
        <w:left w:val="none" w:sz="0" w:space="0" w:color="auto"/>
        <w:bottom w:val="none" w:sz="0" w:space="0" w:color="auto"/>
        <w:right w:val="none" w:sz="0" w:space="0" w:color="auto"/>
      </w:divBdr>
      <w:divsChild>
        <w:div w:id="111437551">
          <w:marLeft w:val="0"/>
          <w:marRight w:val="0"/>
          <w:marTop w:val="0"/>
          <w:marBottom w:val="0"/>
          <w:divBdr>
            <w:top w:val="none" w:sz="0" w:space="0" w:color="auto"/>
            <w:left w:val="none" w:sz="0" w:space="0" w:color="auto"/>
            <w:bottom w:val="none" w:sz="0" w:space="0" w:color="auto"/>
            <w:right w:val="none" w:sz="0" w:space="0" w:color="auto"/>
          </w:divBdr>
        </w:div>
      </w:divsChild>
    </w:div>
    <w:div w:id="2081362900">
      <w:bodyDiv w:val="1"/>
      <w:marLeft w:val="0"/>
      <w:marRight w:val="0"/>
      <w:marTop w:val="0"/>
      <w:marBottom w:val="0"/>
      <w:divBdr>
        <w:top w:val="none" w:sz="0" w:space="0" w:color="auto"/>
        <w:left w:val="none" w:sz="0" w:space="0" w:color="auto"/>
        <w:bottom w:val="none" w:sz="0" w:space="0" w:color="auto"/>
        <w:right w:val="none" w:sz="0" w:space="0" w:color="auto"/>
      </w:divBdr>
    </w:div>
    <w:div w:id="2081829306">
      <w:bodyDiv w:val="1"/>
      <w:marLeft w:val="0"/>
      <w:marRight w:val="0"/>
      <w:marTop w:val="0"/>
      <w:marBottom w:val="0"/>
      <w:divBdr>
        <w:top w:val="none" w:sz="0" w:space="0" w:color="auto"/>
        <w:left w:val="none" w:sz="0" w:space="0" w:color="auto"/>
        <w:bottom w:val="none" w:sz="0" w:space="0" w:color="auto"/>
        <w:right w:val="none" w:sz="0" w:space="0" w:color="auto"/>
      </w:divBdr>
    </w:div>
    <w:div w:id="2084332687">
      <w:bodyDiv w:val="1"/>
      <w:marLeft w:val="0"/>
      <w:marRight w:val="0"/>
      <w:marTop w:val="0"/>
      <w:marBottom w:val="0"/>
      <w:divBdr>
        <w:top w:val="none" w:sz="0" w:space="0" w:color="auto"/>
        <w:left w:val="none" w:sz="0" w:space="0" w:color="auto"/>
        <w:bottom w:val="none" w:sz="0" w:space="0" w:color="auto"/>
        <w:right w:val="none" w:sz="0" w:space="0" w:color="auto"/>
      </w:divBdr>
    </w:div>
    <w:div w:id="2088379231">
      <w:bodyDiv w:val="1"/>
      <w:marLeft w:val="0"/>
      <w:marRight w:val="0"/>
      <w:marTop w:val="0"/>
      <w:marBottom w:val="0"/>
      <w:divBdr>
        <w:top w:val="none" w:sz="0" w:space="0" w:color="auto"/>
        <w:left w:val="none" w:sz="0" w:space="0" w:color="auto"/>
        <w:bottom w:val="none" w:sz="0" w:space="0" w:color="auto"/>
        <w:right w:val="none" w:sz="0" w:space="0" w:color="auto"/>
      </w:divBdr>
    </w:div>
    <w:div w:id="2090081662">
      <w:bodyDiv w:val="1"/>
      <w:marLeft w:val="0"/>
      <w:marRight w:val="0"/>
      <w:marTop w:val="0"/>
      <w:marBottom w:val="0"/>
      <w:divBdr>
        <w:top w:val="none" w:sz="0" w:space="0" w:color="auto"/>
        <w:left w:val="none" w:sz="0" w:space="0" w:color="auto"/>
        <w:bottom w:val="none" w:sz="0" w:space="0" w:color="auto"/>
        <w:right w:val="none" w:sz="0" w:space="0" w:color="auto"/>
      </w:divBdr>
    </w:div>
    <w:div w:id="2103333537">
      <w:bodyDiv w:val="1"/>
      <w:marLeft w:val="0"/>
      <w:marRight w:val="0"/>
      <w:marTop w:val="0"/>
      <w:marBottom w:val="0"/>
      <w:divBdr>
        <w:top w:val="none" w:sz="0" w:space="0" w:color="auto"/>
        <w:left w:val="none" w:sz="0" w:space="0" w:color="auto"/>
        <w:bottom w:val="none" w:sz="0" w:space="0" w:color="auto"/>
        <w:right w:val="none" w:sz="0" w:space="0" w:color="auto"/>
      </w:divBdr>
    </w:div>
    <w:div w:id="2106917672">
      <w:bodyDiv w:val="1"/>
      <w:marLeft w:val="0"/>
      <w:marRight w:val="0"/>
      <w:marTop w:val="0"/>
      <w:marBottom w:val="0"/>
      <w:divBdr>
        <w:top w:val="none" w:sz="0" w:space="0" w:color="auto"/>
        <w:left w:val="none" w:sz="0" w:space="0" w:color="auto"/>
        <w:bottom w:val="none" w:sz="0" w:space="0" w:color="auto"/>
        <w:right w:val="none" w:sz="0" w:space="0" w:color="auto"/>
      </w:divBdr>
    </w:div>
    <w:div w:id="2107577960">
      <w:bodyDiv w:val="1"/>
      <w:marLeft w:val="0"/>
      <w:marRight w:val="0"/>
      <w:marTop w:val="0"/>
      <w:marBottom w:val="0"/>
      <w:divBdr>
        <w:top w:val="none" w:sz="0" w:space="0" w:color="auto"/>
        <w:left w:val="none" w:sz="0" w:space="0" w:color="auto"/>
        <w:bottom w:val="none" w:sz="0" w:space="0" w:color="auto"/>
        <w:right w:val="none" w:sz="0" w:space="0" w:color="auto"/>
      </w:divBdr>
    </w:div>
    <w:div w:id="2110812344">
      <w:bodyDiv w:val="1"/>
      <w:marLeft w:val="0"/>
      <w:marRight w:val="0"/>
      <w:marTop w:val="0"/>
      <w:marBottom w:val="0"/>
      <w:divBdr>
        <w:top w:val="none" w:sz="0" w:space="0" w:color="auto"/>
        <w:left w:val="none" w:sz="0" w:space="0" w:color="auto"/>
        <w:bottom w:val="none" w:sz="0" w:space="0" w:color="auto"/>
        <w:right w:val="none" w:sz="0" w:space="0" w:color="auto"/>
      </w:divBdr>
    </w:div>
    <w:div w:id="2115709731">
      <w:bodyDiv w:val="1"/>
      <w:marLeft w:val="0"/>
      <w:marRight w:val="0"/>
      <w:marTop w:val="0"/>
      <w:marBottom w:val="0"/>
      <w:divBdr>
        <w:top w:val="none" w:sz="0" w:space="0" w:color="auto"/>
        <w:left w:val="none" w:sz="0" w:space="0" w:color="auto"/>
        <w:bottom w:val="none" w:sz="0" w:space="0" w:color="auto"/>
        <w:right w:val="none" w:sz="0" w:space="0" w:color="auto"/>
      </w:divBdr>
    </w:div>
    <w:div w:id="2117750019">
      <w:bodyDiv w:val="1"/>
      <w:marLeft w:val="0"/>
      <w:marRight w:val="0"/>
      <w:marTop w:val="0"/>
      <w:marBottom w:val="0"/>
      <w:divBdr>
        <w:top w:val="none" w:sz="0" w:space="0" w:color="auto"/>
        <w:left w:val="none" w:sz="0" w:space="0" w:color="auto"/>
        <w:bottom w:val="none" w:sz="0" w:space="0" w:color="auto"/>
        <w:right w:val="none" w:sz="0" w:space="0" w:color="auto"/>
      </w:divBdr>
    </w:div>
    <w:div w:id="2124497199">
      <w:bodyDiv w:val="1"/>
      <w:marLeft w:val="0"/>
      <w:marRight w:val="0"/>
      <w:marTop w:val="0"/>
      <w:marBottom w:val="0"/>
      <w:divBdr>
        <w:top w:val="none" w:sz="0" w:space="0" w:color="auto"/>
        <w:left w:val="none" w:sz="0" w:space="0" w:color="auto"/>
        <w:bottom w:val="none" w:sz="0" w:space="0" w:color="auto"/>
        <w:right w:val="none" w:sz="0" w:space="0" w:color="auto"/>
      </w:divBdr>
    </w:div>
    <w:div w:id="2124684464">
      <w:bodyDiv w:val="1"/>
      <w:marLeft w:val="0"/>
      <w:marRight w:val="0"/>
      <w:marTop w:val="0"/>
      <w:marBottom w:val="0"/>
      <w:divBdr>
        <w:top w:val="none" w:sz="0" w:space="0" w:color="auto"/>
        <w:left w:val="none" w:sz="0" w:space="0" w:color="auto"/>
        <w:bottom w:val="none" w:sz="0" w:space="0" w:color="auto"/>
        <w:right w:val="none" w:sz="0" w:space="0" w:color="auto"/>
      </w:divBdr>
    </w:div>
    <w:div w:id="2130858759">
      <w:bodyDiv w:val="1"/>
      <w:marLeft w:val="0"/>
      <w:marRight w:val="0"/>
      <w:marTop w:val="0"/>
      <w:marBottom w:val="0"/>
      <w:divBdr>
        <w:top w:val="none" w:sz="0" w:space="0" w:color="auto"/>
        <w:left w:val="none" w:sz="0" w:space="0" w:color="auto"/>
        <w:bottom w:val="none" w:sz="0" w:space="0" w:color="auto"/>
        <w:right w:val="none" w:sz="0" w:space="0" w:color="auto"/>
      </w:divBdr>
    </w:div>
    <w:div w:id="2136361018">
      <w:bodyDiv w:val="1"/>
      <w:marLeft w:val="0"/>
      <w:marRight w:val="0"/>
      <w:marTop w:val="0"/>
      <w:marBottom w:val="0"/>
      <w:divBdr>
        <w:top w:val="none" w:sz="0" w:space="0" w:color="auto"/>
        <w:left w:val="none" w:sz="0" w:space="0" w:color="auto"/>
        <w:bottom w:val="none" w:sz="0" w:space="0" w:color="auto"/>
        <w:right w:val="none" w:sz="0" w:space="0" w:color="auto"/>
      </w:divBdr>
    </w:div>
    <w:div w:id="2139561957">
      <w:bodyDiv w:val="1"/>
      <w:marLeft w:val="0"/>
      <w:marRight w:val="0"/>
      <w:marTop w:val="0"/>
      <w:marBottom w:val="0"/>
      <w:divBdr>
        <w:top w:val="none" w:sz="0" w:space="0" w:color="auto"/>
        <w:left w:val="none" w:sz="0" w:space="0" w:color="auto"/>
        <w:bottom w:val="none" w:sz="0" w:space="0" w:color="auto"/>
        <w:right w:val="none" w:sz="0" w:space="0" w:color="auto"/>
      </w:divBdr>
    </w:div>
    <w:div w:id="2140805452">
      <w:bodyDiv w:val="1"/>
      <w:marLeft w:val="0"/>
      <w:marRight w:val="0"/>
      <w:marTop w:val="0"/>
      <w:marBottom w:val="0"/>
      <w:divBdr>
        <w:top w:val="none" w:sz="0" w:space="0" w:color="auto"/>
        <w:left w:val="none" w:sz="0" w:space="0" w:color="auto"/>
        <w:bottom w:val="none" w:sz="0" w:space="0" w:color="auto"/>
        <w:right w:val="none" w:sz="0" w:space="0" w:color="auto"/>
      </w:divBdr>
    </w:div>
    <w:div w:id="2141875027">
      <w:bodyDiv w:val="1"/>
      <w:marLeft w:val="0"/>
      <w:marRight w:val="0"/>
      <w:marTop w:val="0"/>
      <w:marBottom w:val="0"/>
      <w:divBdr>
        <w:top w:val="none" w:sz="0" w:space="0" w:color="auto"/>
        <w:left w:val="none" w:sz="0" w:space="0" w:color="auto"/>
        <w:bottom w:val="none" w:sz="0" w:space="0" w:color="auto"/>
        <w:right w:val="none" w:sz="0" w:space="0" w:color="auto"/>
      </w:divBdr>
    </w:div>
    <w:div w:id="2141993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parthiv-n/Research-Project/tree/ma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11/relationships/people" Target="peop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D80424C56E45E8A116DB4491F8EC22"/>
        <w:category>
          <w:name w:val="General"/>
          <w:gallery w:val="placeholder"/>
        </w:category>
        <w:types>
          <w:type w:val="bbPlcHdr"/>
        </w:types>
        <w:behaviors>
          <w:behavior w:val="content"/>
        </w:behaviors>
        <w:guid w:val="{418AA13B-AB70-4D92-9103-DB668FCF991A}"/>
      </w:docPartPr>
      <w:docPartBody>
        <w:p w:rsidR="002937DC" w:rsidRDefault="002937DC" w:rsidP="002937DC">
          <w:pPr>
            <w:pStyle w:val="11D80424C56E45E8A116DB4491F8EC22"/>
          </w:pPr>
          <w:r>
            <w:rPr>
              <w:rFonts w:asciiTheme="majorHAnsi" w:eastAsiaTheme="majorEastAsia" w:hAnsiTheme="majorHAnsi" w:cstheme="majorBidi"/>
              <w:caps/>
              <w:color w:val="156082" w:themeColor="accent1"/>
              <w:sz w:val="80"/>
              <w:szCs w:val="80"/>
            </w:rPr>
            <w:t>[Document title]</w:t>
          </w:r>
        </w:p>
      </w:docPartBody>
    </w:docPart>
    <w:docPart>
      <w:docPartPr>
        <w:name w:val="4837FE7661AD4B538BED679673C9D78F"/>
        <w:category>
          <w:name w:val="General"/>
          <w:gallery w:val="placeholder"/>
        </w:category>
        <w:types>
          <w:type w:val="bbPlcHdr"/>
        </w:types>
        <w:behaviors>
          <w:behavior w:val="content"/>
        </w:behaviors>
        <w:guid w:val="{4C75E51F-8576-4800-91F5-FA16DA9229E4}"/>
      </w:docPartPr>
      <w:docPartBody>
        <w:p w:rsidR="002937DC" w:rsidRDefault="002937DC" w:rsidP="002937DC">
          <w:pPr>
            <w:pStyle w:val="4837FE7661AD4B538BED679673C9D78F"/>
          </w:pPr>
          <w:r>
            <w:rPr>
              <w:color w:val="156082" w:themeColor="accent1"/>
              <w:sz w:val="28"/>
              <w:szCs w:val="28"/>
            </w:rPr>
            <w:t>[Document subtitle]</w:t>
          </w:r>
        </w:p>
      </w:docPartBody>
    </w:docPart>
    <w:docPart>
      <w:docPartPr>
        <w:name w:val="DefaultPlaceholder_-1854013440"/>
        <w:category>
          <w:name w:val="General"/>
          <w:gallery w:val="placeholder"/>
        </w:category>
        <w:types>
          <w:type w:val="bbPlcHdr"/>
        </w:types>
        <w:behaviors>
          <w:behavior w:val="content"/>
        </w:behaviors>
        <w:guid w:val="{A8F49544-3DF9-47A3-9CEF-2555CF3B1D69}"/>
      </w:docPartPr>
      <w:docPartBody>
        <w:p w:rsidR="002937DC" w:rsidRDefault="002937DC">
          <w:r w:rsidRPr="00E7796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1CA"/>
    <w:rsid w:val="000E79CE"/>
    <w:rsid w:val="002822E2"/>
    <w:rsid w:val="002937DC"/>
    <w:rsid w:val="002D6177"/>
    <w:rsid w:val="00443DBE"/>
    <w:rsid w:val="005F01CA"/>
    <w:rsid w:val="008D33FC"/>
    <w:rsid w:val="0098429A"/>
    <w:rsid w:val="00C479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D80424C56E45E8A116DB4491F8EC22">
    <w:name w:val="11D80424C56E45E8A116DB4491F8EC22"/>
    <w:rsid w:val="002937DC"/>
  </w:style>
  <w:style w:type="paragraph" w:customStyle="1" w:styleId="4837FE7661AD4B538BED679673C9D78F">
    <w:name w:val="4837FE7661AD4B538BED679673C9D78F"/>
    <w:rsid w:val="002937DC"/>
  </w:style>
  <w:style w:type="character" w:styleId="PlaceholderText">
    <w:name w:val="Placeholder Text"/>
    <w:basedOn w:val="DefaultParagraphFont"/>
    <w:uiPriority w:val="99"/>
    <w:semiHidden/>
    <w:rsid w:val="002937D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3AD0D1F-6A3B-48CD-A3F2-062B1952B6EE}">
  <we:reference id="wa104382081" version="1.55.1.0" store="en-US" storeType="OMEX"/>
  <we:alternateReferences>
    <we:reference id="wa104382081" version="1.55.1.0" store="wa104382081" storeType="OMEX"/>
  </we:alternateReferences>
  <we:properties>
    <we:property name="MENDELEY_CITATIONS" value="[{&quot;citationID&quot;:&quot;MENDELEY_CITATION_3a6bf5de-e95a-49e3-9620-b74ee1d48d69&quot;,&quot;properties&quot;:{&quot;noteIndex&quot;:0},&quot;isEdited&quot;:false,&quot;manualOverride&quot;:{&quot;isManuallyOverridden&quot;:false,&quot;citeprocText&quot;:&quot;(&lt;i&gt;Cancer in Men: Prostate Cancer Is #1 for 118 Countries Globally&lt;/i&gt;, n.d.)&quot;,&quot;manualOverrideText&quot;:&quot;&quot;},&quot;citationTag&quot;:&quot;MENDELEY_CITATION_v3_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&quot;,&quot;citationItems&quot;:[{&quot;id&quot;:&quot;06f93367-1bd8-388a-ad58-37ce9370c807&quot;,&quot;itemData&quot;:{&quot;type&quot;:&quot;webpage&quot;,&quot;id&quot;:&quot;06f93367-1bd8-388a-ad58-37ce9370c807&quot;,&quot;title&quot;:&quot;Cancer in Men: Prostate Cancer is #1 for 118 Countries Globally&quot;,&quot;container-title&quot;:&quot;https://www.cancer.org/research/acs-research-news/prostate-cancer-is-number-1-for-118-countries-worldwide.html&quot;,&quot;abstract&quot;:&quot;Across the world, prostate cancer is second only to lung cancer as the most diagnosed cancer in men. For 66% of the world, it’s the #1 cancer in men.&quot;,&quot;container-title-short&quot;:&quot;&quot;},&quot;isTemporary&quot;:false,&quot;suppress-author&quot;:false,&quot;composite&quot;:false,&quot;author-only&quot;:false}]},{&quot;citationID&quot;:&quot;MENDELEY_CITATION_ee58ed2b-fe1e-4795-9481-26395fff8719&quot;,&quot;properties&quot;:{&quot;noteIndex&quot;:0},&quot;isEdited&quot;:false,&quot;manualOverride&quot;:{&quot;isManuallyOverridden&quot;:false,&quot;citeprocText&quot;:&quot;(Group &amp;#38; urgeinteractive, n.d.)&quot;,&quot;manualOverrideText&quot;:&quot;&quot;},&quot;citationTag&quot;:&quot;MENDELEY_CITATION_v3_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&quot;,&quot;citationItems&quot;:[{&quot;id&quot;:&quot;f74550f1-358d-3419-8ed8-0129089217f3&quot;,&quot;itemData&quot;:{&quot;type&quot;:&quot;webpage&quot;,&quot;id&quot;:&quot;f74550f1-358d-3419-8ed8-0129089217f3&quot;,&quot;title&quot;:&quot;Prostate Cancer | North Coast Family Medical Group&quot;,&quot;author&quot;:[{&quot;family&quot;:&quot;Group&quot;,&quot;given&quot;:&quot;Top 9 Health Tips for Men | North Coast Family Medical&quot;,&quot;parse-names&quot;:false,&quot;dropping-particle&quot;:&quot;&quot;,&quot;non-dropping-particle&quot;:&quot;&quot;},{&quot;family&quot;:&quot;urgeinteractive&quot;,&quot;given&quot;:&quot;&quot;,&quot;parse-names&quot;:false,&quot;dropping-particle&quot;:&quot;&quot;,&quot;non-dropping-particle&quot;:&quot;&quot;}],&quot;container-title&quot;:&quot;https://www.ncfmg.com/top-9-health-tips-for-men/&quot;,&quot;abstract&quot;:&quot;Men’s Health Month is celebrated across the country in many different ways. This is why want to share the top 9 health tips for men.&quot;,&quot;container-title-short&quot;:&quot;&quot;},&quot;isTemporary&quot;:false,&quot;suppress-author&quot;:false,&quot;composite&quot;:false,&quot;author-only&quot;:false}]},{&quot;citationID&quot;:&quot;MENDELEY_CITATION_c0f18f4d-44b6-43d5-8997-612d0cf50aaa&quot;,&quot;properties&quot;:{&quot;noteIndex&quot;:0},&quot;isEdited&quot;:false,&quot;manualOverride&quot;:{&quot;isManuallyOverridden&quot;:false,&quot;citeprocText&quot;:&quot;(Sun et al., 2023a)&quot;,&quot;manualOverrideText&quot;:&quot;&quot;},&quot;citationTag&quot;:&quot;MENDELEY_CITATION_v3_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&quot;,&quot;citationItems&quot;:[{&quot;id&quot;:&quot;0ab6543c-b274-3793-b4c5-14ec7af9dfc1&quot;,&quot;itemData&quot;:{&quot;type&quot;:&quot;article-journal&quot;,&quot;id&quot;:&quot;0ab6543c-b274-3793-b4c5-14ec7af9dfc1&quot;,&quot;title&quot;:&quot;A multicenter study of artificial intelligence-aided software for detecting visible clinically significant prostate cancer on mpMRI&quot;,&quot;author&quot;:[{&quot;family&quot;:&quot;Sun&quot;,&quot;given&quot;:&quot;Zhaonan&quot;,&quot;parse-names&quot;:false,&quot;dropping-particle&quot;:&quot;&quot;,&quot;non-dropping-particle&quot;:&quot;&quot;},{&quot;family&quot;:&quot;Wang&quot;,&quot;given&quot;:&quot;Kexin&quot;,&quot;parse-names&quot;:false,&quot;dropping-particle&quot;:&quot;&quot;,&quot;non-dropping-particle&quot;:&quot;&quot;},{&quot;family&quot;:&quot;Kong&quot;,&quot;given&quot;:&quot;Zixuan&quot;,&quot;parse-names&quot;:false,&quot;dropping-particle&quot;:&quot;&quot;,&quot;non-dropping-particle&quot;:&quot;&quot;},{&quot;family&quot;:&quot;Xing&quot;,&quot;given&quot;:&quot;Zhangli&quot;,&quot;parse-names&quot;:false,&quot;dropping-particle&quot;:&quot;&quot;,&quot;non-dropping-particle&quot;:&quot;&quot;},{&quot;family&quot;:&quot;Chen&quot;,&quot;given&quot;:&quot;Yuntian&quot;,&quot;parse-names&quot;:false,&quot;dropping-particle&quot;:&quot;&quot;,&quot;non-dropping-particle&quot;:&quot;&quot;},{&quot;family&quot;:&quot;Luo&quot;,&quot;given&quot;:&quot;Ning&quot;,&quot;parse-names&quot;:false,&quot;dropping-particle&quot;:&quot;&quot;,&quot;non-dropping-particle&quot;:&quot;&quot;},{&quot;family&quot;:&quot;Yu&quot;,&quot;given&quot;:&quot;Yang&quot;,&quot;parse-names&quot;:false,&quot;dropping-particle&quot;:&quot;&quot;,&quot;non-dropping-particle&quot;:&quot;&quot;},{&quot;family&quot;:&quot;Song&quot;,&quot;given&quot;:&quot;Bin&quot;,&quot;parse-names&quot;:false,&quot;dropping-particle&quot;:&quot;&quot;,&quot;non-dropping-particle&quot;:&quot;&quot;},{&quot;family&quot;:&quot;Wu&quot;,&quot;given&quot;:&quot;Pengsheng&quot;,&quot;parse-names&quot;:false,&quot;dropping-particle&quot;:&quot;&quot;,&quot;non-dropping-particle&quot;:&quot;&quot;},{&quot;family&quot;:&quot;Wang&quot;,&quot;given&quot;:&quot;Xiangpeng&quot;,&quot;parse-names&quot;:false,&quot;dropping-particle&quot;:&quot;&quot;,&quot;non-dropping-particle&quot;:&quot;&quot;},{&quot;family&quot;:&quot;Zhang&quot;,&quot;given&quot;:&quot;Xiaodong&quot;,&quot;parse-names&quot;:false,&quot;dropping-particle&quot;:&quot;&quot;,&quot;non-dropping-particle&quot;:&quot;&quot;},{&quot;family&quot;:&quot;Wang&quot;,&quot;given&quot;:&quot;Xiaoying&quot;,&quot;parse-names&quot;:false,&quot;dropping-particle&quot;:&quot;&quot;,&quot;non-dropping-particle&quot;:&quot;&quot;}],&quot;container-title&quot;:&quot;Insights into Imaging&quot;,&quot;container-title-short&quot;:&quot;Insights Imaging&quot;,&quot;DOI&quot;:&quot;10.1186/s13244-023-01421-w&quot;,&quot;ISSN&quot;:&quot;18694101&quot;,&quot;issued&quot;:{&quot;date-parts&quot;:[[2023,12]]},&quot;abstract&quot;:&quot;Background: AI-based software may improve the performance of radiologists when detecting clinically significant prostate cancer (csPCa). This study aims to compare the performance of radiologists in detecting MRI-visible csPCa on MRI with and without AI-based software. Materials and methods: In total, 480 multiparametric MRI (mpMRI) images were retrospectively collected from eleven different MR devices, with 349 csPCa lesions in 180 (37.5%) cases. The csPCa areas were annotated based on pathology. Sixteen radiologists from four hospitals participated in reading. Each radiologist was randomly assigned to 30 cases and diagnosed twice. Half cases were interpreted without AI, and the other half were interpreted with AI. After four weeks, the cases were read again in switched mode. The mean diagnostic performance was compared using sensitivity and specificity on lesion level and patient level. The median reading time and diagnostic confidence were assessed. Results: On lesion level, AI-aided improved the sensitivity from 40.1% to 59.0% (18.9% increased; 95% confidence interval (CI) [11.5, 26.1]; p &lt;.001). On patient level, AI-aided improved the specificity from 57.7 to 71.7% (14.0% increase, 95% CI [6.4, 21.4]; p &lt;.001) while preserving the sensitivity (88.3% vs. 93.9%, p = 0.06). AI-aided reduced the median reading time of one case by 56.3% from 423 to 185 s (238-s decrease, 95% CI [219, 260]; p &lt;.001), and the median diagnostic confidence score was increased by 10.3% from 3.9 to 4.3 (0.4-score increase, 95% CI [0.3, 0.5]; p &lt;.001). Conclusions: AI software improves the performance of radiologists by reducing false positive detection of prostate cancer patients and also improving reading times and diagnostic confidence. Clinical relevance statement: This study involves the process of data collection, randomization and crossover reading procedure. Graphical Abstract: [Figure not available: see fulltext.]&quot;,&quot;publisher&quot;:&quot;Springer Science and Business Media Deutschland GmbH&quot;,&quot;volume&quot;:&quot;14&quot;},&quot;isTemporary&quot;:false,&quot;suppress-author&quot;:false,&quot;composite&quot;:false,&quot;author-only&quot;:false}]},{&quot;citationID&quot;:&quot;MENDELEY_CITATION_cce3633e-13d7-4dcd-84e2-070b110a51df&quot;,&quot;properties&quot;:{&quot;noteIndex&quot;:0},&quot;isEdited&quot;:false,&quot;manualOverride&quot;:{&quot;isManuallyOverridden&quot;:false,&quot;citeprocText&quot;:&quot;(Penzkofer, 2024)&quot;,&quot;manualOverrideText&quot;:&quot;&quot;},&quot;citationTag&quot;:&quot;MENDELEY_CITATION_v3_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&quot;,&quot;citationItems&quot;:[{&quot;id&quot;:&quot;703ac180-2a73-31b1-ba3d-7e5aa1bba102&quot;,&quot;itemData&quot;:{&quot;type&quot;:&quot;article-journal&quot;,&quot;id&quot;:&quot;703ac180-2a73-31b1-ba3d-7e5aa1bba102&quot;,&quot;title&quot;:&quot;Prostate-MRI reporting should be done with the aid of AI systems: Pros.&quot;,&quot;author&quot;:[{&quot;family&quot;:&quot;Penzkofer&quot;,&quot;given&quot;:&quot;Tobias&quot;,&quot;parse-names&quot;:false,&quot;dropping-particle&quot;:&quot;&quot;,&quot;non-dropping-particle&quot;:&quot;&quot;}],&quot;container-title&quot;:&quot;European radiology&quot;,&quot;container-title-short&quot;:&quot;Eur Radiol&quot;,&quot;DOI&quot;:&quot;10.1007/s00330-024-10909-y&quot;,&quot;ISSN&quot;:&quot;1432-1084&quot;,&quot;PMID&quot;:&quot;38981893&quot;,&quot;issued&quot;:{&quot;date-parts&quot;:[[2024,12]]},&quot;page&quot;:&quot;7728-7730&quot;,&quot;volume&quot;:&quot;34&quot;},&quot;isTemporary&quot;:false,&quot;suppress-author&quot;:false,&quot;composite&quot;:false,&quot;author-only&quot;:false}]},{&quot;citationID&quot;:&quot;MENDELEY_CITATION_c119330a-67ba-4b1a-a4b2-6b1492e4bedc&quot;,&quot;properties&quot;:{&quot;noteIndex&quot;:0},&quot;isEdited&quot;:false,&quot;manualOverride&quot;:{&quot;isManuallyOverridden&quot;:true,&quot;citeprocText&quot;:&quot;(Sun et al., 2023b)&quot;,&quot;manualOverrideText&quot;:&quot;(Sun et al., 2023)&quot;},&quot;citationTag&quot;:&quot;MENDELEY_CITATION_v3_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&quot;,&quot;citationItems&quot;:[{&quot;id&quot;:&quot;566948c6-8e1d-39e2-baee-dd0d9bab5687&quot;,&quot;itemData&quot;:{&quot;type&quot;:&quot;article-journal&quot;,&quot;id&quot;:&quot;566948c6-8e1d-39e2-baee-dd0d9bab5687&quot;,&quot;title&quot;:&quot;A multicenter study of artificial intelligence-aided software for detecting visible clinically significant prostate cancer on mpMRI&quot;,&quot;author&quot;:[{&quot;family&quot;:&quot;Sun&quot;,&quot;given&quot;:&quot;Zhaonan&quot;,&quot;parse-names&quot;:false,&quot;dropping-particle&quot;:&quot;&quot;,&quot;non-dropping-particle&quot;:&quot;&quot;},{&quot;family&quot;:&quot;Wang&quot;,&quot;given&quot;:&quot;Kexin&quot;,&quot;parse-names&quot;:false,&quot;dropping-particle&quot;:&quot;&quot;,&quot;non-dropping-particle&quot;:&quot;&quot;},{&quot;family&quot;:&quot;Kong&quot;,&quot;given&quot;:&quot;Zixuan&quot;,&quot;parse-names&quot;:false,&quot;dropping-particle&quot;:&quot;&quot;,&quot;non-dropping-particle&quot;:&quot;&quot;},{&quot;family&quot;:&quot;Xing&quot;,&quot;given&quot;:&quot;Zhangli&quot;,&quot;parse-names&quot;:false,&quot;dropping-particle&quot;:&quot;&quot;,&quot;non-dropping-particle&quot;:&quot;&quot;},{&quot;family&quot;:&quot;Chen&quot;,&quot;given&quot;:&quot;Yuntian&quot;,&quot;parse-names&quot;:false,&quot;dropping-particle&quot;:&quot;&quot;,&quot;non-dropping-particle&quot;:&quot;&quot;},{&quot;family&quot;:&quot;Luo&quot;,&quot;given&quot;:&quot;Ning&quot;,&quot;parse-names&quot;:false,&quot;dropping-particle&quot;:&quot;&quot;,&quot;non-dropping-particle&quot;:&quot;&quot;},{&quot;family&quot;:&quot;Yu&quot;,&quot;given&quot;:&quot;Yang&quot;,&quot;parse-names&quot;:false,&quot;dropping-particle&quot;:&quot;&quot;,&quot;non-dropping-particle&quot;:&quot;&quot;},{&quot;family&quot;:&quot;Song&quot;,&quot;given&quot;:&quot;Bin&quot;,&quot;parse-names&quot;:false,&quot;dropping-particle&quot;:&quot;&quot;,&quot;non-dropping-particle&quot;:&quot;&quot;},{&quot;family&quot;:&quot;Wu&quot;,&quot;given&quot;:&quot;Pengsheng&quot;,&quot;parse-names&quot;:false,&quot;dropping-particle&quot;:&quot;&quot;,&quot;non-dropping-particle&quot;:&quot;&quot;},{&quot;family&quot;:&quot;Wang&quot;,&quot;given&quot;:&quot;Xiangpeng&quot;,&quot;parse-names&quot;:false,&quot;dropping-particle&quot;:&quot;&quot;,&quot;non-dropping-particle&quot;:&quot;&quot;},{&quot;family&quot;:&quot;Zhang&quot;,&quot;given&quot;:&quot;Xiaodong&quot;,&quot;parse-names&quot;:false,&quot;dropping-particle&quot;:&quot;&quot;,&quot;non-dropping-particle&quot;:&quot;&quot;},{&quot;family&quot;:&quot;Wang&quot;,&quot;given&quot;:&quot;Xiaoying&quot;,&quot;parse-names&quot;:false,&quot;dropping-particle&quot;:&quot;&quot;,&quot;non-dropping-particle&quot;:&quot;&quot;}],&quot;container-title&quot;:&quot;Insights into Imaging&quot;,&quot;container-title-short&quot;:&quot;Insights Imaging&quot;,&quot;DOI&quot;:&quot;10.1186/s13244-023-01421-w&quot;,&quot;ISSN&quot;:&quot;18694101&quot;,&quot;issued&quot;:{&quot;date-parts&quot;:[[2023,12]]},&quot;abstract&quot;:&quot;Background: AI-based software may improve the performance of radiologists when detecting clinically significant prostate cancer (csPCa). This study aims to compare the performance of radiologists in detecting MRI-visible csPCa on MRI with and without AI-based software. Materials and methods: In total, 480 multiparametric MRI (mpMRI) images were retrospectively collected from eleven different MR devices, with 349 csPCa lesions in 180 (37.5%) cases. The csPCa areas were annotated based on pathology. Sixteen radiologists from four hospitals participated in reading. Each radiologist was randomly assigned to 30 cases and diagnosed twice. Half cases were interpreted without AI, and the other half were interpreted with AI. After four weeks, the cases were read again in switched mode. The mean diagnostic performance was compared using sensitivity and specificity on lesion level and patient level. The median reading time and diagnostic confidence were assessed. Results: On lesion level, AI-aided improved the sensitivity from 40.1% to 59.0% (18.9% increased; 95% confidence interval (CI) [11.5, 26.1]; p &lt;.001). On patient level, AI-aided improved the specificity from 57.7 to 71.7% (14.0% increase, 95% CI [6.4, 21.4]; p &lt;.001) while preserving the sensitivity (88.3% vs. 93.9%, p = 0.06). AI-aided reduced the median reading time of one case by 56.3% from 423 to 185 s (238-s decrease, 95% CI [219, 260]; p &lt;.001), and the median diagnostic confidence score was increased by 10.3% from 3.9 to 4.3 (0.4-score increase, 95% CI [0.3, 0.5]; p &lt;.001). Conclusions: AI software improves the performance of radiologists by reducing false positive detection of prostate cancer patients and also improving reading times and diagnostic confidence. Clinical relevance statement: This study involves the process of data collection, randomization and crossover reading procedure. Graphical Abstract: [Figure not available: see fulltext.]&quot;,&quot;publisher&quot;:&quot;Springer Science and Business Media Deutschland GmbH&quot;,&quot;volume&quot;:&quot;14&quot;},&quot;isTemporary&quot;:false,&quot;suppress-author&quot;:false,&quot;composite&quot;:false,&quot;author-only&quot;:false}]},{&quot;citationID&quot;:&quot;MENDELEY_CITATION_41e41f4b-dd53-42a9-a67f-e7b7fc12fc12&quot;,&quot;properties&quot;:{&quot;noteIndex&quot;:0},&quot;isEdited&quot;:false,&quot;manualOverride&quot;:{&quot;isManuallyOverridden&quot;:false,&quot;citeprocText&quot;:&quot;(Kayalibay et al., 2017)&quot;,&quot;manualOverrideText&quot;:&quot;&quot;},&quot;citationTag&quot;:&quot;MENDELEY_CITATION_v3_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&quot;,&quot;citationItems&quot;:[{&quot;id&quot;:&quot;d644e69b-3735-321b-8066-6230f20f57c8&quot;,&quot;itemData&quot;:{&quot;type&quot;:&quot;article-journal&quot;,&quot;id&quot;:&quot;d644e69b-3735-321b-8066-6230f20f57c8&quot;,&quot;title&quot;:&quot;CNN-based Segmentation of Medical Imaging Data&quot;,&quot;author&quot;:[{&quot;family&quot;:&quot;Kayalibay&quot;,&quot;given&quot;:&quot;Baris&quot;,&quot;parse-names&quot;:false,&quot;dropping-particle&quot;:&quot;&quot;,&quot;non-dropping-particle&quot;:&quot;&quot;},{&quot;family&quot;:&quot;Jensen&quot;,&quot;given&quot;:&quot;Grady&quot;,&quot;parse-names&quot;:false,&quot;dropping-particle&quot;:&quot;&quot;,&quot;non-dropping-particle&quot;:&quot;&quot;},{&quot;family&quot;:&quot;Smagt&quot;,&quot;given&quot;:&quot;Patrick&quot;,&quot;parse-names&quot;:false,&quot;dropping-particle&quot;:&quot;&quot;,&quot;non-dropping-particle&quot;:&quot;van der&quot;}],&quot;issued&quot;:{&quot;date-parts&quot;:[[2017,1]]},&quot;abstract&quot;:&quot;Convolutional neural networks have been applied to a wide variety of computer vision tasks. Recent advances in semantic segmentation have enabled their application to medical image segmentation. While most CNNs use two-dimensional kernels, recent CNN-based publications on medical image segmentation featured three-dimensional kernels, allowing full access to the three-dimensional structure of medical images. Though closely related to semantic segmentation, medical image segmentation includes specific challenges that need to be addressed, such as the scarcity of labelled data, the high class imbalance found in the ground truth and the high memory demand of three-dimensional images. In this work, a CNN-based method with three-dimensional filters is demonstrated and applied to hand and brain MRI. Two modifications to an existing CNN architecture are discussed, along with methods on addressing the aforementioned challenges. While most of the existing literature on medical image segmentation focuses on soft tissue and the major organs, this work is validated on data both from the central nervous system as well as the bones of the hand.&quot;,&quot;container-title-short&quot;:&quot;&quot;},&quot;isTemporary&quot;:false,&quot;suppress-author&quot;:false,&quot;composite&quot;:false,&quot;author-only&quot;:false}]},{&quot;citationID&quot;:&quot;MENDELEY_CITATION_c74edadf-cc15-4bbd-bf65-b737ed01660b&quot;,&quot;properties&quot;:{&quot;noteIndex&quot;:0},&quot;isEdited&quot;:false,&quot;manualOverride&quot;:{&quot;isManuallyOverridden&quot;:false,&quot;citeprocText&quot;:&quot;(Montazerolghaem et al., 2023)&quot;,&quot;manualOverrideText&quot;:&quot;&quot;},&quot;citationTag&quot;:&quot;MENDELEY_CITATION_v3_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&quot;,&quot;citationItems&quot;:[{&quot;id&quot;:&quot;ee37d7b2-c0c1-3260-957c-f77d6ef37e03&quot;,&quot;itemData&quot;:{&quot;type&quot;:&quot;article-journal&quot;,&quot;id&quot;:&quot;ee37d7b2-c0c1-3260-957c-f77d6ef37e03&quot;,&quot;title&quot;:&quot;U-Net Architecture for Prostate Segmentation: The Impact of Loss Function on System Performance&quot;,&quot;author&quot;:[{&quot;family&quot;:&quot;Montazerolghaem&quot;,&quot;given&quot;:&quot;Maryam&quot;,&quot;parse-names&quot;:false,&quot;dropping-particle&quot;:&quot;&quot;,&quot;non-dropping-particle&quot;:&quot;&quot;},{&quot;family&quot;:&quot;Sun&quot;,&quot;given&quot;:&quot;Yu&quot;,&quot;parse-names&quot;:false,&quot;dropping-particle&quot;:&quot;&quot;,&quot;non-dropping-particle&quot;:&quot;&quot;},{&quot;family&quot;:&quot;Sasso&quot;,&quot;given&quot;:&quot;Giuseppe&quot;,&quot;parse-names&quot;:false,&quot;dropping-particle&quot;:&quot;&quot;,&quot;non-dropping-particle&quot;:&quot;&quot;},{&quot;family&quot;:&quot;Haworth&quot;,&quot;given&quot;:&quot;Annette&quot;,&quot;parse-names&quot;:false,&quot;dropping-particle&quot;:&quot;&quot;,&quot;non-dropping-particle&quot;:&quot;&quot;}],&quot;container-title&quot;:&quot;Bioengineering&quot;,&quot;DOI&quot;:&quot;10.3390/bioengineering10040412&quot;,&quot;ISSN&quot;:&quot;23065354&quot;,&quot;issued&quot;:{&quot;date-parts&quot;:[[2023,4]]},&quot;abstract&quot;:&quot;Segmentation of the prostate gland from magnetic resonance images is rapidly becoming a standard of care in prostate cancer radiotherapy treatment planning. Automating this process has the potential to improve accuracy and efficiency. However, the performance and accuracy of deep learning models varies depending on the design and optimal tuning of the hyper-parameters. In this study, we examine the effect of loss functions on the performance of deep-learning-based prostate segmentation models. A U-Net model for prostate segmentation using T2-weighted images from a local dataset was trained and performance compared when using nine different loss functions, including: Binary Cross-Entropy (BCE), Intersection over Union (IoU), Dice, BCE and Dice (BCE + Dice), weighted BCE and Dice (W (BCE + Dice)), Focal, Tversky, Focal Tversky, and Surface loss functions. Model outputs were compared using several metrics on a five-fold cross-validation set. Ranking of model performance was found to be dependent on the metric used to measure performance, but in general, W (BCE + Dice) and Focal Tversky performed well for all metrics (whole gland Dice similarity coefficient (DSC): 0.71 and 0.74; 95HD: 6.66 and 7.42; Ravid 0.05 and 0.18, respectively) and Surface loss generally ranked lowest (DSC: 0.40; 95HD: 13.64; Ravid −0.09). When comparing the performance of the models for the mid-gland, apex, and base parts of the prostate gland, the models’ performance was lower for the apex and base compared to the mid-gland. In conclusion, we have demonstrated that the performance of a deep learning model for prostate segmentation can be affected by choice of loss function. For prostate segmentation, it would appear that compound loss functions generally outperform singles loss functions such as Surface loss.&quot;,&quot;publisher&quot;:&quot;MDPI&quot;,&quot;volume&quot;:&quot;10&quot;,&quot;container-title-short&quot;:&quot;&quot;},&quot;isTemporary&quot;:false,&quot;suppress-author&quot;:false,&quot;composite&quot;:false,&quot;author-only&quot;:false}]},{&quot;citationID&quot;:&quot;MENDELEY_CITATION_728a3d61-efae-4eb1-b5cc-a2be5354ca48&quot;,&quot;properties&quot;:{&quot;noteIndex&quot;:0},&quot;isEdited&quot;:false,&quot;manualOverride&quot;:{&quot;isManuallyOverridden&quot;:false,&quot;citeprocText&quot;:&quot;(&lt;i&gt;Key Statistics for Prostate Cancer | Prostate Cancer Facts&lt;/i&gt;, n.d.)&quot;,&quot;manualOverrideText&quot;:&quot;&quot;},&quot;citationTag&quot;:&quot;MENDELEY_CITATION_v3_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&quot;,&quot;citationItems&quot;:[{&quot;id&quot;:&quot;f671741f-b24d-33da-bfcf-2756cd1904eb&quot;,&quot;itemData&quot;:{&quot;type&quot;:&quot;webpage&quot;,&quot;id&quot;:&quot;f671741f-b24d-33da-bfcf-2756cd1904eb&quot;,&quot;title&quot;:&quot;Key Statistics for Prostate Cancer | Prostate Cancer Facts&quot;,&quot;container-title&quot;:&quot;https://www.cancer.org/cancer/types/prostate-cancer/about/key-statistics.html&quot;,&quot;abstract&quot;:&quot;Prostate cancer is one of the most common cancers in American men. Learn about the American Cancer Society's most recent statistics for prostate cancer here.&quot;,&quot;container-title-short&quot;:&quot;&quot;},&quot;isTemporary&quot;:false,&quot;suppress-author&quot;:false,&quot;composite&quot;:false,&quot;author-only&quot;:false}]},{&quot;citationID&quot;:&quot;MENDELEY_CITATION_d6e37e3b-5f2a-4c37-a822-8e8cf75b133d&quot;,&quot;properties&quot;:{&quot;noteIndex&quot;:0},&quot;isEdited&quot;:false,&quot;manualOverride&quot;:{&quot;isManuallyOverridden&quot;:false,&quot;citeprocText&quot;:&quot;(Bergengren et al., 2023)&quot;,&quot;manualOverrideText&quot;:&quot;&quot;},&quot;citationTag&quot;:&quot;MENDELEY_CITATION_v3_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&quot;,&quot;citationItems&quot;:[{&quot;id&quot;:&quot;d87f1ee8-c567-3fd8-a171-083b2079bcf1&quot;,&quot;itemData&quot;:{&quot;type&quot;:&quot;article&quot;,&quot;id&quot;:&quot;d87f1ee8-c567-3fd8-a171-083b2079bcf1&quot;,&quot;title&quot;:&quot;2022 Update on Prostate Cancer Epidemiology and Risk Factors—A Systematic Review&quot;,&quot;author&quot;:[{&quot;family&quot;:&quot;Bergengren&quot;,&quot;given&quot;:&quot;Oskar&quot;,&quot;parse-names&quot;:false,&quot;dropping-particle&quot;:&quot;&quot;,&quot;non-dropping-particle&quot;:&quot;&quot;},{&quot;family&quot;:&quot;Pekala&quot;,&quot;given&quot;:&quot;Kelly R.&quot;,&quot;parse-names&quot;:false,&quot;dropping-particle&quot;:&quot;&quot;,&quot;non-dropping-particle&quot;:&quot;&quot;},{&quot;family&quot;:&quot;Matsoukas&quot;,&quot;given&quot;:&quot;Konstantina&quot;,&quot;parse-names&quot;:false,&quot;dropping-particle&quot;:&quot;&quot;,&quot;non-dropping-particle&quot;:&quot;&quot;},{&quot;family&quot;:&quot;Fainberg&quot;,&quot;given&quot;:&quot;Jonathan&quot;,&quot;parse-names&quot;:false,&quot;dropping-particle&quot;:&quot;&quot;,&quot;non-dropping-particle&quot;:&quot;&quot;},{&quot;family&quot;:&quot;Mungovan&quot;,&quot;given&quot;:&quot;Sean F.&quot;,&quot;parse-names&quot;:false,&quot;dropping-particle&quot;:&quot;&quot;,&quot;non-dropping-particle&quot;:&quot;&quot;},{&quot;family&quot;:&quot;Bratt&quot;,&quot;given&quot;:&quot;Ola&quot;,&quot;parse-names&quot;:false,&quot;dropping-particle&quot;:&quot;&quot;,&quot;non-dropping-particle&quot;:&quot;&quot;},{&quot;family&quot;:&quot;Bray&quot;,&quot;given&quot;:&quot;Freddie&quot;,&quot;parse-names&quot;:false,&quot;dropping-particle&quot;:&quot;&quot;,&quot;non-dropping-particle&quot;:&quot;&quot;},{&quot;family&quot;:&quot;Brawley&quot;,&quot;given&quot;:&quot;Otis&quot;,&quot;parse-names&quot;:false,&quot;dropping-particle&quot;:&quot;&quot;,&quot;non-dropping-particle&quot;:&quot;&quot;},{&quot;family&quot;:&quot;Luckenbaugh&quot;,&quot;given&quot;:&quot;Amy N.&quot;,&quot;parse-names&quot;:false,&quot;dropping-particle&quot;:&quot;&quot;,&quot;non-dropping-particle&quot;:&quot;&quot;},{&quot;family&quot;:&quot;Mucci&quot;,&quot;given&quot;:&quot;Lorelei&quot;,&quot;parse-names&quot;:false,&quot;dropping-particle&quot;:&quot;&quot;,&quot;non-dropping-particle&quot;:&quot;&quot;},{&quot;family&quot;:&quot;Morgan&quot;,&quot;given&quot;:&quot;Todd M.&quot;,&quot;parse-names&quot;:false,&quot;dropping-particle&quot;:&quot;&quot;,&quot;non-dropping-particle&quot;:&quot;&quot;},{&quot;family&quot;:&quot;Carlsson&quot;,&quot;given&quot;:&quot;Sigrid&quot;,&quot;parse-names&quot;:false,&quot;dropping-particle&quot;:&quot;V.&quot;,&quot;non-dropping-particle&quot;:&quot;&quot;}],&quot;container-title&quot;:&quot;European Urology&quot;,&quot;container-title-short&quot;:&quot;Eur Urol&quot;,&quot;DOI&quot;:&quot;10.1016/j.eururo.2023.04.021&quot;,&quot;ISSN&quot;:&quot;18737560&quot;,&quot;PMID&quot;:&quot;37202314&quot;,&quot;issued&quot;:{&quot;date-parts&quot;:[[2023,8]]},&quot;page&quot;:&quot;191-206&quot;,&quot;abstract&quot;:&quot;Context: Prostate cancer (PCa) is one of the most common cancers worldwide. Understanding the epidemiology and risk factors of the disease is paramount to improve primary and secondary prevention strategies. Objective: To systematically review and summarize the current evidence on the descriptive epidemiology, large screening studies, diagnostic techniques, and risk factors of PCa. Evidence acquisition: PCa incidence and mortality rates for 2020 were obtained from the GLOBOCAN database of the International Agency for Research on Cancer. A systematic search was performed in July 2022 using PubMed/MEDLINE and EMBASE biomedical databases. The review was conducted in accordance with the Preferred Reporting Items for Systematic Reviews and Meta-analyses guidelines and was registered in PROSPERO (CRD42022359728). Evidence synthesis: Globally, PCa is the second most common cancer, with the highest incidence in North and South America, Europe, Australia, and the Caribbean. Risk factors include age, family history, and genetic predisposition. Additional factors may include smoking, diet, physical activity, specific medications, and occupational factors. As PCa screening has become more accepted, newer approaches such as magnetic resonance imaging (MRI) and biomarkers have been implemented to identify patients who are likely to harbor significant tumors. Limitations of this review include the evidence being derived from meta-analyses of mostly retrospective studies. Conclusions: PCa remains the second most common cancer among men worldwide. PCa screening is gaining acceptance and will likely reduce PCa mortality at the cost of overdiagnosis and overtreatment. Increasing use of MRI and biomarkers for the detection of PCa may mitigate some of the negative consequences of screening. Patient summary: Prostate cancer (PCa) remains the second most common cancer among men, and screening for PCa is likely to increase in the future. Improved diagnostic techniques can help reduce the number of men who need to be diagnosed and treated to save one life. Avoidable risk factors for PCa may include factors such as smoking, diet, physical activity, specific medications, and certain occupations.&quot;,&quot;publisher&quot;:&quot;Elsevier B.V.&quot;,&quot;volume&quot;:&quot;84&quot;},&quot;isTemporary&quot;:false,&quot;suppress-author&quot;:false,&quot;composite&quot;:false,&quot;author-only&quot;:false}]},{&quot;citationID&quot;:&quot;MENDELEY_CITATION_be00ea60-4158-404c-b385-5f16f9c7e85e&quot;,&quot;properties&quot;:{&quot;noteIndex&quot;:0},&quot;isEdited&quot;:false,&quot;manualOverride&quot;:{&quot;isManuallyOverridden&quot;:false,&quot;citeprocText&quot;:&quot;(Lin et al., 2023)&quot;,&quot;manualOverrideText&quot;:&quot;&quot;},&quot;citationTag&quot;:&quot;MENDELEY_CITATION_v3_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&quot;,&quot;citationItems&quot;:[{&quot;id&quot;:&quot;b54aa3bb-79e9-36a3-a07b-84937d12ac5d&quot;,&quot;itemData&quot;:{&quot;type&quot;:&quot;article-journal&quot;,&quot;id&quot;:&quot;b54aa3bb-79e9-36a3-a07b-84937d12ac5d&quot;,&quot;title&quot;:&quot;Digital Rectal Examination Still Plays a Crucial Role of Predicting Outcomes in the Prostate Cancer Patients Undergoing Primary Total Prostate Cryoablation&quot;,&quot;author&quot;:[{&quot;family&quot;:&quot;Lin&quot;,&quot;given&quot;:&quot;Kuan Hung&quot;,&quot;parse-names&quot;:false,&quot;dropping-particle&quot;:&quot;&quot;,&quot;non-dropping-particle&quot;:&quot;&quot;},{&quot;family&quot;:&quot;Hsieh&quot;,&quot;given&quot;:&quot;Tsung Yi&quot;,&quot;parse-names&quot;:false,&quot;dropping-particle&quot;:&quot;&quot;,&quot;non-dropping-particle&quot;:&quot;&quot;},{&quot;family&quot;:&quot;Chen&quot;,&quot;given&quot;:&quot;Chung Hsin&quot;,&quot;parse-names&quot;:false,&quot;dropping-particle&quot;:&quot;&quot;,&quot;non-dropping-particle&quot;:&quot;&quot;},{&quot;family&quot;:&quot;Pu&quot;,&quot;given&quot;:&quot;Yeong Shiau&quot;,&quot;parse-names&quot;:false,&quot;dropping-particle&quot;:&quot;&quot;,&quot;non-dropping-particle&quot;:&quot;&quot;}],&quot;container-title&quot;:&quot;Urological Science&quot;,&quot;container-title-short&quot;:&quot;Urol Sci&quot;,&quot;DOI&quot;:&quot;10.4103/UROS.UROS_139_22&quot;,&quot;ISSN&quot;:&quot;18795234&quot;,&quot;issued&quot;:{&quot;date-parts&quot;:[[2023,10]]},&quot;page&quot;:&quot;187-193&quot;,&quot;abstract&quot;:&quot;Purpose: In the management of prostate cancer (PC), outcome prediction using clinical stages determined via magnetic resonance imaging (MRI) or digital rectal examination (DRE) is controversial. Materials and Methods: Patients with PC who received primary total prostate cryoablation (PTPC) at our institution between October 2008 and March 2021 were enrolled in this study. The primary outcome was biochemical recurrence (BCR), which was defined according to the Phoenix criteria. The concordance of clinical stages determined via DRE and MRI was measured using the weighted kappa coefficient. The Cox proportional-hazards models were used to assess the BCR risks. Results: A total of 230 patients with a median age of 70 years were included in the analysis. The consensus rate of clinical T stages between DRE and MRI was 60.9% with fair concordance (κ = 0.310). DRE upstaged 25 (10.9%) patients, whereas MRI upstaged 65 (28.3%) patients. During the median follow-up duration of 83.1 months, BCR occurred in 78 patients. The univariate analysis of BCR revealed that initial prostate-specific antigen, Gleason sum, and DRE-determined T stage (T3a–b vs. T1-2c; hazard ratio [HR] 1.88; 95% confidence interval [CI] 1.2–2.94) were statistical predictors of BCR. However, no significant association was observed between MRI-determined T stage and BCR (T3a–b vs. T1-2c; HR 1.30; 95% CI 0.83–2.02). The multivariate models consisting of DRE-determined T stage were better than those consisting of MRI-determined T stage based on the Akaike information criteria. Conclusion: In the patients who underwent PTPC, DRE was a valuable technique for evaluating preoperative tumor status and predicting outcomes.&quot;,&quot;publisher&quot;:&quot;Wolters Kluwer Medknow Publications&quot;,&quot;volume&quot;:&quot;34&quot;},&quot;isTemporary&quot;:false,&quot;suppress-author&quot;:false,&quot;composite&quot;:false,&quot;author-only&quot;:false}]},{&quot;citationID&quot;:&quot;MENDELEY_CITATION_699c258e-124a-4545-861d-0bebc444d1d9&quot;,&quot;properties&quot;:{&quot;noteIndex&quot;:0},&quot;isEdited&quot;:false,&quot;manualOverride&quot;:{&quot;isManuallyOverridden&quot;:false,&quot;citeprocText&quot;:&quot;(David MK &amp;#38; Leslie SW, 2024)&quot;,&quot;manualOverrideText&quot;:&quot;&quot;},&quot;citationTag&quot;:&quot;MENDELEY_CITATION_v3_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&quot;,&quot;citationItems&quot;:[{&quot;id&quot;:&quot;79a9c824-1a49-3625-9ebe-a27776f9b57c&quot;,&quot;itemData&quot;:{&quot;type&quot;:&quot;article-journal&quot;,&quot;id&quot;:&quot;79a9c824-1a49-3625-9ebe-a27776f9b57c&quot;,&quot;title&quot;:&quot;8. prostateNBK557495&quot;,&quot;author&quot;:[{&quot;family&quot;:&quot;David MK&quot;,&quot;given&quot;:&quot;&quot;,&quot;parse-names&quot;:false,&quot;dropping-particle&quot;:&quot;&quot;,&quot;non-dropping-particle&quot;:&quot;&quot;},{&quot;family&quot;:&quot;Leslie SW&quot;,&quot;given&quot;:&quot;&quot;,&quot;parse-names&quot;:false,&quot;dropping-particle&quot;:&quot;&quot;,&quot;non-dropping-particle&quot;:&quot;&quot;}],&quot;container-title&quot;:&quot;Prostate Specific Antigen. &quot;,&quot;PMID&quot;:&quot;32491427&quot;,&quot;issued&quot;:{&quot;date-parts&quot;:[[2024]]},&quot;container-title-short&quot;:&quot;&quot;},&quot;isTemporary&quot;:false,&quot;suppress-author&quot;:false,&quot;composite&quot;:false,&quot;author-only&quot;:false}]},{&quot;citationID&quot;:&quot;MENDELEY_CITATION_529e8ec0-9ebb-4db0-a65a-5d4c5abfcfaa&quot;,&quot;properties&quot;:{&quot;noteIndex&quot;:0},&quot;isEdited&quot;:false,&quot;manualOverride&quot;:{&quot;isManuallyOverridden&quot;:false,&quot;citeprocText&quot;:&quot;(Lin et al., 2023)&quot;,&quot;manualOverrideText&quot;:&quot;&quot;},&quot;citationTag&quot;:&quot;MENDELEY_CITATION_v3_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&quot;,&quot;citationItems&quot;:[{&quot;id&quot;:&quot;b54aa3bb-79e9-36a3-a07b-84937d12ac5d&quot;,&quot;itemData&quot;:{&quot;type&quot;:&quot;article-journal&quot;,&quot;id&quot;:&quot;b54aa3bb-79e9-36a3-a07b-84937d12ac5d&quot;,&quot;title&quot;:&quot;Digital Rectal Examination Still Plays a Crucial Role of Predicting Outcomes in the Prostate Cancer Patients Undergoing Primary Total Prostate Cryoablation&quot;,&quot;author&quot;:[{&quot;family&quot;:&quot;Lin&quot;,&quot;given&quot;:&quot;Kuan Hung&quot;,&quot;parse-names&quot;:false,&quot;dropping-particle&quot;:&quot;&quot;,&quot;non-dropping-particle&quot;:&quot;&quot;},{&quot;family&quot;:&quot;Hsieh&quot;,&quot;given&quot;:&quot;Tsung Yi&quot;,&quot;parse-names&quot;:false,&quot;dropping-particle&quot;:&quot;&quot;,&quot;non-dropping-particle&quot;:&quot;&quot;},{&quot;family&quot;:&quot;Chen&quot;,&quot;given&quot;:&quot;Chung Hsin&quot;,&quot;parse-names&quot;:false,&quot;dropping-particle&quot;:&quot;&quot;,&quot;non-dropping-particle&quot;:&quot;&quot;},{&quot;family&quot;:&quot;Pu&quot;,&quot;given&quot;:&quot;Yeong Shiau&quot;,&quot;parse-names&quot;:false,&quot;dropping-particle&quot;:&quot;&quot;,&quot;non-dropping-particle&quot;:&quot;&quot;}],&quot;container-title&quot;:&quot;Urological Science&quot;,&quot;container-title-short&quot;:&quot;Urol Sci&quot;,&quot;DOI&quot;:&quot;10.4103/UROS.UROS_139_22&quot;,&quot;ISSN&quot;:&quot;18795234&quot;,&quot;issued&quot;:{&quot;date-parts&quot;:[[2023,10]]},&quot;page&quot;:&quot;187-193&quot;,&quot;abstract&quot;:&quot;Purpose: In the management of prostate cancer (PC), outcome prediction using clinical stages determined via magnetic resonance imaging (MRI) or digital rectal examination (DRE) is controversial. Materials and Methods: Patients with PC who received primary total prostate cryoablation (PTPC) at our institution between October 2008 and March 2021 were enrolled in this study. The primary outcome was biochemical recurrence (BCR), which was defined according to the Phoenix criteria. The concordance of clinical stages determined via DRE and MRI was measured using the weighted kappa coefficient. The Cox proportional-hazards models were used to assess the BCR risks. Results: A total of 230 patients with a median age of 70 years were included in the analysis. The consensus rate of clinical T stages between DRE and MRI was 60.9% with fair concordance (κ = 0.310). DRE upstaged 25 (10.9%) patients, whereas MRI upstaged 65 (28.3%) patients. During the median follow-up duration of 83.1 months, BCR occurred in 78 patients. The univariate analysis of BCR revealed that initial prostate-specific antigen, Gleason sum, and DRE-determined T stage (T3a–b vs. T1-2c; hazard ratio [HR] 1.88; 95% confidence interval [CI] 1.2–2.94) were statistical predictors of BCR. However, no significant association was observed between MRI-determined T stage and BCR (T3a–b vs. T1-2c; HR 1.30; 95% CI 0.83–2.02). The multivariate models consisting of DRE-determined T stage were better than those consisting of MRI-determined T stage based on the Akaike information criteria. Conclusion: In the patients who underwent PTPC, DRE was a valuable technique for evaluating preoperative tumor status and predicting outcomes.&quot;,&quot;publisher&quot;:&quot;Wolters Kluwer Medknow Publications&quot;,&quot;volume&quot;:&quot;34&quot;},&quot;isTemporary&quot;:false,&quot;suppress-author&quot;:false,&quot;composite&quot;:false,&quot;author-only&quot;:false}]},{&quot;citationID&quot;:&quot;MENDELEY_CITATION_419521da-5df8-4c4b-9fce-5c169a478086&quot;,&quot;properties&quot;:{&quot;noteIndex&quot;:0},&quot;isEdited&quot;:false,&quot;manualOverride&quot;:{&quot;isManuallyOverridden&quot;:false,&quot;citeprocText&quot;:&quot;(Ahmed et al., 2017)&quot;,&quot;manualOverrideText&quot;:&quot;&quot;},&quot;citationTag&quot;:&quot;MENDELEY_CITATION_v3_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&quot;,&quot;citationItems&quot;:[{&quot;id&quot;:&quot;1e3bc16a-8636-3d6e-beec-7500a44923a9&quot;,&quot;itemData&quot;:{&quot;type&quot;:&quot;article-journal&quot;,&quot;id&quot;:&quot;1e3bc16a-8636-3d6e-beec-7500a44923a9&quot;,&quot;title&quot;:&quot;Diagnostic accuracy of multi-parametric MRI and TRUS biopsy in prostate cancer (PROMIS): a paired validating confirmatory study&quot;,&quot;author&quot;:[{&quot;family&quot;:&quot;Ahmed&quot;,&quot;given&quot;:&quot;Hashim U.&quot;,&quot;parse-names&quot;:false,&quot;dropping-particle&quot;:&quot;&quot;,&quot;non-dropping-particle&quot;:&quot;&quot;},{&quot;family&quot;:&quot;El-Shater Bosaily&quot;,&quot;given&quot;:&quot;Ahmed&quot;,&quot;parse-names&quot;:false,&quot;dropping-particle&quot;:&quot;&quot;,&quot;non-dropping-particle&quot;:&quot;&quot;},{&quot;family&quot;:&quot;Brown&quot;,&quot;given&quot;:&quot;Louise C.&quot;,&quot;parse-names&quot;:false,&quot;dropping-particle&quot;:&quot;&quot;,&quot;non-dropping-particle&quot;:&quot;&quot;},{&quot;family&quot;:&quot;Gabe&quot;,&quot;given&quot;:&quot;Rhian&quot;,&quot;parse-names&quot;:false,&quot;dropping-particle&quot;:&quot;&quot;,&quot;non-dropping-particle&quot;:&quot;&quot;},{&quot;family&quot;:&quot;Kaplan&quot;,&quot;given&quot;:&quot;Richard&quot;,&quot;parse-names&quot;:false,&quot;dropping-particle&quot;:&quot;&quot;,&quot;non-dropping-particle&quot;:&quot;&quot;},{&quot;family&quot;:&quot;Parmar&quot;,&quot;given&quot;:&quot;Mahesh K.&quot;,&quot;parse-names&quot;:false,&quot;dropping-particle&quot;:&quot;&quot;,&quot;non-dropping-particle&quot;:&quot;&quot;},{&quot;family&quot;:&quot;Collaco-Moraes&quot;,&quot;given&quot;:&quot;Yolanda&quot;,&quot;parse-names&quot;:false,&quot;dropping-particle&quot;:&quot;&quot;,&quot;non-dropping-particle&quot;:&quot;&quot;},{&quot;family&quot;:&quot;Ward&quot;,&quot;given&quot;:&quot;Katie&quot;,&quot;parse-names&quot;:false,&quot;dropping-particle&quot;:&quot;&quot;,&quot;non-dropping-particle&quot;:&quot;&quot;},{&quot;family&quot;:&quot;Hindley&quot;,&quot;given&quot;:&quot;Richard G.&quot;,&quot;parse-names&quot;:false,&quot;dropping-particle&quot;:&quot;&quot;,&quot;non-dropping-particle&quot;:&quot;&quot;},{&quot;family&quot;:&quot;Freeman&quot;,&quot;given&quot;:&quot;Alex&quot;,&quot;parse-names&quot;:false,&quot;dropping-particle&quot;:&quot;&quot;,&quot;non-dropping-particle&quot;:&quot;&quot;},{&quot;family&quot;:&quot;Kirkham&quot;,&quot;given&quot;:&quot;Alex P.&quot;,&quot;parse-names&quot;:false,&quot;dropping-particle&quot;:&quot;&quot;,&quot;non-dropping-particle&quot;:&quot;&quot;},{&quot;family&quot;:&quot;Oldroyd&quot;,&quot;given&quot;:&quot;Robert&quot;,&quot;parse-names&quot;:false,&quot;dropping-particle&quot;:&quot;&quot;,&quot;non-dropping-particle&quot;:&quot;&quot;},{&quot;family&quot;:&quot;Parker&quot;,&quot;given&quot;:&quot;Chris&quot;,&quot;parse-names&quot;:false,&quot;dropping-particle&quot;:&quot;&quot;,&quot;non-dropping-particle&quot;:&quot;&quot;},{&quot;family&quot;:&quot;Emberton&quot;,&quot;given&quot;:&quot;Mark&quot;,&quot;parse-names&quot;:false,&quot;dropping-particle&quot;:&quot;&quot;,&quot;non-dropping-particle&quot;:&quot;&quot;}],&quot;container-title&quot;:&quot;The Lancet&quot;,&quot;DOI&quot;:&quot;10.1016/S0140-6736(16)32401-1&quot;,&quot;ISSN&quot;:&quot;1474547X&quot;,&quot;PMID&quot;:&quot;28110982&quot;,&quot;issued&quot;:{&quot;date-parts&quot;:[[2017,2]]},&quot;page&quot;:&quot;815-822&quot;,&quot;abstract&quot;:&quot;Background Men with high serum prostate specific antigen usually undergo transrectal ultrasound-guided prostate biopsy (TRUS-biopsy). TRUS-biopsy can cause side-effects including bleeding, pain, and infection. Multi-parametric magnetic resonance imaging (MP-MRI) used as a triage test might allow men to avoid unnecessary TRUS-biopsy and improve diagnostic accuracy. Methods We did this multicentre, paired-cohort, confirmatory study to test diagnostic accuracy of MP-MRI and TRUS-biopsy against a reference test (template prostate mapping biopsy [TPM-biopsy]). Men with prostate-specific antigen concentrations up to 15 ng/mL, with no previous biopsy, underwent 1·5 Tesla MP-MRI followed by both TRUS-biopsy and TPM-biopsy. The conduct and reporting of each test was done blind to other test results. Clinically significant cancer was defined as Gleason score ≥4 + 3 or a maximum cancer core length 6 mm or longer. This study is registered on ClinicalTrials.gov, NCT01292291. Findings Between May 17, 2012, and November 9, 2015, we enrolled 740 men, 576 of whom underwent 1·5 Tesla MP-MRI followed by both TRUS-biopsy and TPM-biopsy. On TPM-biopsy, 408 (71%) of 576 men had cancer with 230 (40%) of 576 patients clinically significant. For clinically significant cancer, MP-MRI was more sensitive (93%, 95% CI 88–96%) than TRUS-biopsy (48%, 42–55%; p&lt;0·0001) and less specific (41%, 36–46% for MP-MRI vs 96%, 94–98% for TRUS-biopsy; p&lt;0·0001). 44 (5·9%) of 740 patients reported serious adverse events, including 8 cases of sepsis. Interpretation Using MP-MRI to triage men might allow 27% of patients avoid a primary biopsy and diagnosis of 5% fewer clinically insignificant cancers. If subsequent TRUS-biopsies were directed by MP-MRI findings, up to 18% more cases of clinically significant cancer might be detected compared with the standard pathway of TRUS-biopsy for all. MP-MRI, used as a triage test before first prostate biopsy, could reduce unnecessary biopsies by a quarter. MP-MRI can also reduce over-diagnosis of clinically insignificant prostate cancer and improve detection of clinically significant cancer. Funding PROMIS is funded by the UK Government Department of Health, National Institute of Health Research–Health Technology Assessment Programme, (Project number 09/22/67). This project is also supported and partly funded by UCLH/UCL Biomedical Research Centre and The Royal Marsden and Institute for Cancer Research Biomedical Research Centre and is coordinated by the Medical Research Council Clinical Trials Unit (MRC CTU) at UCL. It is sponsored by University College London (UCL).&quot;,&quot;publisher&quot;:&quot;Lancet Publishing Group&quot;,&quot;volume&quot;:&quot;389&quot;,&quot;container-title-short&quot;:&quot;&quot;},&quot;isTemporary&quot;:false,&quot;suppress-author&quot;:false,&quot;composite&quot;:false,&quot;author-only&quot;:false}]},{&quot;citationID&quot;:&quot;MENDELEY_CITATION_ecb44524-ff73-4ef7-9a92-790439983297&quot;,&quot;properties&quot;:{&quot;noteIndex&quot;:0},&quot;isEdited&quot;:false,&quot;manualOverride&quot;:{&quot;isManuallyOverridden&quot;:false,&quot;citeprocText&quot;:&quot;(Yan et al., 2023)&quot;,&quot;manualOverrideText&quot;:&quot;&quot;},&quot;citationTag&quot;:&quot;MENDELEY_CITATION_v3_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&quot;,&quot;citationItems&quot;:[{&quot;id&quot;:&quot;4b0cc84a-78b7-320c-9faa-0af99ea3075c&quot;,&quot;itemData&quot;:{&quot;type&quot;:&quot;article-journal&quot;,&quot;id&quot;:&quot;4b0cc84a-78b7-320c-9faa-0af99ea3075c&quot;,&quot;title&quot;:&quot;Combiner and HyperCombiner Networks: Rules to Combine Multimodality MR Images for Prostate Cancer Localisation&quot;,&quot;author&quot;:[{&quot;family&quot;:&quot;Yan&quot;,&quot;given&quot;:&quot;Wen&quot;,&quot;parse-names&quot;:false,&quot;dropping-particle&quot;:&quot;&quot;,&quot;non-dropping-particle&quot;:&quot;&quot;},{&quot;family&quot;:&quot;Chiu&quot;,&quot;given&quot;:&quot;Bernard&quot;,&quot;parse-names&quot;:false,&quot;dropping-particle&quot;:&quot;&quot;,&quot;non-dropping-particle&quot;:&quot;&quot;},{&quot;family&quot;:&quot;Shen&quot;,&quot;given&quot;:&quot;Ziyi&quot;,&quot;parse-names&quot;:false,&quot;dropping-particle&quot;:&quot;&quot;,&quot;non-dropping-particle&quot;:&quot;&quot;},{&quot;family&quot;:&quot;Yang&quot;,&quot;given&quot;:&quot;Qianye&quot;,&quot;parse-names&quot;:false,&quot;dropping-particle&quot;:&quot;&quot;,&quot;non-dropping-particle&quot;:&quot;&quot;},{&quot;family&quot;:&quot;Syer&quot;,&quot;given&quot;:&quot;Tom&quot;,&quot;parse-names&quot;:false,&quot;dropping-particle&quot;:&quot;&quot;,&quot;non-dropping-particle&quot;:&quot;&quot;},{&quot;family&quot;:&quot;Min&quot;,&quot;given&quot;:&quot;Zhe&quot;,&quot;parse-names&quot;:false,&quot;dropping-particle&quot;:&quot;&quot;,&quot;non-dropping-particle&quot;:&quot;&quot;},{&quot;family&quot;:&quot;Punwani&quot;,&quot;given&quot;:&quot;Shonit&quot;,&quot;parse-names&quot;:false,&quot;dropping-particle&quot;:&quot;&quot;,&quot;non-dropping-particle&quot;:&quot;&quot;},{&quot;family&quot;:&quot;Emberton&quot;,&quot;given&quot;:&quot;Mark&quot;,&quot;parse-names&quot;:false,&quot;dropping-particle&quot;:&quot;&quot;,&quot;non-dropping-particle&quot;:&quot;&quot;},{&quot;family&quot;:&quot;Atkinson&quot;,&quot;given&quot;:&quot;David&quot;,&quot;parse-names&quot;:false,&quot;dropping-particle&quot;:&quot;&quot;,&quot;non-dropping-particle&quot;:&quot;&quot;},{&quot;family&quot;:&quot;Barratt&quot;,&quot;given&quot;:&quot;Dean C.&quot;,&quot;parse-names&quot;:false,&quot;dropping-particle&quot;:&quot;&quot;,&quot;non-dropping-particle&quot;:&quot;&quot;},{&quot;family&quot;:&quot;Hu&quot;,&quot;given&quot;:&quot;Yipeng&quot;,&quot;parse-names&quot;:false,&quot;dropping-particle&quot;:&quot;&quot;,&quot;non-dropping-particle&quot;:&quot;&quot;}],&quot;DOI&quot;:&quot;10.1016/j.media.2023.103030&quot;,&quot;issued&quot;:{&quot;date-parts&quot;:[[2023,7]]},&quot;abstract&quot;:&quot;One of the distinct characteristics in radiologists' reading of multiparametric prostate MR scans, using reporting systems such as PI-RADS v2.1, is to score individual types of MR modalities, T2-weighted, diffusion-weighted, and dynamic contrast-enhanced, and then combine these image-modality-specific scores using standardised decision rules to predict the likelihood of clinically significant cancer. This work aims to demonstrate that it is feasible for low-dimensional parametric models to model such decision rules in the proposed Combiner networks, without compromising the accuracy of predicting radiologic labels: First, it is shown that either a linear mixture model or a nonlinear stacking model is sufficient to model PI-RADS decision rules for localising prostate cancer. Second, parameters of these (generalised) linear models are proposed as hyperparameters, to weigh multiple networks that independently represent individual image modalities in the Combiner network training, as opposed to end-to-end modality ensemble. A HyperCombiner network is developed to train a single image segmentation network that can be conditioned on these hyperparameters during inference, for much improved efficiency. Experimental results based on data from 850 patients, for the application of automating radiologist labelling multi-parametric MR, compare the proposed combiner networks with other commonly-adopted end-to-end networks. Using the added advantages of obtaining and interpreting the modality combining rules, in terms of the linear weights or odds-ratios on individual image modalities, three clinical applications are presented for prostate cancer segmentation, including modality availability assessment, importance quantification and rule discovery.&quot;,&quot;container-title-short&quot;:&quot;&quot;},&quot;isTemporary&quot;:false,&quot;suppress-author&quot;:false,&quot;composite&quot;:false,&quot;author-only&quot;:false}]},{&quot;citationID&quot;:&quot;MENDELEY_CITATION_e117adc3-b342-4ad8-86bf-879561a90d03&quot;,&quot;properties&quot;:{&quot;noteIndex&quot;:0},&quot;isEdited&quot;:false,&quot;manualOverride&quot;:{&quot;isManuallyOverridden&quot;:false,&quot;citeprocText&quot;:&quot;(Ahmed et al., 2017)&quot;,&quot;manualOverrideText&quot;:&quot;&quot;},&quot;citationTag&quot;:&quot;MENDELEY_CITATION_v3_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&quot;,&quot;citationItems&quot;:[{&quot;id&quot;:&quot;1e3bc16a-8636-3d6e-beec-7500a44923a9&quot;,&quot;itemData&quot;:{&quot;type&quot;:&quot;article-journal&quot;,&quot;id&quot;:&quot;1e3bc16a-8636-3d6e-beec-7500a44923a9&quot;,&quot;title&quot;:&quot;Diagnostic accuracy of multi-parametric MRI and TRUS biopsy in prostate cancer (PROMIS): a paired validating confirmatory study&quot;,&quot;author&quot;:[{&quot;family&quot;:&quot;Ahmed&quot;,&quot;given&quot;:&quot;Hashim U.&quot;,&quot;parse-names&quot;:false,&quot;dropping-particle&quot;:&quot;&quot;,&quot;non-dropping-particle&quot;:&quot;&quot;},{&quot;family&quot;:&quot;El-Shater Bosaily&quot;,&quot;given&quot;:&quot;Ahmed&quot;,&quot;parse-names&quot;:false,&quot;dropping-particle&quot;:&quot;&quot;,&quot;non-dropping-particle&quot;:&quot;&quot;},{&quot;family&quot;:&quot;Brown&quot;,&quot;given&quot;:&quot;Louise C.&quot;,&quot;parse-names&quot;:false,&quot;dropping-particle&quot;:&quot;&quot;,&quot;non-dropping-particle&quot;:&quot;&quot;},{&quot;family&quot;:&quot;Gabe&quot;,&quot;given&quot;:&quot;Rhian&quot;,&quot;parse-names&quot;:false,&quot;dropping-particle&quot;:&quot;&quot;,&quot;non-dropping-particle&quot;:&quot;&quot;},{&quot;family&quot;:&quot;Kaplan&quot;,&quot;given&quot;:&quot;Richard&quot;,&quot;parse-names&quot;:false,&quot;dropping-particle&quot;:&quot;&quot;,&quot;non-dropping-particle&quot;:&quot;&quot;},{&quot;family&quot;:&quot;Parmar&quot;,&quot;given&quot;:&quot;Mahesh K.&quot;,&quot;parse-names&quot;:false,&quot;dropping-particle&quot;:&quot;&quot;,&quot;non-dropping-particle&quot;:&quot;&quot;},{&quot;family&quot;:&quot;Collaco-Moraes&quot;,&quot;given&quot;:&quot;Yolanda&quot;,&quot;parse-names&quot;:false,&quot;dropping-particle&quot;:&quot;&quot;,&quot;non-dropping-particle&quot;:&quot;&quot;},{&quot;family&quot;:&quot;Ward&quot;,&quot;given&quot;:&quot;Katie&quot;,&quot;parse-names&quot;:false,&quot;dropping-particle&quot;:&quot;&quot;,&quot;non-dropping-particle&quot;:&quot;&quot;},{&quot;family&quot;:&quot;Hindley&quot;,&quot;given&quot;:&quot;Richard G.&quot;,&quot;parse-names&quot;:false,&quot;dropping-particle&quot;:&quot;&quot;,&quot;non-dropping-particle&quot;:&quot;&quot;},{&quot;family&quot;:&quot;Freeman&quot;,&quot;given&quot;:&quot;Alex&quot;,&quot;parse-names&quot;:false,&quot;dropping-particle&quot;:&quot;&quot;,&quot;non-dropping-particle&quot;:&quot;&quot;},{&quot;family&quot;:&quot;Kirkham&quot;,&quot;given&quot;:&quot;Alex P.&quot;,&quot;parse-names&quot;:false,&quot;dropping-particle&quot;:&quot;&quot;,&quot;non-dropping-particle&quot;:&quot;&quot;},{&quot;family&quot;:&quot;Oldroyd&quot;,&quot;given&quot;:&quot;Robert&quot;,&quot;parse-names&quot;:false,&quot;dropping-particle&quot;:&quot;&quot;,&quot;non-dropping-particle&quot;:&quot;&quot;},{&quot;family&quot;:&quot;Parker&quot;,&quot;given&quot;:&quot;Chris&quot;,&quot;parse-names&quot;:false,&quot;dropping-particle&quot;:&quot;&quot;,&quot;non-dropping-particle&quot;:&quot;&quot;},{&quot;family&quot;:&quot;Emberton&quot;,&quot;given&quot;:&quot;Mark&quot;,&quot;parse-names&quot;:false,&quot;dropping-particle&quot;:&quot;&quot;,&quot;non-dropping-particle&quot;:&quot;&quot;}],&quot;container-title&quot;:&quot;The Lancet&quot;,&quot;DOI&quot;:&quot;10.1016/S0140-6736(16)32401-1&quot;,&quot;ISSN&quot;:&quot;1474547X&quot;,&quot;PMID&quot;:&quot;28110982&quot;,&quot;issued&quot;:{&quot;date-parts&quot;:[[2017,2]]},&quot;page&quot;:&quot;815-822&quot;,&quot;abstract&quot;:&quot;Background Men with high serum prostate specific antigen usually undergo transrectal ultrasound-guided prostate biopsy (TRUS-biopsy). TRUS-biopsy can cause side-effects including bleeding, pain, and infection. Multi-parametric magnetic resonance imaging (MP-MRI) used as a triage test might allow men to avoid unnecessary TRUS-biopsy and improve diagnostic accuracy. Methods We did this multicentre, paired-cohort, confirmatory study to test diagnostic accuracy of MP-MRI and TRUS-biopsy against a reference test (template prostate mapping biopsy [TPM-biopsy]). Men with prostate-specific antigen concentrations up to 15 ng/mL, with no previous biopsy, underwent 1·5 Tesla MP-MRI followed by both TRUS-biopsy and TPM-biopsy. The conduct and reporting of each test was done blind to other test results. Clinically significant cancer was defined as Gleason score ≥4 + 3 or a maximum cancer core length 6 mm or longer. This study is registered on ClinicalTrials.gov, NCT01292291. Findings Between May 17, 2012, and November 9, 2015, we enrolled 740 men, 576 of whom underwent 1·5 Tesla MP-MRI followed by both TRUS-biopsy and TPM-biopsy. On TPM-biopsy, 408 (71%) of 576 men had cancer with 230 (40%) of 576 patients clinically significant. For clinically significant cancer, MP-MRI was more sensitive (93%, 95% CI 88–96%) than TRUS-biopsy (48%, 42–55%; p&lt;0·0001) and less specific (41%, 36–46% for MP-MRI vs 96%, 94–98% for TRUS-biopsy; p&lt;0·0001). 44 (5·9%) of 740 patients reported serious adverse events, including 8 cases of sepsis. Interpretation Using MP-MRI to triage men might allow 27% of patients avoid a primary biopsy and diagnosis of 5% fewer clinically insignificant cancers. If subsequent TRUS-biopsies were directed by MP-MRI findings, up to 18% more cases of clinically significant cancer might be detected compared with the standard pathway of TRUS-biopsy for all. MP-MRI, used as a triage test before first prostate biopsy, could reduce unnecessary biopsies by a quarter. MP-MRI can also reduce over-diagnosis of clinically insignificant prostate cancer and improve detection of clinically significant cancer. Funding PROMIS is funded by the UK Government Department of Health, National Institute of Health Research–Health Technology Assessment Programme, (Project number 09/22/67). This project is also supported and partly funded by UCLH/UCL Biomedical Research Centre and The Royal Marsden and Institute for Cancer Research Biomedical Research Centre and is coordinated by the Medical Research Council Clinical Trials Unit (MRC CTU) at UCL. It is sponsored by University College London (UCL).&quot;,&quot;publisher&quot;:&quot;Lancet Publishing Group&quot;,&quot;volume&quot;:&quot;389&quot;,&quot;container-title-short&quot;:&quot;&quot;},&quot;isTemporary&quot;:false,&quot;suppress-author&quot;:false,&quot;composite&quot;:false,&quot;author-only&quot;:false}]},{&quot;citationID&quot;:&quot;MENDELEY_CITATION_9008c8e1-e8f2-4ff5-901a-249c5f26a5de&quot;,&quot;properties&quot;:{&quot;noteIndex&quot;:0},&quot;isEdited&quot;:false,&quot;manualOverride&quot;:{&quot;isManuallyOverridden&quot;:false,&quot;citeprocText&quot;:&quot;(Ahmed et al., 2017)&quot;,&quot;manualOverrideText&quot;:&quot;&quot;},&quot;citationTag&quot;:&quot;MENDELEY_CITATION_v3_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&quot;,&quot;citationItems&quot;:[{&quot;id&quot;:&quot;1e3bc16a-8636-3d6e-beec-7500a44923a9&quot;,&quot;itemData&quot;:{&quot;type&quot;:&quot;article-journal&quot;,&quot;id&quot;:&quot;1e3bc16a-8636-3d6e-beec-7500a44923a9&quot;,&quot;title&quot;:&quot;Diagnostic accuracy of multi-parametric MRI and TRUS biopsy in prostate cancer (PROMIS): a paired validating confirmatory study&quot;,&quot;author&quot;:[{&quot;family&quot;:&quot;Ahmed&quot;,&quot;given&quot;:&quot;Hashim U.&quot;,&quot;parse-names&quot;:false,&quot;dropping-particle&quot;:&quot;&quot;,&quot;non-dropping-particle&quot;:&quot;&quot;},{&quot;family&quot;:&quot;El-Shater Bosaily&quot;,&quot;given&quot;:&quot;Ahmed&quot;,&quot;parse-names&quot;:false,&quot;dropping-particle&quot;:&quot;&quot;,&quot;non-dropping-particle&quot;:&quot;&quot;},{&quot;family&quot;:&quot;Brown&quot;,&quot;given&quot;:&quot;Louise C.&quot;,&quot;parse-names&quot;:false,&quot;dropping-particle&quot;:&quot;&quot;,&quot;non-dropping-particle&quot;:&quot;&quot;},{&quot;family&quot;:&quot;Gabe&quot;,&quot;given&quot;:&quot;Rhian&quot;,&quot;parse-names&quot;:false,&quot;dropping-particle&quot;:&quot;&quot;,&quot;non-dropping-particle&quot;:&quot;&quot;},{&quot;family&quot;:&quot;Kaplan&quot;,&quot;given&quot;:&quot;Richard&quot;,&quot;parse-names&quot;:false,&quot;dropping-particle&quot;:&quot;&quot;,&quot;non-dropping-particle&quot;:&quot;&quot;},{&quot;family&quot;:&quot;Parmar&quot;,&quot;given&quot;:&quot;Mahesh K.&quot;,&quot;parse-names&quot;:false,&quot;dropping-particle&quot;:&quot;&quot;,&quot;non-dropping-particle&quot;:&quot;&quot;},{&quot;family&quot;:&quot;Collaco-Moraes&quot;,&quot;given&quot;:&quot;Yolanda&quot;,&quot;parse-names&quot;:false,&quot;dropping-particle&quot;:&quot;&quot;,&quot;non-dropping-particle&quot;:&quot;&quot;},{&quot;family&quot;:&quot;Ward&quot;,&quot;given&quot;:&quot;Katie&quot;,&quot;parse-names&quot;:false,&quot;dropping-particle&quot;:&quot;&quot;,&quot;non-dropping-particle&quot;:&quot;&quot;},{&quot;family&quot;:&quot;Hindley&quot;,&quot;given&quot;:&quot;Richard G.&quot;,&quot;parse-names&quot;:false,&quot;dropping-particle&quot;:&quot;&quot;,&quot;non-dropping-particle&quot;:&quot;&quot;},{&quot;family&quot;:&quot;Freeman&quot;,&quot;given&quot;:&quot;Alex&quot;,&quot;parse-names&quot;:false,&quot;dropping-particle&quot;:&quot;&quot;,&quot;non-dropping-particle&quot;:&quot;&quot;},{&quot;family&quot;:&quot;Kirkham&quot;,&quot;given&quot;:&quot;Alex P.&quot;,&quot;parse-names&quot;:false,&quot;dropping-particle&quot;:&quot;&quot;,&quot;non-dropping-particle&quot;:&quot;&quot;},{&quot;family&quot;:&quot;Oldroyd&quot;,&quot;given&quot;:&quot;Robert&quot;,&quot;parse-names&quot;:false,&quot;dropping-particle&quot;:&quot;&quot;,&quot;non-dropping-particle&quot;:&quot;&quot;},{&quot;family&quot;:&quot;Parker&quot;,&quot;given&quot;:&quot;Chris&quot;,&quot;parse-names&quot;:false,&quot;dropping-particle&quot;:&quot;&quot;,&quot;non-dropping-particle&quot;:&quot;&quot;},{&quot;family&quot;:&quot;Emberton&quot;,&quot;given&quot;:&quot;Mark&quot;,&quot;parse-names&quot;:false,&quot;dropping-particle&quot;:&quot;&quot;,&quot;non-dropping-particle&quot;:&quot;&quot;}],&quot;container-title&quot;:&quot;The Lancet&quot;,&quot;DOI&quot;:&quot;10.1016/S0140-6736(16)32401-1&quot;,&quot;ISSN&quot;:&quot;1474547X&quot;,&quot;PMID&quot;:&quot;28110982&quot;,&quot;issued&quot;:{&quot;date-parts&quot;:[[2017,2]]},&quot;page&quot;:&quot;815-822&quot;,&quot;abstract&quot;:&quot;Background Men with high serum prostate specific antigen usually undergo transrectal ultrasound-guided prostate biopsy (TRUS-biopsy). TRUS-biopsy can cause side-effects including bleeding, pain, and infection. Multi-parametric magnetic resonance imaging (MP-MRI) used as a triage test might allow men to avoid unnecessary TRUS-biopsy and improve diagnostic accuracy. Methods We did this multicentre, paired-cohort, confirmatory study to test diagnostic accuracy of MP-MRI and TRUS-biopsy against a reference test (template prostate mapping biopsy [TPM-biopsy]). Men with prostate-specific antigen concentrations up to 15 ng/mL, with no previous biopsy, underwent 1·5 Tesla MP-MRI followed by both TRUS-biopsy and TPM-biopsy. The conduct and reporting of each test was done blind to other test results. Clinically significant cancer was defined as Gleason score ≥4 + 3 or a maximum cancer core length 6 mm or longer. This study is registered on ClinicalTrials.gov, NCT01292291. Findings Between May 17, 2012, and November 9, 2015, we enrolled 740 men, 576 of whom underwent 1·5 Tesla MP-MRI followed by both TRUS-biopsy and TPM-biopsy. On TPM-biopsy, 408 (71%) of 576 men had cancer with 230 (40%) of 576 patients clinically significant. For clinically significant cancer, MP-MRI was more sensitive (93%, 95% CI 88–96%) than TRUS-biopsy (48%, 42–55%; p&lt;0·0001) and less specific (41%, 36–46% for MP-MRI vs 96%, 94–98% for TRUS-biopsy; p&lt;0·0001). 44 (5·9%) of 740 patients reported serious adverse events, including 8 cases of sepsis. Interpretation Using MP-MRI to triage men might allow 27% of patients avoid a primary biopsy and diagnosis of 5% fewer clinically insignificant cancers. If subsequent TRUS-biopsies were directed by MP-MRI findings, up to 18% more cases of clinically significant cancer might be detected compared with the standard pathway of TRUS-biopsy for all. MP-MRI, used as a triage test before first prostate biopsy, could reduce unnecessary biopsies by a quarter. MP-MRI can also reduce over-diagnosis of clinically insignificant prostate cancer and improve detection of clinically significant cancer. Funding PROMIS is funded by the UK Government Department of Health, National Institute of Health Research–Health Technology Assessment Programme, (Project number 09/22/67). This project is also supported and partly funded by UCLH/UCL Biomedical Research Centre and The Royal Marsden and Institute for Cancer Research Biomedical Research Centre and is coordinated by the Medical Research Council Clinical Trials Unit (MRC CTU) at UCL. It is sponsored by University College London (UCL).&quot;,&quot;publisher&quot;:&quot;Lancet Publishing Group&quot;,&quot;volume&quot;:&quot;389&quot;,&quot;container-title-short&quot;:&quot;&quot;},&quot;isTemporary&quot;:false,&quot;suppress-author&quot;:false,&quot;composite&quot;:false,&quot;author-only&quot;:false}]},{&quot;citationID&quot;:&quot;MENDELEY_CITATION_551ace61-ce23-4a36-8538-883257226648&quot;,&quot;properties&quot;:{&quot;noteIndex&quot;:0},&quot;isEdited&quot;:false,&quot;manualOverride&quot;:{&quot;isManuallyOverridden&quot;:false,&quot;citeprocText&quot;:&quot;(Rosenkrantz, Ginocchio, et al., 2016)&quot;,&quot;manualOverrideText&quot;:&quot;&quot;},&quot;citationTag&quot;:&quot;MENDELEY_CITATION_v3_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&quot;,&quot;citationItems&quot;:[{&quot;id&quot;:&quot;a3655b9f-cf88-3117-ba89-2f09bb7809ec&quot;,&quot;itemData&quot;:{&quot;type&quot;:&quot;article-journal&quot;,&quot;id&quot;:&quot;a3655b9f-cf88-3117-ba89-2f09bb7809ec&quot;,&quot;title&quot;:&quot;Interobserver reproducibility of the PI-RADS version 2 lexicon: A multicenter study of six experienced prostate radiologists&quot;,&quot;author&quot;:[{&quot;family&quot;:&quot;Rosenkrantz&quot;,&quot;given&quot;:&quot;Andrew B.&quot;,&quot;parse-names&quot;:false,&quot;dropping-particle&quot;:&quot;&quot;,&quot;non-dropping-particle&quot;:&quot;&quot;},{&quot;family&quot;:&quot;Ginocchio&quot;,&quot;given&quot;:&quot;Luke A.&quot;,&quot;parse-names&quot;:false,&quot;dropping-particle&quot;:&quot;&quot;,&quot;non-dropping-particle&quot;:&quot;&quot;},{&quot;family&quot;:&quot;Cornfeld&quot;,&quot;given&quot;:&quot;Daniel&quot;,&quot;parse-names&quot;:false,&quot;dropping-particle&quot;:&quot;&quot;,&quot;non-dropping-particle&quot;:&quot;&quot;},{&quot;family&quot;:&quot;Froemming&quot;,&quot;given&quot;:&quot;Adam T.&quot;,&quot;parse-names&quot;:false,&quot;dropping-particle&quot;:&quot;&quot;,&quot;non-dropping-particle&quot;:&quot;&quot;},{&quot;family&quot;:&quot;Gupta&quot;,&quot;given&quot;:&quot;Rajan T.&quot;,&quot;parse-names&quot;:false,&quot;dropping-particle&quot;:&quot;&quot;,&quot;non-dropping-particle&quot;:&quot;&quot;},{&quot;family&quot;:&quot;Turkbey&quot;,&quot;given&quot;:&quot;Baris&quot;,&quot;parse-names&quot;:false,&quot;dropping-particle&quot;:&quot;&quot;,&quot;non-dropping-particle&quot;:&quot;&quot;},{&quot;family&quot;:&quot;Westphalen&quot;,&quot;given&quot;:&quot;Antonio C.&quot;,&quot;parse-names&quot;:false,&quot;dropping-particle&quot;:&quot;&quot;,&quot;non-dropping-particle&quot;:&quot;&quot;},{&quot;family&quot;:&quot;Babb&quot;,&quot;given&quot;:&quot;James S.&quot;,&quot;parse-names&quot;:false,&quot;dropping-particle&quot;:&quot;&quot;,&quot;non-dropping-particle&quot;:&quot;&quot;},{&quot;family&quot;:&quot;Margolis&quot;,&quot;given&quot;:&quot;Daniel J.&quot;,&quot;parse-names&quot;:false,&quot;dropping-particle&quot;:&quot;&quot;,&quot;non-dropping-particle&quot;:&quot;&quot;}],&quot;container-title&quot;:&quot;Radiology&quot;,&quot;container-title-short&quot;:&quot;Radiology&quot;,&quot;DOI&quot;:&quot;10.1148/radiol.2016152542&quot;,&quot;ISSN&quot;:&quot;15271315&quot;,&quot;PMID&quot;:&quot;27035179&quot;,&quot;issued&quot;:{&quot;date-parts&quot;:[[2016,9]]},&quot;page&quot;:&quot;793-804&quot;,&quot;abstract&quot;:&quot;Purpose: To determine the interobserver reproducibility of the Prostate Imaging Reporting and Data System (PI-RADS) version 2 lexicon. Materials and Methods: This retrospective HIPAA-compliant study was institutional review board-approved. Six radiologists from six separate institutions, all experienced in prostate magnetic resonance (MR) imaging, assessed prostate MR imaging examinations performed at a single center by using the PI-RADS lexicon. Readers were provided screen captures that denoted the location of one specific lesion per case. Analysis entailed two sessions (40 and 80 examinations per session) and an intersession training period for individualized feedback and group discussion. Percent agreement (fraction of pairwise reader combinations with concordant readings) was compared between sessions. k coefficients were computed. Results: No substantial difference in interobserver agreement was observed between sessions, and the sessions were subsequently pooled. Agreement for PI-RADS score of 4 or greater was 0.593 in peripheral zone (PZ) and 0.509 in transition zone (TZ). In PZ, reproducibility was moderate to substantial for features related to diffusion-weighted imaging (k = 0.535-0.619); fair to moderate for features related to dynamic contrast material-enhanced (DCE) imaging (k = 0.266-0.439); and fair for definite extraprostatic extension on T2-weighted images (k = 0.289). In TZ, reproducibility for features related to lesion texture and margins on T2-weighted images ranged from 0.136 (moderately hypointense) to 0.529 (encapsulation). Among 63 lesions that underwent targeted biopsy, classification as PI-RADS score of 4 or greater by a majority of readers yielded tumor with a Gleason score of 3+4 or greater in 45.9% (17 of 37), without missing any tumor with a Gleason score of 3+4 or greater. Conclusion: Experienced radiologists achieved moderate reproducibility for PI-RADS version 2, and neither required nor benefitted from a training session. Agreement tended to be better in PZ than TZ, although was weak for DCE in PZ. The findings may help guide future PI-RADS lexicon updates.&quot;,&quot;publisher&quot;:&quot;Radiological Society of North America Inc.&quot;,&quot;volume&quot;:&quot;280&quot;},&quot;isTemporary&quot;:false,&quot;suppress-author&quot;:false,&quot;composite&quot;:false,&quot;author-only&quot;:false}]},{&quot;citationID&quot;:&quot;MENDELEY_CITATION_d9f21acd-59ee-4faa-af9c-92bcbf4416e7&quot;,&quot;properties&quot;:{&quot;noteIndex&quot;:0},&quot;isEdited&quot;:false,&quot;manualOverride&quot;:{&quot;isManuallyOverridden&quot;:false,&quot;citeprocText&quot;:&quot;(Rosenkrantz, Ginocchio, et al., 2016)&quot;,&quot;manualOverrideText&quot;:&quot;&quot;},&quot;citationTag&quot;:&quot;MENDELEY_CITATION_v3_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&quot;,&quot;citationItems&quot;:[{&quot;id&quot;:&quot;a3655b9f-cf88-3117-ba89-2f09bb7809ec&quot;,&quot;itemData&quot;:{&quot;type&quot;:&quot;article-journal&quot;,&quot;id&quot;:&quot;a3655b9f-cf88-3117-ba89-2f09bb7809ec&quot;,&quot;title&quot;:&quot;Interobserver reproducibility of the PI-RADS version 2 lexicon: A multicenter study of six experienced prostate radiologists&quot;,&quot;author&quot;:[{&quot;family&quot;:&quot;Rosenkrantz&quot;,&quot;given&quot;:&quot;Andrew B.&quot;,&quot;parse-names&quot;:false,&quot;dropping-particle&quot;:&quot;&quot;,&quot;non-dropping-particle&quot;:&quot;&quot;},{&quot;family&quot;:&quot;Ginocchio&quot;,&quot;given&quot;:&quot;Luke A.&quot;,&quot;parse-names&quot;:false,&quot;dropping-particle&quot;:&quot;&quot;,&quot;non-dropping-particle&quot;:&quot;&quot;},{&quot;family&quot;:&quot;Cornfeld&quot;,&quot;given&quot;:&quot;Daniel&quot;,&quot;parse-names&quot;:false,&quot;dropping-particle&quot;:&quot;&quot;,&quot;non-dropping-particle&quot;:&quot;&quot;},{&quot;family&quot;:&quot;Froemming&quot;,&quot;given&quot;:&quot;Adam T.&quot;,&quot;parse-names&quot;:false,&quot;dropping-particle&quot;:&quot;&quot;,&quot;non-dropping-particle&quot;:&quot;&quot;},{&quot;family&quot;:&quot;Gupta&quot;,&quot;given&quot;:&quot;Rajan T.&quot;,&quot;parse-names&quot;:false,&quot;dropping-particle&quot;:&quot;&quot;,&quot;non-dropping-particle&quot;:&quot;&quot;},{&quot;family&quot;:&quot;Turkbey&quot;,&quot;given&quot;:&quot;Baris&quot;,&quot;parse-names&quot;:false,&quot;dropping-particle&quot;:&quot;&quot;,&quot;non-dropping-particle&quot;:&quot;&quot;},{&quot;family&quot;:&quot;Westphalen&quot;,&quot;given&quot;:&quot;Antonio C.&quot;,&quot;parse-names&quot;:false,&quot;dropping-particle&quot;:&quot;&quot;,&quot;non-dropping-particle&quot;:&quot;&quot;},{&quot;family&quot;:&quot;Babb&quot;,&quot;given&quot;:&quot;James S.&quot;,&quot;parse-names&quot;:false,&quot;dropping-particle&quot;:&quot;&quot;,&quot;non-dropping-particle&quot;:&quot;&quot;},{&quot;family&quot;:&quot;Margolis&quot;,&quot;given&quot;:&quot;Daniel J.&quot;,&quot;parse-names&quot;:false,&quot;dropping-particle&quot;:&quot;&quot;,&quot;non-dropping-particle&quot;:&quot;&quot;}],&quot;container-title&quot;:&quot;Radiology&quot;,&quot;container-title-short&quot;:&quot;Radiology&quot;,&quot;DOI&quot;:&quot;10.1148/radiol.2016152542&quot;,&quot;ISSN&quot;:&quot;15271315&quot;,&quot;PMID&quot;:&quot;27035179&quot;,&quot;issued&quot;:{&quot;date-parts&quot;:[[2016,9]]},&quot;page&quot;:&quot;793-804&quot;,&quot;abstract&quot;:&quot;Purpose: To determine the interobserver reproducibility of the Prostate Imaging Reporting and Data System (PI-RADS) version 2 lexicon. Materials and Methods: This retrospective HIPAA-compliant study was institutional review board-approved. Six radiologists from six separate institutions, all experienced in prostate magnetic resonance (MR) imaging, assessed prostate MR imaging examinations performed at a single center by using the PI-RADS lexicon. Readers were provided screen captures that denoted the location of one specific lesion per case. Analysis entailed two sessions (40 and 80 examinations per session) and an intersession training period for individualized feedback and group discussion. Percent agreement (fraction of pairwise reader combinations with concordant readings) was compared between sessions. k coefficients were computed. Results: No substantial difference in interobserver agreement was observed between sessions, and the sessions were subsequently pooled. Agreement for PI-RADS score of 4 or greater was 0.593 in peripheral zone (PZ) and 0.509 in transition zone (TZ). In PZ, reproducibility was moderate to substantial for features related to diffusion-weighted imaging (k = 0.535-0.619); fair to moderate for features related to dynamic contrast material-enhanced (DCE) imaging (k = 0.266-0.439); and fair for definite extraprostatic extension on T2-weighted images (k = 0.289). In TZ, reproducibility for features related to lesion texture and margins on T2-weighted images ranged from 0.136 (moderately hypointense) to 0.529 (encapsulation). Among 63 lesions that underwent targeted biopsy, classification as PI-RADS score of 4 or greater by a majority of readers yielded tumor with a Gleason score of 3+4 or greater in 45.9% (17 of 37), without missing any tumor with a Gleason score of 3+4 or greater. Conclusion: Experienced radiologists achieved moderate reproducibility for PI-RADS version 2, and neither required nor benefitted from a training session. Agreement tended to be better in PZ than TZ, although was weak for DCE in PZ. The findings may help guide future PI-RADS lexicon updates.&quot;,&quot;publisher&quot;:&quot;Radiological Society of North America Inc.&quot;,&quot;volume&quot;:&quot;280&quot;},&quot;isTemporary&quot;:false,&quot;suppress-author&quot;:false,&quot;composite&quot;:false,&quot;author-only&quot;:false}]},{&quot;citationID&quot;:&quot;MENDELEY_CITATION_1990416f-9689-4e62-9611-869beb1ae13f&quot;,&quot;properties&quot;:{&quot;noteIndex&quot;:0},&quot;isEdited&quot;:false,&quot;manualOverride&quot;:{&quot;isManuallyOverridden&quot;:true,&quot;citeprocText&quot;:&quot;(Kasivisvanathan et al., 2018)&quot;,&quot;manualOverrideText&quot;:&quot;(Kasivisvanathan et al., 2018&quot;},&quot;citationTag&quot;:&quot;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&quot;,&quot;citationItems&quot;:[{&quot;id&quot;:&quot;2063fbe3-1a78-34af-bf97-b7ec29c906aa&quot;,&quot;itemData&quot;:{&quot;type&quot;:&quot;article-journal&quot;,&quot;id&quot;:&quot;2063fbe3-1a78-34af-bf97-b7ec29c906aa&quot;,&quot;title&quot;:&quot;MRI-Targeted or Standard Biopsy for Prostate-Cancer Diagnosis&quot;,&quot;author&quot;:[{&quot;family&quot;:&quot;Kasivisvanathan&quot;,&quot;given&quot;:&quot;Veeru&quot;,&quot;parse-names&quot;:false,&quot;dropping-particle&quot;:&quot;&quot;,&quot;non-dropping-particle&quot;:&quot;&quot;},{&quot;family&quot;:&quot;Rannikko&quot;,&quot;given&quot;:&quot;Antti S.&quot;,&quot;parse-names&quot;:false,&quot;dropping-particle&quot;:&quot;&quot;,&quot;non-dropping-particle&quot;:&quot;&quot;},{&quot;family&quot;:&quot;Borghi&quot;,&quot;given&quot;:&quot;Marcelo&quot;,&quot;parse-names&quot;:false,&quot;dropping-particle&quot;:&quot;&quot;,&quot;non-dropping-particle&quot;:&quot;&quot;},{&quot;family&quot;:&quot;Panebianco&quot;,&quot;given&quot;:&quot;Valeria&quot;,&quot;parse-names&quot;:false,&quot;dropping-particle&quot;:&quot;&quot;,&quot;non-dropping-particle&quot;:&quot;&quot;},{&quot;family&quot;:&quot;Mynderse&quot;,&quot;given&quot;:&quot;Lance A.&quot;,&quot;parse-names&quot;:false,&quot;dropping-particle&quot;:&quot;&quot;,&quot;non-dropping-particle&quot;:&quot;&quot;},{&quot;family&quot;:&quot;Vaarala&quot;,&quot;given&quot;:&quot;Markku H.&quot;,&quot;parse-names&quot;:false,&quot;dropping-particle&quot;:&quot;&quot;,&quot;non-dropping-particle&quot;:&quot;&quot;},{&quot;family&quot;:&quot;Briganti&quot;,&quot;given&quot;:&quot;Alberto&quot;,&quot;parse-names&quot;:false,&quot;dropping-particle&quot;:&quot;&quot;,&quot;non-dropping-particle&quot;:&quot;&quot;},{&quot;family&quot;:&quot;Budäus&quot;,&quot;given&quot;:&quot;Lars&quot;,&quot;parse-names&quot;:false,&quot;dropping-particle&quot;:&quot;&quot;,&quot;non-dropping-particle&quot;:&quot;&quot;},{&quot;family&quot;:&quot;Hellawell&quot;,&quot;given&quot;:&quot;Giles&quot;,&quot;parse-names&quot;:false,&quot;dropping-particle&quot;:&quot;&quot;,&quot;non-dropping-particle&quot;:&quot;&quot;},{&quot;family&quot;:&quot;Hindley&quot;,&quot;given&quot;:&quot;Richard G.&quot;,&quot;parse-names&quot;:false,&quot;dropping-particle&quot;:&quot;&quot;,&quot;non-dropping-particle&quot;:&quot;&quot;},{&quot;family&quot;:&quot;Roobol&quot;,&quot;given&quot;:&quot;Monique J.&quot;,&quot;parse-names&quot;:false,&quot;dropping-particle&quot;:&quot;&quot;,&quot;non-dropping-particle&quot;:&quot;&quot;},{&quot;family&quot;:&quot;Eggener&quot;,&quot;given&quot;:&quot;Scott&quot;,&quot;parse-names&quot;:false,&quot;dropping-particle&quot;:&quot;&quot;,&quot;non-dropping-particle&quot;:&quot;&quot;},{&quot;family&quot;:&quot;Ghei&quot;,&quot;given&quot;:&quot;Maneesh&quot;,&quot;parse-names&quot;:false,&quot;dropping-particle&quot;:&quot;&quot;,&quot;non-dropping-particle&quot;:&quot;&quot;},{&quot;family&quot;:&quot;Villers&quot;,&quot;given&quot;:&quot;Arnauld&quot;,&quot;parse-names&quot;:false,&quot;dropping-particle&quot;:&quot;&quot;,&quot;non-dropping-particle&quot;:&quot;&quot;},{&quot;family&quot;:&quot;Bladou&quot;,&quot;given&quot;:&quot;Franck&quot;,&quot;parse-names&quot;:false,&quot;dropping-particle&quot;:&quot;&quot;,&quot;non-dropping-particle&quot;:&quot;&quot;},{&quot;family&quot;:&quot;Villeirs&quot;,&quot;given&quot;:&quot;Geert M.&quot;,&quot;parse-names&quot;:false,&quot;dropping-particle&quot;:&quot;&quot;,&quot;non-dropping-particle&quot;:&quot;&quot;},{&quot;family&quot;:&quot;Virdi&quot;,&quot;given&quot;:&quot;Jaspal&quot;,&quot;parse-names&quot;:false,&quot;dropping-particle&quot;:&quot;&quot;,&quot;non-dropping-particle&quot;:&quot;&quot;},{&quot;family&quot;:&quot;Boxler&quot;,&quot;given&quot;:&quot;Silvan&quot;,&quot;parse-names&quot;:false,&quot;dropping-particle&quot;:&quot;&quot;,&quot;non-dropping-particle&quot;:&quot;&quot;},{&quot;family&quot;:&quot;Robert&quot;,&quot;given&quot;:&quot;Grégoire&quot;,&quot;parse-names&quot;:false,&quot;dropping-particle&quot;:&quot;&quot;,&quot;non-dropping-particle&quot;:&quot;&quot;},{&quot;family&quot;:&quot;Singh&quot;,&quot;given&quot;:&quot;Paras B.&quot;,&quot;parse-names&quot;:false,&quot;dropping-particle&quot;:&quot;&quot;,&quot;non-dropping-particle&quot;:&quot;&quot;},{&quot;family&quot;:&quot;Venderink&quot;,&quot;given&quot;:&quot;Wulphert&quot;,&quot;parse-names&quot;:false,&quot;dropping-particle&quot;:&quot;&quot;,&quot;non-dropping-particle&quot;:&quot;&quot;},{&quot;family&quot;:&quot;Hadaschik&quot;,&quot;given&quot;:&quot;Boris A.&quot;,&quot;parse-names&quot;:false,&quot;dropping-particle&quot;:&quot;&quot;,&quot;non-dropping-particle&quot;:&quot;&quot;},{&quot;family&quot;:&quot;Ruffion&quot;,&quot;given&quot;:&quot;Alain&quot;,&quot;parse-names&quot;:false,&quot;dropping-particle&quot;:&quot;&quot;,&quot;non-dropping-particle&quot;:&quot;&quot;},{&quot;family&quot;:&quot;Hu&quot;,&quot;given&quot;:&quot;Jim C.&quot;,&quot;parse-names&quot;:false,&quot;dropping-particle&quot;:&quot;&quot;,&quot;non-dropping-particle&quot;:&quot;&quot;},{&quot;family&quot;:&quot;Margolis&quot;,&quot;given&quot;:&quot;Daniel&quot;,&quot;parse-names&quot;:false,&quot;dropping-particle&quot;:&quot;&quot;,&quot;non-dropping-particle&quot;:&quot;&quot;},{&quot;family&quot;:&quot;Crouzet&quot;,&quot;given&quot;:&quot;Sébastien&quot;,&quot;parse-names&quot;:false,&quot;dropping-particle&quot;:&quot;&quot;,&quot;non-dropping-particle&quot;:&quot;&quot;},{&quot;family&quot;:&quot;Klotz&quot;,&quot;given&quot;:&quot;Laurence&quot;,&quot;parse-names&quot;:false,&quot;dropping-particle&quot;:&quot;&quot;,&quot;non-dropping-particle&quot;:&quot;&quot;},{&quot;family&quot;:&quot;Taneja&quot;,&quot;given&quot;:&quot;Samir S.&quot;,&quot;parse-names&quot;:false,&quot;dropping-particle&quot;:&quot;&quot;,&quot;non-dropping-particle&quot;:&quot;&quot;},{&quot;family&quot;:&quot;Pinto&quot;,&quot;given&quot;:&quot;Peter&quot;,&quot;parse-names&quot;:false,&quot;dropping-particle&quot;:&quot;&quot;,&quot;non-dropping-particle&quot;:&quot;&quot;},{&quot;family&quot;:&quot;Gill&quot;,&quot;given&quot;:&quot;Inderbir&quot;,&quot;parse-names&quot;:false,&quot;dropping-particle&quot;:&quot;&quot;,&quot;non-dropping-particle&quot;:&quot;&quot;},{&quot;family&quot;:&quot;Allen&quot;,&quot;given&quot;:&quot;Clare&quot;,&quot;parse-names&quot;:false,&quot;dropping-particle&quot;:&quot;&quot;,&quot;non-dropping-particle&quot;:&quot;&quot;},{&quot;family&quot;:&quot;Giganti&quot;,&quot;given&quot;:&quot;Francesco&quot;,&quot;parse-names&quot;:false,&quot;dropping-particle&quot;:&quot;&quot;,&quot;non-dropping-particle&quot;:&quot;&quot;},{&quot;family&quot;:&quot;Freeman&quot;,&quot;given&quot;:&quot;Alex&quot;,&quot;parse-names&quot;:false,&quot;dropping-particle&quot;:&quot;&quot;,&quot;non-dropping-particle&quot;:&quot;&quot;},{&quot;family&quot;:&quot;Morris&quot;,&quot;given&quot;:&quot;Stephen&quot;,&quot;parse-names&quot;:false,&quot;dropping-particle&quot;:&quot;&quot;,&quot;non-dropping-particle&quot;:&quot;&quot;},{&quot;family&quot;:&quot;Punwani&quot;,&quot;given&quot;:&quot;Shonit&quot;,&quot;parse-names&quot;:false,&quot;dropping-particle&quot;:&quot;&quot;,&quot;non-dropping-particle&quot;:&quot;&quot;},{&quot;family&quot;:&quot;Williams&quot;,&quot;given&quot;:&quot;Norman R.&quot;,&quot;parse-names&quot;:false,&quot;dropping-particle&quot;:&quot;&quot;,&quot;non-dropping-particle&quot;:&quot;&quot;},{&quot;family&quot;:&quot;Brew-Graves&quot;,&quot;given&quot;:&quot;Chris&quot;,&quot;parse-names&quot;:false,&quot;dropping-particle&quot;:&quot;&quot;,&quot;non-dropping-particle&quot;:&quot;&quot;},{&quot;family&quot;:&quot;Deeks&quot;,&quot;given&quot;:&quot;Jonathan&quot;,&quot;parse-names&quot;:false,&quot;dropping-particle&quot;:&quot;&quot;,&quot;non-dropping-particle&quot;:&quot;&quot;},{&quot;family&quot;:&quot;Takwoingi&quot;,&quot;given&quot;:&quot;Yemisi&quot;,&quot;parse-names&quot;:false,&quot;dropping-particle&quot;:&quot;&quot;,&quot;non-dropping-particle&quot;:&quot;&quot;},{&quot;family&quot;:&quot;Emberton&quot;,&quot;given&quot;:&quot;Mark&quot;,&quot;parse-names&quot;:false,&quot;dropping-particle&quot;:&quot;&quot;,&quot;non-dropping-particle&quot;:&quot;&quot;},{&quot;family&quot;:&quot;Moore&quot;,&quot;given&quot;:&quot;Caroline M.&quot;,&quot;parse-names&quot;:false,&quot;dropping-particle&quot;:&quot;&quot;,&quot;non-dropping-particle&quot;:&quot;&quot;}],&quot;container-title&quot;:&quot;New England Journal of Medicine&quot;,&quot;DOI&quot;:&quot;10.1056/nejmoa1801993&quot;,&quot;ISSN&quot;:&quot;0028-4793&quot;,&quot;PMID&quot;:&quot;29552975&quot;,&quot;issued&quot;:{&quot;date-parts&quot;:[[2018,5]]},&quot;page&quot;:&quot;1767-1777&quot;,&quot;abstract&quot;:&quot;BACKGROUND Multiparametric magnetic resonance imaging (MRI), with or without targeted biopsy, is an alternative to standard transrectal ultrasonography-guided biopsy for prostate-cancer detection in men with a raised prostate-specific antigen level who have not undergone biopsy. However, comparative evidence is limited. METHODS In a multicenter, randomized, noninferiority trial, we assigned men with a clinical suspicion of prostate cancer who had not undergone biopsy previously to undergo MRI, with or without targeted biopsy, or standard transrectal ultrasonography-guided biopsy. Men in the MRI-targeted biopsy group underwent a targeted biopsy (without standard biopsy cores) if the MRI was suggestive of prostate cancer; men whose MRI results were not suggestive of prostate cancer were not offered biopsy. Standard biopsy was a 10-to-12-core, transrectal ultrasonography-guided biopsy. The primary outcome was the proportion of men who received a diagnosis of clinically significant cancer. Secondary outcomes included the proportion of men who received a diagnosis of clinically insignificant cancer. RESULTS A total of 500 men underwent randomization. In the MRI-targeted biopsy group, 71 of 252 men (28%) had MRI results that were not suggestive of prostate cancer, so they did not undergo biopsy. Clinically significant cancer was detected in 95 men (38%) in the MRI-targeted biopsy group, as compared with 64 of 248 (26%) in the standard-biopsy group (adjusted difference, 12 percentage points; 95% confidence interval [CI], 4 to 20; P=0.005). MRI, with or without targeted biopsy, was noninferior to standard biopsy, and the 95% confidence interval indicated the superiority of this strategy over standard biopsy. Fewer men in the MRI-targeted biopsy group than in the standard-biopsy group received a diagnosis of clinically insignificant cancer (adjusted difference, -13 percentage points; 95% CI, -19 to -7; P&lt;0.001). CONCLUSIONS The use of risk assessment with MRI before biopsy and MRI-targeted biopsy was superior to standard transrectal ultrasonography-guided biopsy in men at clinical risk for prostate cancer who had not undergone biopsy previously. (Funded by the National Institute for Health Research and the European Association of Urology Research Foundation; PRECISION ClinicalTrials.gov number, NCT02380027 .).&quot;,&quot;publisher&quot;:&quot;Massachusetts Medical Society&quot;,&quot;volume&quot;:&quot;378&quot;,&quot;container-title-short&quot;:&quot;&quot;},&quot;isTemporary&quot;:false,&quot;suppress-author&quot;:false,&quot;composite&quot;:false,&quot;author-only&quot;:false}]},{&quot;citationID&quot;:&quot;MENDELEY_CITATION_b1ac1fd1-d94b-4c78-b8c2-f8b93f8ded23&quot;,&quot;properties&quot;:{&quot;noteIndex&quot;:0},&quot;isEdited&quot;:false,&quot;manualOverride&quot;:{&quot;isManuallyOverridden&quot;:false,&quot;citeprocText&quot;:&quot;(Weinreb et al., 2016)&quot;,&quot;manualOverrideText&quot;:&quot;&quot;},&quot;citationTag&quot;:&quot;MENDELEY_CITATION_v3_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&quot;,&quot;citationItems&quot;:[{&quot;id&quot;:&quot;d5bd4e97-e6e2-3989-ba2b-5070369a7ec8&quot;,&quot;itemData&quot;:{&quot;type&quot;:&quot;article-journal&quot;,&quot;id&quot;:&quot;d5bd4e97-e6e2-3989-ba2b-5070369a7ec8&quot;,&quot;title&quot;:&quot;Primary open-angle glaucoma.&quot;,&quot;author&quot;:[{&quot;family&quot;:&quot;Weinreb&quot;,&quot;given&quot;:&quot;Robert N&quot;,&quot;parse-names&quot;:false,&quot;dropping-particle&quot;:&quot;&quot;,&quot;non-dropping-particle&quot;:&quot;&quot;},{&quot;family&quot;:&quot;Leung&quot;,&quot;given&quot;:&quot;Christopher K S&quot;,&quot;parse-names&quot;:false,&quot;dropping-particle&quot;:&quot;&quot;,&quot;non-dropping-particle&quot;:&quot;&quot;},{&quot;family&quot;:&quot;Crowston&quot;,&quot;given&quot;:&quot;Jonathan G&quot;,&quot;parse-names&quot;:false,&quot;dropping-particle&quot;:&quot;&quot;,&quot;non-dropping-particle&quot;:&quot;&quot;},{&quot;family&quot;:&quot;Medeiros&quot;,&quot;given&quot;:&quot;Felipe A&quot;,&quot;parse-names&quot;:false,&quot;dropping-particle&quot;:&quot;&quot;,&quot;non-dropping-particle&quot;:&quot;&quot;},{&quot;family&quot;:&quot;Friedman&quot;,&quot;given&quot;:&quot;David S&quot;,&quot;parse-names&quot;:false,&quot;dropping-particle&quot;:&quot;&quot;,&quot;non-dropping-particle&quot;:&quot;&quot;},{&quot;family&quot;:&quot;Wiggs&quot;,&quot;given&quot;:&quot;Janey L&quot;,&quot;parse-names&quot;:false,&quot;dropping-particle&quot;:&quot;&quot;,&quot;non-dropping-particle&quot;:&quot;&quot;},{&quot;family&quot;:&quot;Martin&quot;,&quot;given&quot;:&quot;Keith R&quot;,&quot;parse-names&quot;:false,&quot;dropping-particle&quot;:&quot;&quot;,&quot;non-dropping-particle&quot;:&quot;&quot;}],&quot;container-title&quot;:&quot;Nature reviews. Disease primers&quot;,&quot;container-title-short&quot;:&quot;Nat Rev Dis Primers&quot;,&quot;DOI&quot;:&quot;10.1038/nrdp.2016.67&quot;,&quot;ISSN&quot;:&quot;2056-676X&quot;,&quot;PMID&quot;:&quot;27654570&quot;,&quot;issued&quot;:{&quot;date-parts&quot;:[[2016,9]]},&quot;page&quot;:&quot;16067&quot;,&quot;abstract&quot;:&quot;Glaucoma is an optic neuropathy that is characterized by the progressive degeneration of the optic nerve, leading to visual impairment. Glaucoma is the main cause of irreversible blindness worldwide, but typically remains asymptomatic until very severe. Open-angle glaucoma comprises the majority of cases in the United States and western Europe, of which, primary open-angle glaucoma (POAG) is the most common type. By contrast, in China and other Asian countries, angle-closure glaucoma is highly prevalent. These two types of glaucoma are characterized based on the anatomic configuration of the aqueous humour outflow pathway. The pathophysiology of POAG is not well understood, but it is an optic neuropathy that is thought to be associated with intraocular pressure (IOP)-related damage to the optic nerve head and resultant loss of retinal ganglion cells (RGCs). POAG is generally diagnosed during routine eye examination, which includes fundoscopic evaluation and visual field assessment (using perimetry). An increase in IOP, measured by tonometry, is not essential for diagnosis. Management of POAG includes topical drug therapies and surgery to reduce IOP, although new therapies targeting neuroprotection of RGCs and axonal regeneration are under development.&quot;,&quot;volume&quot;:&quot;2&quot;},&quot;isTemporary&quot;:false,&quot;suppress-author&quot;:false,&quot;composite&quot;:false,&quot;author-only&quot;:false}]},{&quot;citationID&quot;:&quot;MENDELEY_CITATION_9df7799d-fa8b-4b6d-b6b0-be79e78d915c&quot;,&quot;properties&quot;:{&quot;noteIndex&quot;:0},&quot;isEdited&quot;:false,&quot;manualOverride&quot;:{&quot;isManuallyOverridden&quot;:false,&quot;citeprocText&quot;:&quot;(H. Dickinson et al., 2013a)&quot;,&quot;manualOverrideText&quot;:&quot;&quot;},&quot;citationTag&quot;:&quot;MENDELEY_CITATION_v3_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&quot;,&quot;citationItems&quot;:[{&quot;id&quot;:&quot;f3339c16-9c16-3943-9c0a-21db1cd8e852&quot;,&quot;itemData&quot;:{&quot;type&quot;:&quot;report&quot;,&quot;id&quot;:&quot;f3339c16-9c16-3943-9c0a-21db1cd8e852&quot;,&quot;title&quot;:&quot;Are We There Yet? Models of Medical Leadership and their effectiveness: An Exploratory Study&quot;,&quot;author&quot;:[{&quot;family&quot;:&quot;Dickinson&quot;,&quot;given&quot;:&quot;Helen&quot;,&quot;parse-names&quot;:false,&quot;dropping-particle&quot;:&quot;&quot;,&quot;non-dropping-particle&quot;:&quot;&quot;},{&quot;family&quot;:&quot;Ham&quot;,&quot;given&quot;:&quot;Chris&quot;,&quot;parse-names&quot;:false,&quot;dropping-particle&quot;:&quot;&quot;,&quot;non-dropping-particle&quot;:&quot;&quot;},{&quot;family&quot;:&quot;Snelling&quot;,&quot;given&quot;:&quot;Iain&quot;,&quot;parse-names&quot;:false,&quot;dropping-particle&quot;:&quot;&quot;,&quot;non-dropping-particle&quot;:&quot;&quot;},{&quot;family&quot;:&quot;Spurgeon&quot;,&quot;given&quot;:&quot;Peter&quot;,&quot;parse-names&quot;:false,&quot;dropping-particle&quot;:&quot;&quot;,&quot;non-dropping-particle&quot;:&quot;&quot;}],&quot;issued&quot;:{&quot;date-parts&quot;:[[2013]]},&quot;container-title-short&quot;:&quot;&quot;},&quot;isTemporary&quot;:false,&quot;suppress-author&quot;:false,&quot;composite&quot;:false,&quot;author-only&quot;:false}]},{&quot;citationID&quot;:&quot;MENDELEY_CITATION_bc6d5980-76f5-4bd1-a00d-1852850c76a0&quot;,&quot;properties&quot;:{&quot;noteIndex&quot;:0},&quot;isEdited&quot;:false,&quot;manualOverride&quot;:{&quot;isManuallyOverridden&quot;:false,&quot;citeprocText&quot;:&quot;(&lt;i&gt;Prostate MRI - RAD-ASSIST&lt;/i&gt;, n.d.)&quot;,&quot;manualOverrideText&quot;:&quot;&quot;},&quot;citationTag&quot;:&quot;MENDELEY_CITATION_v3_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&quot;,&quot;citationItems&quot;:[{&quot;id&quot;:&quot;9c063e25-498c-3ed3-a409-fc6c2dbf1186&quot;,&quot;itemData&quot;:{&quot;type&quot;:&quot;webpage&quot;,&quot;id&quot;:&quot;9c063e25-498c-3ed3-a409-fc6c2dbf1186&quot;,&quot;title&quot;:&quot;Prostate MRI - RAD-ASSIST&quot;,&quot;container-title&quot;:&quot;https://rad.bwh.harvard.edu/prostate-mri/&quot;,&quot;container-title-short&quot;:&quot;&quot;},&quot;isTemporary&quot;:false,&quot;suppress-author&quot;:false,&quot;composite&quot;:false,&quot;author-only&quot;:false}]},{&quot;citationID&quot;:&quot;MENDELEY_CITATION_f44d66af-2b26-476d-ae00-c0d2df05de82&quot;,&quot;properties&quot;:{&quot;noteIndex&quot;:0},&quot;isEdited&quot;:false,&quot;manualOverride&quot;:{&quot;isManuallyOverridden&quot;:false,&quot;citeprocText&quot;:&quot;(Lucido et al., 2023)&quot;,&quot;manualOverrideText&quot;:&quot;&quot;},&quot;citationTag&quot;:&quot;MENDELEY_CITATION_v3_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&quot;,&quot;citationItems&quot;:[{&quot;id&quot;:&quot;27aa6868-b1ef-3b23-b680-ac650a8cd562&quot;,&quot;itemData&quot;:{&quot;type&quot;:&quot;article-journal&quot;,&quot;id&quot;:&quot;27aa6868-b1ef-3b23-b680-ac650a8cd562&quot;,&quot;title&quot;:&quot;Validation of clinical acceptability of deep-learning-based automated segmentation of organs-at-risk for head-and-neck radiotherapy treatment planning&quot;,&quot;author&quot;:[{&quot;family&quot;:&quot;Lucido&quot;,&quot;given&quot;:&quot;J. John&quot;,&quot;parse-names&quot;:false,&quot;dropping-particle&quot;:&quot;&quot;,&quot;non-dropping-particle&quot;:&quot;&quot;},{&quot;family&quot;:&quot;DeWees&quot;,&quot;given&quot;:&quot;Todd A.&quot;,&quot;parse-names&quot;:false,&quot;dropping-particle&quot;:&quot;&quot;,&quot;non-dropping-particle&quot;:&quot;&quot;},{&quot;family&quot;:&quot;Leavitt&quot;,&quot;given&quot;:&quot;Todd R.&quot;,&quot;parse-names&quot;:false,&quot;dropping-particle&quot;:&quot;&quot;,&quot;non-dropping-particle&quot;:&quot;&quot;},{&quot;family&quot;:&quot;Anand&quot;,&quot;given&quot;:&quot;Aman&quot;,&quot;parse-names&quot;:false,&quot;dropping-particle&quot;:&quot;&quot;,&quot;non-dropping-particle&quot;:&quot;&quot;},{&quot;family&quot;:&quot;Beltran&quot;,&quot;given&quot;:&quot;Chris J.&quot;,&quot;parse-names&quot;:false,&quot;dropping-particle&quot;:&quot;&quot;,&quot;non-dropping-particle&quot;:&quot;&quot;},{&quot;family&quot;:&quot;Brooke&quot;,&quot;given&quot;:&quot;Mark D.&quot;,&quot;parse-names&quot;:false,&quot;dropping-particle&quot;:&quot;&quot;,&quot;non-dropping-particle&quot;:&quot;&quot;},{&quot;family&quot;:&quot;Buroker&quot;,&quot;given&quot;:&quot;Justine R.&quot;,&quot;parse-names&quot;:false,&quot;dropping-particle&quot;:&quot;&quot;,&quot;non-dropping-particle&quot;:&quot;&quot;},{&quot;family&quot;:&quot;Foote&quot;,&quot;given&quot;:&quot;Robert L.&quot;,&quot;parse-names&quot;:false,&quot;dropping-particle&quot;:&quot;&quot;,&quot;non-dropping-particle&quot;:&quot;&quot;},{&quot;family&quot;:&quot;Foss&quot;,&quot;given&quot;:&quot;Olivia R.&quot;,&quot;parse-names&quot;:false,&quot;dropping-particle&quot;:&quot;&quot;,&quot;non-dropping-particle&quot;:&quot;&quot;},{&quot;family&quot;:&quot;Gleason&quot;,&quot;given&quot;:&quot;Angela M.&quot;,&quot;parse-names&quot;:false,&quot;dropping-particle&quot;:&quot;&quot;,&quot;non-dropping-particle&quot;:&quot;&quot;},{&quot;family&quot;:&quot;Hodge&quot;,&quot;given&quot;:&quot;Teresa L.&quot;,&quot;parse-names&quot;:false,&quot;dropping-particle&quot;:&quot;&quot;,&quot;non-dropping-particle&quot;:&quot;&quot;},{&quot;family&quot;:&quot;Hughes&quot;,&quot;given&quot;:&quot;Cían O.&quot;,&quot;parse-names&quot;:false,&quot;dropping-particle&quot;:&quot;&quot;,&quot;non-dropping-particle&quot;:&quot;&quot;},{&quot;family&quot;:&quot;Hunzeker&quot;,&quot;given&quot;:&quot;Ashley E.&quot;,&quot;parse-names&quot;:false,&quot;dropping-particle&quot;:&quot;&quot;,&quot;non-dropping-particle&quot;:&quot;&quot;},{&quot;family&quot;:&quot;Laack&quot;,&quot;given&quot;:&quot;Nadia N.&quot;,&quot;parse-names&quot;:false,&quot;dropping-particle&quot;:&quot;&quot;,&quot;non-dropping-particle&quot;:&quot;&quot;},{&quot;family&quot;:&quot;Lenz&quot;,&quot;given&quot;:&quot;Tamra K.&quot;,&quot;parse-names&quot;:false,&quot;dropping-particle&quot;:&quot;&quot;,&quot;non-dropping-particle&quot;:&quot;&quot;},{&quot;family&quot;:&quot;Livne&quot;,&quot;given&quot;:&quot;Michelle&quot;,&quot;parse-names&quot;:false,&quot;dropping-particle&quot;:&quot;&quot;,&quot;non-dropping-particle&quot;:&quot;&quot;},{&quot;family&quot;:&quot;Morigami&quot;,&quot;given&quot;:&quot;Megumi&quot;,&quot;parse-names&quot;:false,&quot;dropping-particle&quot;:&quot;&quot;,&quot;non-dropping-particle&quot;:&quot;&quot;},{&quot;family&quot;:&quot;Moseley&quot;,&quot;given&quot;:&quot;Douglas J.&quot;,&quot;parse-names&quot;:false,&quot;dropping-particle&quot;:&quot;&quot;,&quot;non-dropping-particle&quot;:&quot;&quot;},{&quot;family&quot;:&quot;Undahl&quot;,&quot;given&quot;:&quot;Lisa M.&quot;,&quot;parse-names&quot;:false,&quot;dropping-particle&quot;:&quot;&quot;,&quot;non-dropping-particle&quot;:&quot;&quot;},{&quot;family&quot;:&quot;Patel&quot;,&quot;given&quot;:&quot;Yojan&quot;,&quot;parse-names&quot;:false,&quot;dropping-particle&quot;:&quot;&quot;,&quot;non-dropping-particle&quot;:&quot;&quot;},{&quot;family&quot;:&quot;Tryggestad&quot;,&quot;given&quot;:&quot;Erik J.&quot;,&quot;parse-names&quot;:false,&quot;dropping-particle&quot;:&quot;&quot;,&quot;non-dropping-particle&quot;:&quot;&quot;},{&quot;family&quot;:&quot;Walker&quot;,&quot;given&quot;:&quot;Megan Z.&quot;,&quot;parse-names&quot;:false,&quot;dropping-particle&quot;:&quot;&quot;,&quot;non-dropping-particle&quot;:&quot;&quot;},{&quot;family&quot;:&quot;Zverovitch&quot;,&quot;given&quot;:&quot;Alexei&quot;,&quot;parse-names&quot;:false,&quot;dropping-particle&quot;:&quot;&quot;,&quot;non-dropping-particle&quot;:&quot;&quot;},{&quot;family&quot;:&quot;Patel&quot;,&quot;given&quot;:&quot;Samir H.&quot;,&quot;parse-names&quot;:false,&quot;dropping-particle&quot;:&quot;&quot;,&quot;non-dropping-particle&quot;:&quot;&quot;}],&quot;container-title&quot;:&quot;Frontiers in Oncology&quot;,&quot;container-title-short&quot;:&quot;Front Oncol&quot;,&quot;DOI&quot;:&quot;10.3389/fonc.2023.1137803&quot;,&quot;ISSN&quot;:&quot;2234943X&quot;,&quot;issued&quot;:{&quot;date-parts&quot;:[[2023]]},&quot;abstract&quot;:&quot;Introduction: Organ-at-risk segmentation for head and neck cancer radiation therapy is a complex and time-consuming process (requiring up to 42 individual structure, and may delay start of treatment or even limit access to function-preserving care. Feasibility of using a deep learning (DL) based autosegmentation model to reduce contouring time without compromising contour accuracy is assessed through a blinded randomized trial of radiation oncologists (ROs) using retrospective, de-identified patient data. Methods: Two head and neck expert ROs used dedicated time to create gold standard (GS) contours on computed tomography (CT) images. 445 CTs were used to train a custom 3D U-Net DL model covering 42 organs-at-risk, with an additional 20 CTs were held out for the randomized trial. For each held-out patient dataset, one of the eight participant ROs was randomly allocated to review and revise the contours produced by the DL model, while another reviewed contours produced by a medical dosimetry assistant (MDA), both blinded to their origin. Time required for MDAs and ROs to contour was recorded, and the unrevised DL contours, as well as the RO-revised contours by the MDAs and DL model were compared to the GS for that patient. Results: Mean time for initial MDA contouring was 2.3 hours (range 1.6-3.8 hours) and RO-revision took 1.1 hours (range, 0.4-4.4 hours), compared to 0.7 hours (range 0.1-2.0 hours) for the RO-revisions to DL contours. Total time reduced by 76% (95%-Confidence Interval: 65%-88%) and RO-revision time reduced by 35% (95%-CI,-39%-91%). All geometric and dosimetric metrics computed, agreement with GS was equivalent or significantly greater (p&lt;0.05) for RO-revised DL contours compared to the RO-revised MDA contours, including volumetric Dice similarity coefficient (VDSC), surface DSC, added path length, and the 95%-Hausdorff distance. 32 OARs (76%) had mean VDSC greater than 0.8 for the RO-revised DL contours, compared to 20 (48%) for RO-revised MDA contours, and 34 (81%) for the unrevised DL OARs. Conclusion: DL autosegmentation demonstrated significant time-savings for organ-at-risk contouring while improving agreement with the institutional GS, indicating comparable accuracy of DL model. Integration into the clinical practice with a prospective evaluation is currently underway.&quot;,&quot;publisher&quot;:&quot;Frontiers Media S.A.&quot;,&quot;volume&quot;:&quot;13&quot;},&quot;isTemporary&quot;:false,&quot;suppress-author&quot;:false,&quot;composite&quot;:false,&quot;author-only&quot;:false}]},{&quot;citationID&quot;:&quot;MENDELEY_CITATION_9b0465b6-91c7-4eed-bc36-39f4d9796fc9&quot;,&quot;properties&quot;:{&quot;noteIndex&quot;:0},&quot;isEdited&quot;:false,&quot;manualOverride&quot;:{&quot;isManuallyOverridden&quot;:false,&quot;citeprocText&quot;:&quot;(Alqahtani, 2024; Cao et al., 2021)&quot;,&quot;manualOverrideText&quot;:&quot;&quot;},&quot;citationItems&quot;:[{&quot;id&quot;:&quot;b7619702-ebca-3516-9cb6-572bb9b3466b&quot;,&quot;itemData&quot;:{&quot;type&quot;:&quot;article-journal&quot;,&quot;id&quot;:&quot;b7619702-ebca-3516-9cb6-572bb9b3466b&quot;,&quot;title&quot;:&quot;Systematic Review of AI-Assisted MRI in Prostate Cancer Diagnosis: Enhancing Accuracy Through Second Opinion Tools.&quot;,&quot;author&quot;:[{&quot;family&quot;:&quot;Alqahtani&quot;,&quot;given&quot;:&quot;Saeed&quot;,&quot;parse-names&quot;:false,&quot;dropping-particle&quot;:&quot;&quot;,&quot;non-dropping-particle&quot;:&quot;&quot;}],&quot;container-title&quot;:&quot;Diagnostics (Basel, Switzerland)&quot;,&quot;container-title-short&quot;:&quot;Diagnostics (Basel)&quot;,&quot;DOI&quot;:&quot;10.3390/diagnostics14222576&quot;,&quot;ISSN&quot;:&quot;2075-4418&quot;,&quot;PMID&quot;:&quot;39594242&quot;,&quot;issued&quot;:{&quot;date-parts&quot;:[[2024,11]]},&quot;abstract&quot;:&quot;BACKGROUND Prostate cancer is a leading cause of cancer-related deaths in men worldwide, making accurate diagnosis critical for effective treatment. Recent advancements in artificial intelligence (AI) and machine learning (ML) have shown promise in improving the diagnostic accuracy of prostate cancer. OBJECTIVES This systematic review aims to evaluate the effectiveness of AI-based tools in diagnosing prostate cancer using MRI, with a focus on accuracy, specificity, sensitivity, and clinical utility compared to conventional diagnostic methods. METHODS A comprehensive search was conducted across PubMed, Embase, Ovid MEDLINE, Web of Science, Cochrane Library, and Institute of Electrical and Electronics Engineers (IEEE) Xplore for studies published between 2019 and 2024. Inclusion criteria focused on full-text, English-language studies involving AI for Magnetic Resonance Imaging (MRI) -based prostate cancer diagnosis. Diagnostic performance metrics such as area under curve (AUC), sensitivity, and specificity were analyzed, with risk of bias assessed using the Quality Assessment of Diagnostic Accuracy Studies (QUADAS-2) tool. RESULTS Seven studies met the inclusion criteria, employing various AI techniques, including deep learning and machine learning. These studies reported improved diagnostic accuracy (with AUC scores of up to 97%) and moderate sensitivity, with performance varying based on training data quality and lesion characteristics like Prostate Imaging Reporting and Data System (PI-RADS) scores. CONCLUSIONS AI has significant potential to enhance prostate cancer diagnosis, particularly when used for second opinions in MRI interpretations. While these results are promising, further validation in diverse populations and clinical settings is necessary to fully integrate AI into standard practice.&quot;,&quot;volume&quot;:&quot;14&quot;},&quot;isTemporary&quot;:false,&quot;suppress-author&quot;:false,&quot;composite&quot;:false,&quot;author-only&quot;:false},{&quot;id&quot;:&quot;4497c686-5081-3e7f-afb6-552cd74a2652&quot;,&quot;itemData&quot;:{&quot;type&quot;:&quot;article-journal&quot;,&quot;id&quot;:&quot;4497c686-5081-3e7f-afb6-552cd74a2652&quot;,&quot;title&quot;:&quot;Performance of Deep Learning and Genitourinary Radiologists in Detection of Prostate Cancer Using 3-T Multiparametric Magnetic Resonance Imaging&quot;,&quot;author&quot;:[{&quot;family&quot;:&quot;Cao&quot;,&quot;given&quot;:&quot;Ruiming&quot;,&quot;parse-names&quot;:false,&quot;dropping-particle&quot;:&quot;&quot;,&quot;non-dropping-particle&quot;:&quot;&quot;},{&quot;family&quot;:&quot;Zhong&quot;,&quot;given&quot;:&quot;Xinran&quot;,&quot;parse-names&quot;:false,&quot;dropping-particle&quot;:&quot;&quot;,&quot;non-dropping-particle&quot;:&quot;&quot;},{&quot;family&quot;:&quot;Afshari&quot;,&quot;given&quot;:&quot;Sohrab&quot;,&quot;parse-names&quot;:false,&quot;dropping-particle&quot;:&quot;&quot;,&quot;non-dropping-particle&quot;:&quot;&quot;},{&quot;family&quot;:&quot;Felker&quot;,&quot;given&quot;:&quot;Ely&quot;,&quot;parse-names&quot;:false,&quot;dropping-particle&quot;:&quot;&quot;,&quot;non-dropping-particle&quot;:&quot;&quot;},{&quot;family&quot;:&quot;Suvannarerg&quot;,&quot;given&quot;:&quot;Voraparee&quot;,&quot;parse-names&quot;:false,&quot;dropping-particle&quot;:&quot;&quot;,&quot;non-dropping-particle&quot;:&quot;&quot;},{&quot;family&quot;:&quot;Tubtawee&quot;,&quot;given&quot;:&quot;Teeravut&quot;,&quot;parse-names&quot;:false,&quot;dropping-particle&quot;:&quot;&quot;,&quot;non-dropping-particle&quot;:&quot;&quot;},{&quot;family&quot;:&quot;Vangala&quot;,&quot;given&quot;:&quot;Sitaram&quot;,&quot;parse-names&quot;:false,&quot;dropping-particle&quot;:&quot;&quot;,&quot;non-dropping-particle&quot;:&quot;&quot;},{&quot;family&quot;:&quot;Scalzo&quot;,&quot;given&quot;:&quot;Fabien&quot;,&quot;parse-names&quot;:false,&quot;dropping-particle&quot;:&quot;&quot;,&quot;non-dropping-particle&quot;:&quot;&quot;},{&quot;family&quot;:&quot;Raman&quot;,&quot;given&quot;:&quot;Steven&quot;,&quot;parse-names&quot;:false,&quot;dropping-particle&quot;:&quot;&quot;,&quot;non-dropping-particle&quot;:&quot;&quot;},{&quot;family&quot;:&quot;Sung&quot;,&quot;given&quot;:&quot;Kyunghyun&quot;,&quot;parse-names&quot;:false,&quot;dropping-particle&quot;:&quot;&quot;,&quot;non-dropping-particle&quot;:&quot;&quot;}],&quot;container-title&quot;:&quot;Journal of Magnetic Resonance Imaging&quot;,&quot;DOI&quot;:&quot;10.1002/jmri.27595&quot;,&quot;ISSN&quot;:&quot;15222586&quot;,&quot;PMID&quot;:&quot;33709532&quot;,&quot;issued&quot;:{&quot;date-parts&quot;:[[2021,8]]},&quot;page&quot;:&quot;474-483&quot;,&quot;abstract&quot;:&quot;Background: Several deep learning-based techniques have been developed for prostate cancer (PCa) detection using multiparametric magnetic resonance imaging (mpMRI), but few of them have been rigorously evaluated relative to radiologists' performance or whole-mount histopathology (WMHP). Purpose: To compare the performance of a previously proposed deep learning algorithm, FocalNet, and expert radiologists in the detection of PCa on mpMRI with WMHP as the reference. Study Type: Retrospective, single-center study. Subjects: A total of 553 patients (development cohort: 427 patients; evaluation cohort: 126 patients) who underwent 3-T mpMRI prior to radical prostatectomy from October 2010 to February 2018. Field Strength/Sequence: 3-T, T2-weighted imaging and diffusion-weighted imaging. Assessment: FocalNet was trained on the development cohort to predict PCa locations by detection points, with a confidence value for each point, on the evaluation cohort. Four fellowship-trained genitourinary (GU) radiologists independently evaluated the evaluation cohort to detect suspicious PCa foci, annotate detection point locations, and assign a five-point suspicion score (1: least suspicious, 5: most suspicious) for each annotated detection point. The PCa detection performance of FocalNet and radiologists were evaluated by the lesion detection sensitivity vs. the number of false-positive detections at different thresholds on suspicion scores. Clinically significant lesions: Gleason Group (GG) ≥ 2 or pathological size ≥ 10 mm. Index lesions: the highest GG and the largest pathological size (secondary). Statistical Tests: Bootstrap hypothesis test for the detection sensitivity between radiologists and FocalNet. Results: For the overall differential detection sensitivity, FocalNet was 5.1% and 4.7% below the radiologists for clinically significant and index lesions, respectively; however, the differences were not statistically significant (P = 0.413 and P = 0.282, respectively). Data Conclusion: FocalNet achieved slightly lower but not statistically significant PCa detection performance compared with GU radiologists. Compared with radiologists, FocalNet demonstrated similar detection performance for a highly sensitive setting (suspicion score ≥ 1) or a highly specific setting (suspicion score = 5), while lower performance in between. Level of Evidence: 3. Technical Efficacy Stage: 2.&quot;,&quot;publisher&quot;:&quot;John Wiley and Sons Inc&quot;,&quot;volume&quot;:&quot;54&quot;},&quot;isTemporary&quot;:false}],&quot;citationTag&quot;:&quot;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&quot;},{&quot;citationID&quot;:&quot;MENDELEY_CITATION_49e8f558-5040-46ec-a69b-9f163d9aa62b&quot;,&quot;properties&quot;:{&quot;noteIndex&quot;:0},&quot;isEdited&quot;:false,&quot;manualOverride&quot;:{&quot;isManuallyOverridden&quot;:false,&quot;citeprocText&quot;:&quot;(Alqahtani, 2024)&quot;,&quot;manualOverrideText&quot;:&quot;&quot;},&quot;citationTag&quot;:&quot;MENDELEY_CITATION_v3_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&quot;,&quot;citationItems&quot;:[{&quot;id&quot;:&quot;b7619702-ebca-3516-9cb6-572bb9b3466b&quot;,&quot;itemData&quot;:{&quot;type&quot;:&quot;article-journal&quot;,&quot;id&quot;:&quot;b7619702-ebca-3516-9cb6-572bb9b3466b&quot;,&quot;title&quot;:&quot;Systematic Review of AI-Assisted MRI in Prostate Cancer Diagnosis: Enhancing Accuracy Through Second Opinion Tools.&quot;,&quot;author&quot;:[{&quot;family&quot;:&quot;Alqahtani&quot;,&quot;given&quot;:&quot;Saeed&quot;,&quot;parse-names&quot;:false,&quot;dropping-particle&quot;:&quot;&quot;,&quot;non-dropping-particle&quot;:&quot;&quot;}],&quot;container-title&quot;:&quot;Diagnostics (Basel, Switzerland)&quot;,&quot;container-title-short&quot;:&quot;Diagnostics (Basel)&quot;,&quot;DOI&quot;:&quot;10.3390/diagnostics14222576&quot;,&quot;ISSN&quot;:&quot;2075-4418&quot;,&quot;PMID&quot;:&quot;39594242&quot;,&quot;issued&quot;:{&quot;date-parts&quot;:[[2024,11]]},&quot;abstract&quot;:&quot;BACKGROUND Prostate cancer is a leading cause of cancer-related deaths in men worldwide, making accurate diagnosis critical for effective treatment. Recent advancements in artificial intelligence (AI) and machine learning (ML) have shown promise in improving the diagnostic accuracy of prostate cancer. OBJECTIVES This systematic review aims to evaluate the effectiveness of AI-based tools in diagnosing prostate cancer using MRI, with a focus on accuracy, specificity, sensitivity, and clinical utility compared to conventional diagnostic methods. METHODS A comprehensive search was conducted across PubMed, Embase, Ovid MEDLINE, Web of Science, Cochrane Library, and Institute of Electrical and Electronics Engineers (IEEE) Xplore for studies published between 2019 and 2024. Inclusion criteria focused on full-text, English-language studies involving AI for Magnetic Resonance Imaging (MRI) -based prostate cancer diagnosis. Diagnostic performance metrics such as area under curve (AUC), sensitivity, and specificity were analyzed, with risk of bias assessed using the Quality Assessment of Diagnostic Accuracy Studies (QUADAS-2) tool. RESULTS Seven studies met the inclusion criteria, employing various AI techniques, including deep learning and machine learning. These studies reported improved diagnostic accuracy (with AUC scores of up to 97%) and moderate sensitivity, with performance varying based on training data quality and lesion characteristics like Prostate Imaging Reporting and Data System (PI-RADS) scores. CONCLUSIONS AI has significant potential to enhance prostate cancer diagnosis, particularly when used for second opinions in MRI interpretations. While these results are promising, further validation in diverse populations and clinical settings is necessary to fully integrate AI into standard practice.&quot;,&quot;volume&quot;:&quot;14&quot;},&quot;isTemporary&quot;:false,&quot;suppress-author&quot;:false,&quot;composite&quot;:false,&quot;author-only&quot;:false}]},{&quot;citationID&quot;:&quot;MENDELEY_CITATION_ff60657d-f9cc-4a96-8b06-41f661487aa5&quot;,&quot;properties&quot;:{&quot;noteIndex&quot;:0},&quot;isEdited&quot;:false,&quot;manualOverride&quot;:{&quot;isManuallyOverridden&quot;:false,&quot;citeprocText&quot;:&quot;(Fassia et al., 2024)&quot;,&quot;manualOverrideText&quot;:&quot;&quot;},&quot;citationTag&quot;:&quot;MENDELEY_CITATION_v3_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&quot;,&quot;citationItems&quot;:[{&quot;id&quot;:&quot;0a990676-9fee-363f-bbe4-7e457ec7852b&quot;,&quot;itemData&quot;:{&quot;type&quot;:&quot;article-journal&quot;,&quot;id&quot;:&quot;0a990676-9fee-363f-bbe4-7e457ec7852b&quot;,&quot;title&quot;:&quot;Deep Learning Prostate MRI Segmentation Accuracy and Robustness: A Systematic Review.&quot;,&quot;author&quot;:[{&quot;family&quot;:&quot;Fassia&quot;,&quot;given&quot;:&quot;Mohammad-Kasim&quot;,&quot;parse-names&quot;:false,&quot;dropping-particle&quot;:&quot;&quot;,&quot;non-dropping-particle&quot;:&quot;&quot;},{&quot;family&quot;:&quot;Balasubramanian&quot;,&quot;given&quot;:&quot;Adithya&quot;,&quot;parse-names&quot;:false,&quot;dropping-particle&quot;:&quot;&quot;,&quot;non-dropping-particle&quot;:&quot;&quot;},{&quot;family&quot;:&quot;Woo&quot;,&quot;given&quot;:&quot;Sungmin&quot;,&quot;parse-names&quot;:false,&quot;dropping-particle&quot;:&quot;&quot;,&quot;non-dropping-particle&quot;:&quot;&quot;},{&quot;family&quot;:&quot;Vargas&quot;,&quot;given&quot;:&quot;Hebert Alberto&quot;,&quot;parse-names&quot;:false,&quot;dropping-particle&quot;:&quot;&quot;,&quot;non-dropping-particle&quot;:&quot;&quot;},{&quot;family&quot;:&quot;Hricak&quot;,&quot;given&quot;:&quot;Hedvig&quot;,&quot;parse-names&quot;:false,&quot;dropping-particle&quot;:&quot;&quot;,&quot;non-dropping-particle&quot;:&quot;&quot;},{&quot;family&quot;:&quot;Konukoglu&quot;,&quot;given&quot;:&quot;Ender&quot;,&quot;parse-names&quot;:false,&quot;dropping-particle&quot;:&quot;&quot;,&quot;non-dropping-particle&quot;:&quot;&quot;},{&quot;family&quot;:&quot;Becker&quot;,&quot;given&quot;:&quot;Anton S&quot;,&quot;parse-names&quot;:false,&quot;dropping-particle&quot;:&quot;&quot;,&quot;non-dropping-particle&quot;:&quot;&quot;}],&quot;container-title&quot;:&quot;Radiology. Artificial intelligence&quot;,&quot;container-title-short&quot;:&quot;Radiol Artif Intell&quot;,&quot;DOI&quot;:&quot;10.1148/ryai.230138&quot;,&quot;ISSN&quot;:&quot;2638-6100&quot;,&quot;PMID&quot;:&quot;38568094&quot;,&quot;issued&quot;:{&quot;date-parts&quot;:[[2024,7]]},&quot;page&quot;:&quot;e230138&quot;,&quot;abstract&quot;:&quot;Purpose To investigate the accuracy and robustness of prostate segmentation using deep learning across various training data sizes, MRI vendors, prostate zones, and testing methods relative to fellowship-trained diagnostic radiologists. Materials and Methods In this systematic review, Embase, PubMed, Scopus, and Web of Science databases were queried for English-language articles using keywords and related terms for prostate MRI segmentation and deep learning algorithms dated to July 31, 2022. A total of 691 articles from the search query were collected and subsequently filtered to 48 on the basis of predefined inclusion and exclusion criteria. Multiple characteristics were extracted from selected studies, such as deep learning algorithm performance, MRI vendor, and training dataset features. The primary outcome was comparison of mean Dice similarity coefficient (DSC) for prostate segmentation for deep learning algorithms versus diagnostic radiologists. Results Forty-eight studies were included. Most published deep learning algorithms for whole prostate gland segmentation (39 of 42 [93%]) had a DSC at or above expert level (DSC ≥ 0.86). The mean DSC was 0.79 ± 0.06 (SD) for peripheral zone, 0.87 ± 0.05 for transition zone, and 0.90 ± 0.04 for whole prostate gland segmentation. For selected studies that used one major MRI vendor, the mean DSCs of each were as follows: General Electric (three of 48 studies), 0.92 ± 0.03; Philips (four of 48 studies), 0.92 ± 0.02; and Siemens (six of 48 studies), 0.91 ± 0.03. Conclusion Deep learning algorithms for prostate MRI segmentation demonstrated accuracy similar to that of expert radiologists despite varying parameters; therefore, future research should shift toward evaluating segmentation robustness and patient outcomes across diverse clinical settings. Keywords: MRI, Genital/Reproductive, Prostate Segmentation, Deep Learning Systematic review registration link: osf.io/nxaev © RSNA, 2024.&quot;,&quot;volume&quot;:&quot;6&quot;},&quot;isTemporary&quot;:false,&quot;suppress-author&quot;:false,&quot;composite&quot;:false,&quot;author-only&quot;:false}]},{&quot;citationID&quot;:&quot;MENDELEY_CITATION_7fdfd79a-ca1f-4694-a0ba-1090bd65c978&quot;,&quot;properties&quot;:{&quot;noteIndex&quot;:0},&quot;isEdited&quot;:false,&quot;manualOverride&quot;:{&quot;isManuallyOverridden&quot;:false,&quot;citeprocText&quot;:&quot;(Litjens et al., 2017)&quot;,&quot;manualOverrideText&quot;:&quot;&quot;},&quot;citationTag&quot;:&quot;MENDELEY_CITATION_v3_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&quot;,&quot;citationItems&quot;:[{&quot;id&quot;:&quot;71654626-a3cd-3a5a-a9c8-b0ee1e58d974&quot;,&quot;itemData&quot;:{&quot;type&quot;:&quot;article&quot;,&quot;id&quot;:&quot;71654626-a3cd-3a5a-a9c8-b0ee1e58d974&quot;,&quot;title&quot;:&quot;A survey on deep learning in medical image analysis&quot;,&quot;author&quot;:[{&quot;family&quot;:&quot;Litjens&quot;,&quot;given&quot;:&quot;Geert&quot;,&quot;parse-names&quot;:false,&quot;dropping-particle&quot;:&quot;&quot;,&quot;non-dropping-particle&quot;:&quot;&quot;},{&quot;family&quot;:&quot;Kooi&quot;,&quot;given&quot;:&quot;Thijs&quot;,&quot;parse-names&quot;:false,&quot;dropping-particle&quot;:&quot;&quot;,&quot;non-dropping-particle&quot;:&quot;&quot;},{&quot;family&quot;:&quot;Bejnordi&quot;,&quot;given&quot;:&quot;Babak Ehteshami&quot;,&quot;parse-names&quot;:false,&quot;dropping-particle&quot;:&quot;&quot;,&quot;non-dropping-particle&quot;:&quot;&quot;},{&quot;family&quot;:&quot;Setio&quot;,&quot;given&quot;:&quot;Arnaud Arindra Adiyoso&quot;,&quot;parse-names&quot;:false,&quot;dropping-particle&quot;:&quot;&quot;,&quot;non-dropping-particle&quot;:&quot;&quot;},{&quot;family&quot;:&quot;Ciompi&quot;,&quot;given&quot;:&quot;Francesco&quot;,&quot;parse-names&quot;:false,&quot;dropping-particle&quot;:&quot;&quot;,&quot;non-dropping-particle&quot;:&quot;&quot;},{&quot;family&quot;:&quot;Ghafoorian&quot;,&quot;given&quot;:&quot;Mohsen&quot;,&quot;parse-names&quot;:false,&quot;dropping-particle&quot;:&quot;&quot;,&quot;non-dropping-particle&quot;:&quot;&quot;},{&quot;family&quot;:&quot;Laak&quot;,&quot;given&quot;:&quot;Jeroen A.W.M.&quot;,&quot;parse-names&quot;:false,&quot;dropping-particle&quot;:&quot;&quot;,&quot;non-dropping-particle&quot;:&quot;van der&quot;},{&quot;family&quot;:&quot;Ginneken&quot;,&quot;given&quot;:&quot;Bram&quot;,&quot;parse-names&quot;:false,&quot;dropping-particle&quot;:&quot;&quot;,&quot;non-dropping-particle&quot;:&quot;van&quot;},{&quot;family&quot;:&quot;Sánchez&quot;,&quot;given&quot;:&quot;Clara I.&quot;,&quot;parse-names&quot;:false,&quot;dropping-particle&quot;:&quot;&quot;,&quot;non-dropping-particle&quot;:&quot;&quot;}],&quot;container-title&quot;:&quot;Medical Image Analysis&quot;,&quot;container-title-short&quot;:&quot;Med Image Anal&quot;,&quot;DOI&quot;:&quot;10.1016/j.media.2017.07.005&quot;,&quot;ISSN&quot;:&quot;13618423&quot;,&quot;PMID&quot;:&quot;28778026&quot;,&quot;issued&quot;:{&quot;date-parts&quot;:[[2017,12]]},&quot;page&quot;:&quot;60-88&quot;,&quot;abstract&quot;:&quot;Deep learning algorithms, in particular convolutional networks, have rapidly become a methodology of choice for analyzing medical images. This paper reviews the major deep learning concepts pertinent to medical image analysis and summarizes over 300 contributions to the field, most of which appeared in the last year. We survey the use of deep learning for image classification, object detection, segmentation, registration, and other tasks. Concise overviews are provided of studies per application area: neuro, retinal, pulmonary, digital pathology, breast, cardiac, abdominal, musculoskeletal. We end with a summary of the current state-of-the-art, a critical discussion of open challenges and directions for future research.&quot;,&quot;publisher&quot;:&quot;Elsevier B.V.&quot;,&quot;volume&quot;:&quot;42&quot;},&quot;isTemporary&quot;:false,&quot;suppress-author&quot;:false,&quot;composite&quot;:false,&quot;author-only&quot;:false}]},{&quot;citationID&quot;:&quot;MENDELEY_CITATION_da8eb430-6f52-4f45-bf59-854b0e360a44&quot;,&quot;properties&quot;:{&quot;noteIndex&quot;:0},&quot;isEdited&quot;:false,&quot;manualOverride&quot;:{&quot;isManuallyOverridden&quot;:false,&quot;citeprocText&quot;:&quot;(L. Chen et al., 2021)&quot;,&quot;manualOverrideText&quot;:&quot;&quot;},&quot;citationTag&quot;:&quot;MENDELEY_CITATION_v3_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&quot;,&quot;citationItems&quot;:[{&quot;id&quot;:&quot;7336fcb2-71ac-3c28-832d-fd34bca80513&quot;,&quot;itemData&quot;:{&quot;type&quot;:&quot;paper-conference&quot;,&quot;id&quot;:&quot;7336fcb2-71ac-3c28-832d-fd34bca80513&quot;,&quot;title&quot;:&quot;Decision Transformer: Reinforcement Learning via Sequence Modeling&quot;,&quot;author&quot;:[{&quot;family&quot;:&quot;Chen&quot;,&quot;given&quot;:&quot;Lili&quot;,&quot;parse-names&quot;:false,&quot;dropping-particle&quot;:&quot;&quot;,&quot;non-dropping-particle&quot;:&quot;&quot;},{&quot;family&quot;:&quot;Lu&quot;,&quot;given&quot;:&quot;Kevin&quot;,&quot;parse-names&quot;:false,&quot;dropping-particle&quot;:&quot;&quot;,&quot;non-dropping-particle&quot;:&quot;&quot;},{&quot;family&quot;:&quot;Rajeswaran&quot;,&quot;given&quot;:&quot;Aravind&quot;,&quot;parse-names&quot;:false,&quot;dropping-particle&quot;:&quot;&quot;,&quot;non-dropping-particle&quot;:&quot;&quot;},{&quot;family&quot;:&quot;Lee&quot;,&quot;given&quot;:&quot;Kimin&quot;,&quot;parse-names&quot;:false,&quot;dropping-particle&quot;:&quot;&quot;,&quot;non-dropping-particle&quot;:&quot;&quot;},{&quot;family&quot;:&quot;Grover&quot;,&quot;given&quot;:&quot;Aditya&quot;,&quot;parse-names&quot;:false,&quot;dropping-particle&quot;:&quot;&quot;,&quot;non-dropping-particle&quot;:&quot;&quot;},{&quot;family&quot;:&quot;Laskin&quot;,&quot;given&quot;:&quot;Michael&quot;,&quot;parse-names&quot;:false,&quot;dropping-particle&quot;:&quot;&quot;,&quot;non-dropping-particle&quot;:&quot;&quot;},{&quot;family&quot;:&quot;Abbeel&quot;,&quot;given&quot;:&quot;Pieter&quot;,&quot;parse-names&quot;:false,&quot;dropping-particle&quot;:&quot;&quot;,&quot;non-dropping-particle&quot;:&quot;&quot;},{&quot;family&quot;:&quot;Srinivas&quot;,&quot;given&quot;:&quot;Aravind&quot;,&quot;parse-names&quot;:false,&quot;dropping-particle&quot;:&quot;&quot;,&quot;non-dropping-particle&quot;:&quot;&quot;},{&quot;family&quot;:&quot;Mordatch&quot;,&quot;given&quot;:&quot;Igor&quot;,&quot;parse-names&quot;:false,&quot;dropping-particle&quot;:&quot;&quot;,&quot;non-dropping-particle&quot;:&quot;&quot;}],&quot;container-title&quot;:&quot;Advances in Neural Information Processing Systems&quot;,&quot;container-title-short&quot;:&quot;Adv Neural Inf Process Syst&quot;,&quot;ISSN&quot;:&quot;10495258&quot;,&quot;issued&quot;:{&quot;date-parts&quot;:[[2021]]},&quot;page&quot;:&quot;15084-15097&quot;,&quot;abstract&quot;:&quot;We introduce a framework that abstracts Reinforcement Learning (RL) as a sequence modeling problem. This allows us to draw upon the simplicity and scalability of the Transformer architecture, and associated advances in language modeling such as GPT-x and BERT. In particular, we present Decision Transformer, an architecture that casts the problem of RL as conditional sequence modeling. Unlike prior approaches to RL that fit value functions or compute policy gradients, Decision Transformer simply outputs the optimal actions by leveraging a causally masked Transformer. By conditioning an autoregressive model on the desired return (reward), past states, and actions, our Decision Transformer model can generate future actions that achieve the desired return. Despite its simplicity, Decision Transformer matches or exceeds the performance of state-of-the-art model-free offline RL baselines on Atari, OpenAI Gym, and Key-to-Door tasks.&quot;,&quot;publisher&quot;:&quot;Neural information processing systems foundation&quot;,&quot;volume&quot;:&quot;18&quot;},&quot;isTemporary&quot;:false,&quot;suppress-author&quot;:false,&quot;composite&quot;:false,&quot;author-only&quot;:false}]},{&quot;citationID&quot;:&quot;MENDELEY_CITATION_0aeecf77-4f48-4370-9014-0138c1d381dc&quot;,&quot;properties&quot;:{&quot;noteIndex&quot;:0},&quot;isEdited&quot;:false,&quot;manualOverride&quot;:{&quot;isManuallyOverridden&quot;:false,&quot;citeprocText&quot;:&quot;(L. Chen et al., 2021)&quot;,&quot;manualOverrideText&quot;:&quot;&quot;},&quot;citationTag&quot;:&quot;MENDELEY_CITATION_v3_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&quot;,&quot;citationItems&quot;:[{&quot;id&quot;:&quot;7336fcb2-71ac-3c28-832d-fd34bca80513&quot;,&quot;itemData&quot;:{&quot;type&quot;:&quot;paper-conference&quot;,&quot;id&quot;:&quot;7336fcb2-71ac-3c28-832d-fd34bca80513&quot;,&quot;title&quot;:&quot;Decision Transformer: Reinforcement Learning via Sequence Modeling&quot;,&quot;author&quot;:[{&quot;family&quot;:&quot;Chen&quot;,&quot;given&quot;:&quot;Lili&quot;,&quot;parse-names&quot;:false,&quot;dropping-particle&quot;:&quot;&quot;,&quot;non-dropping-particle&quot;:&quot;&quot;},{&quot;family&quot;:&quot;Lu&quot;,&quot;given&quot;:&quot;Kevin&quot;,&quot;parse-names&quot;:false,&quot;dropping-particle&quot;:&quot;&quot;,&quot;non-dropping-particle&quot;:&quot;&quot;},{&quot;family&quot;:&quot;Rajeswaran&quot;,&quot;given&quot;:&quot;Aravind&quot;,&quot;parse-names&quot;:false,&quot;dropping-particle&quot;:&quot;&quot;,&quot;non-dropping-particle&quot;:&quot;&quot;},{&quot;family&quot;:&quot;Lee&quot;,&quot;given&quot;:&quot;Kimin&quot;,&quot;parse-names&quot;:false,&quot;dropping-particle&quot;:&quot;&quot;,&quot;non-dropping-particle&quot;:&quot;&quot;},{&quot;family&quot;:&quot;Grover&quot;,&quot;given&quot;:&quot;Aditya&quot;,&quot;parse-names&quot;:false,&quot;dropping-particle&quot;:&quot;&quot;,&quot;non-dropping-particle&quot;:&quot;&quot;},{&quot;family&quot;:&quot;Laskin&quot;,&quot;given&quot;:&quot;Michael&quot;,&quot;parse-names&quot;:false,&quot;dropping-particle&quot;:&quot;&quot;,&quot;non-dropping-particle&quot;:&quot;&quot;},{&quot;family&quot;:&quot;Abbeel&quot;,&quot;given&quot;:&quot;Pieter&quot;,&quot;parse-names&quot;:false,&quot;dropping-particle&quot;:&quot;&quot;,&quot;non-dropping-particle&quot;:&quot;&quot;},{&quot;family&quot;:&quot;Srinivas&quot;,&quot;given&quot;:&quot;Aravind&quot;,&quot;parse-names&quot;:false,&quot;dropping-particle&quot;:&quot;&quot;,&quot;non-dropping-particle&quot;:&quot;&quot;},{&quot;family&quot;:&quot;Mordatch&quot;,&quot;given&quot;:&quot;Igor&quot;,&quot;parse-names&quot;:false,&quot;dropping-particle&quot;:&quot;&quot;,&quot;non-dropping-particle&quot;:&quot;&quot;}],&quot;container-title&quot;:&quot;Advances in Neural Information Processing Systems&quot;,&quot;container-title-short&quot;:&quot;Adv Neural Inf Process Syst&quot;,&quot;ISSN&quot;:&quot;10495258&quot;,&quot;issued&quot;:{&quot;date-parts&quot;:[[2021]]},&quot;page&quot;:&quot;15084-15097&quot;,&quot;abstract&quot;:&quot;We introduce a framework that abstracts Reinforcement Learning (RL) as a sequence modeling problem. This allows us to draw upon the simplicity and scalability of the Transformer architecture, and associated advances in language modeling such as GPT-x and BERT. In particular, we present Decision Transformer, an architecture that casts the problem of RL as conditional sequence modeling. Unlike prior approaches to RL that fit value functions or compute policy gradients, Decision Transformer simply outputs the optimal actions by leveraging a causally masked Transformer. By conditioning an autoregressive model on the desired return (reward), past states, and actions, our Decision Transformer model can generate future actions that achieve the desired return. Despite its simplicity, Decision Transformer matches or exceeds the performance of state-of-the-art model-free offline RL baselines on Atari, OpenAI Gym, and Key-to-Door tasks.&quot;,&quot;publisher&quot;:&quot;Neural information processing systems foundation&quot;,&quot;volume&quot;:&quot;18&quot;},&quot;isTemporary&quot;:false,&quot;suppress-author&quot;:false,&quot;composite&quot;:false,&quot;author-only&quot;:false}]},{&quot;citationID&quot;:&quot;MENDELEY_CITATION_1da605f4-9065-4d0c-b9c7-ed3048fcef4c&quot;,&quot;properties&quot;:{&quot;noteIndex&quot;:0},&quot;isEdited&quot;:false,&quot;manualOverride&quot;:{&quot;isManuallyOverridden&quot;:false,&quot;citeprocText&quot;:&quot;(Isensee et al., 2021)&quot;,&quot;manualOverrideText&quot;:&quot;&quot;},&quot;citationTag&quot;:&quot;MENDELEY_CITATION_v3_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&quot;,&quot;citationItems&quot;:[{&quot;id&quot;:&quot;52c75c71-954f-32e5-ad7a-fa2d05360035&quot;,&quot;itemData&quot;:{&quot;type&quot;:&quot;article-journal&quot;,&quot;id&quot;:&quot;52c75c71-954f-32e5-ad7a-fa2d05360035&quot;,&quot;title&quot;:&quot;nnU-Net: a self-configuring method for deep learning-based biomedical image segmentation&quot;,&quot;author&quot;:[{&quot;family&quot;:&quot;Isensee&quot;,&quot;given&quot;:&quot;Fabian&quot;,&quot;parse-names&quot;:false,&quot;dropping-particle&quot;:&quot;&quot;,&quot;non-dropping-particle&quot;:&quot;&quot;},{&quot;family&quot;:&quot;Jaeger&quot;,&quot;given&quot;:&quot;Paul F.&quot;,&quot;parse-names&quot;:false,&quot;dropping-particle&quot;:&quot;&quot;,&quot;non-dropping-particle&quot;:&quot;&quot;},{&quot;family&quot;:&quot;Kohl&quot;,&quot;given&quot;:&quot;Simon A.A.&quot;,&quot;parse-names&quot;:false,&quot;dropping-particle&quot;:&quot;&quot;,&quot;non-dropping-particle&quot;:&quot;&quot;},{&quot;family&quot;:&quot;Petersen&quot;,&quot;given&quot;:&quot;Jens&quot;,&quot;parse-names&quot;:false,&quot;dropping-particle&quot;:&quot;&quot;,&quot;non-dropping-particle&quot;:&quot;&quot;},{&quot;family&quot;:&quot;Maier-Hein&quot;,&quot;given&quot;:&quot;Klaus H.&quot;,&quot;parse-names&quot;:false,&quot;dropping-particle&quot;:&quot;&quot;,&quot;non-dropping-particle&quot;:&quot;&quot;}],&quot;container-title&quot;:&quot;Nature Methods&quot;,&quot;container-title-short&quot;:&quot;Nat Methods&quot;,&quot;DOI&quot;:&quot;10.1038/s41592-020-01008-z&quot;,&quot;ISSN&quot;:&quot;15487105&quot;,&quot;PMID&quot;:&quot;33288961&quot;,&quot;issued&quot;:{&quot;date-parts&quot;:[[2021,2]]},&quot;page&quot;:&quot;203-211&quot;,&quot;abstract&quot;:&quot;Biomedical imaging is a driver of scientific discovery and a core component of medical care and is being stimulated by the field of deep learning. While semantic segmentation algorithms enable image analysis and quantification in many applications, the design of respective specialized solutions is non-trivial and highly dependent on dataset properties and hardware conditions. We developed nnU-Net, a deep learning-based segmentation method that automatically configures itself, including preprocessing, network architecture, training and post-processing for any new task. The key design choices in this process are modeled as a set of fixed parameters, interdependent rules and empirical decisions. Without manual intervention, nnU-Net surpasses most existing approaches, including highly specialized solutions on 23 public datasets used in international biomedical segmentation competitions. We make nnU-Net publicly available as an out-of-the-box tool, rendering state-of-the-art segmentation accessible to a broad audience by requiring neither expert knowledge nor computing resources beyond standard network training.&quot;,&quot;publisher&quot;:&quot;Nature Research&quot;,&quot;volume&quot;:&quot;18&quot;},&quot;isTemporary&quot;:false,&quot;suppress-author&quot;:false,&quot;composite&quot;:false,&quot;author-only&quot;:false}]},{&quot;citationID&quot;:&quot;MENDELEY_CITATION_990a1a16-c86d-4d37-a57c-eb0727bbbd68&quot;,&quot;properties&quot;:{&quot;noteIndex&quot;:0},&quot;isEdited&quot;:false,&quot;manualOverride&quot;:{&quot;isManuallyOverridden&quot;:false,&quot;citeprocText&quot;:&quot;(Ronneberger et al., 2021)&quot;,&quot;manualOverrideText&quot;:&quot;&quot;},&quot;citationTag&quot;:&quot;MENDELEY_CITATION_v3_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&quot;,&quot;citationItems&quot;:[{&quot;id&quot;:&quot;1dbce20d-8ef0-3d62-89a5-323b456ed201&quot;,&quot;itemData&quot;:{&quot;type&quot;:&quot;article-journal&quot;,&quot;id&quot;:&quot;1dbce20d-8ef0-3d62-89a5-323b456ed201&quot;,&quot;title&quot;:&quot;INet: Convolutional Networks for Biomedical Image Segmentation&quot;,&quot;author&quot;:[{&quot;family&quot;:&quot;Ronneberger&quot;,&quot;given&quot;:&quot;Olaf&quot;,&quot;parse-names&quot;:false,&quot;dropping-particle&quot;:&quot;&quot;,&quot;non-dropping-particle&quot;:&quot;&quot;},{&quot;family&quot;:&quot;Fischer&quot;,&quot;given&quot;:&quot;Philipp&quot;,&quot;parse-names&quot;:false,&quot;dropping-particle&quot;:&quot;&quot;,&quot;non-dropping-particle&quot;:&quot;&quot;},{&quot;family&quot;:&quot;Brox&quot;,&quot;given&quot;:&quot;Thomas&quot;,&quot;parse-names&quot;:false,&quot;dropping-particle&quot;:&quot;&quot;,&quot;non-dropping-particle&quot;:&quot;&quot;}],&quot;container-title&quot;:&quot;IEEE Access&quot;,&quot;DOI&quot;:&quot;10.1109/ACCESS.2021.3053408&quot;,&quot;ISSN&quot;:&quot;21693536&quot;,&quot;issued&quot;:{&quot;date-parts&quot;:[[2021]]},&quot;page&quot;:&quot;16591-16603&quot;,&quot;abstract&quot;:&quot;Encoder-decoder networks are state-of-the-art approaches to biomedical image segmentation, but have two problems: i.e., the widely used pooling operations may discard spatial information, and therefore low-level semantics are lost. Feature fusion methods can mitigate these problems but feature maps of different scales cannot be easily fused because down- and upsampling change the spatial resolution of feature map. To address these issues, we propose INet, which enlarges receptive fields by increasing the kernel sizes of convolutional layers in steps (e.g., from 3times 3 to 7times 7 and then 15times 15 ) instead of downsampling. Inspired by an Inception module, INet extracts features by kernels of different sizes through concatenating the output feature maps of all preceding convolutional layers. We also find that the large kernel makes the network feasible for biomedical image segmentation. In addition, INet uses two overlapping max-poolings, i.e., max-poolings with stride 1, to extract the sharpest features. Fixed-size and fixed-channel feature maps enable INet to concatenate feature maps and add multiple shortcuts across layers. In this way, INet can recover low-level semantics by concatenating the feature maps of all preceding layers and expedite the training by adding multiple shortcuts. Because INet has additional residual shortcuts, we compare INet with a UNet system that also has residual shortcuts (ResUNet). To confirm INet as a backbone architecture for biomedical image segmentation, we implement dense connections on INet (called DenseINet) and compare it to a DenseUNet system with residual shortcuts (ResDenseUNet). INet and DenseINet require 16.9% and 37.6% fewer parameters than ResUNet and ResDenseUNet, respectively. In comparison with six encoder-decoder approaches using nine public datasets, INet and DenseINet demonstrate efficient improvements in biomedical image segmentation. INet outperforms DeepLabV3, which implementing atrous convolution instead of downsampling to increase receptive fields. INet also outperforms two recent methods (named HRNet and MS-NAS) that maintain high-resolution representations and repeatedly exchange the information across resolutions.&quot;,&quot;publisher&quot;:&quot;Institute of Electrical and Electronics Engineers Inc.&quot;,&quot;volume&quot;:&quot;9&quot;,&quot;container-title-short&quot;:&quot;&quot;},&quot;isTemporary&quot;:false,&quot;suppress-author&quot;:false,&quot;composite&quot;:false,&quot;author-only&quot;:false}]},{&quot;citationID&quot;:&quot;MENDELEY_CITATION_eeb3100f-febe-4c1f-a58d-4ababe9bca2e&quot;,&quot;properties&quot;:{&quot;noteIndex&quot;:0},&quot;isEdited&quot;:false,&quot;manualOverride&quot;:{&quot;isManuallyOverridden&quot;:false,&quot;citeprocText&quot;:&quot;(Yousef et al., 2023)&quot;,&quot;manualOverrideText&quot;:&quot;&quot;},&quot;citationTag&quot;:&quot;MENDELEY_CITATION_v3_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&quot;,&quot;citationItems&quot;:[{&quot;id&quot;:&quot;c16ad7e9-bf1f-3f3a-9b67-57c7c0f5cab4&quot;,&quot;itemData&quot;:{&quot;type&quot;:&quot;article-journal&quot;,&quot;id&quot;:&quot;c16ad7e9-bf1f-3f3a-9b67-57c7c0f5cab4&quot;,&quot;title&quot;:&quot;U-Net-Based Models towards Optimal MR Brain Image Segmentation.&quot;,&quot;author&quot;:[{&quot;family&quot;:&quot;Yousef&quot;,&quot;given&quot;:&quot;Rammah&quot;,&quot;parse-names&quot;:false,&quot;dropping-particle&quot;:&quot;&quot;,&quot;non-dropping-particle&quot;:&quot;&quot;},{&quot;family&quot;:&quot;Khan&quot;,&quot;given&quot;:&quot;Shakir&quot;,&quot;parse-names&quot;:false,&quot;dropping-particle&quot;:&quot;&quot;,&quot;non-dropping-particle&quot;:&quot;&quot;},{&quot;family&quot;:&quot;Gupta&quot;,&quot;given&quot;:&quot;Gaurav&quot;,&quot;parse-names&quot;:false,&quot;dropping-particle&quot;:&quot;&quot;,&quot;non-dropping-particle&quot;:&quot;&quot;},{&quot;family&quot;:&quot;Siddiqui&quot;,&quot;given&quot;:&quot;Tamanna&quot;,&quot;parse-names&quot;:false,&quot;dropping-particle&quot;:&quot;&quot;,&quot;non-dropping-particle&quot;:&quot;&quot;},{&quot;family&quot;:&quot;Albahlal&quot;,&quot;given&quot;:&quot;Bader M&quot;,&quot;parse-names&quot;:false,&quot;dropping-particle&quot;:&quot;&quot;,&quot;non-dropping-particle&quot;:&quot;&quot;},{&quot;family&quot;:&quot;Alajlan&quot;,&quot;given&quot;:&quot;Saad Abdullah&quot;,&quot;parse-names&quot;:false,&quot;dropping-particle&quot;:&quot;&quot;,&quot;non-dropping-particle&quot;:&quot;&quot;},{&quot;family&quot;:&quot;Haq&quot;,&quot;given&quot;:&quot;Mohd Anul&quot;,&quot;parse-names&quot;:false,&quot;dropping-particle&quot;:&quot;&quot;,&quot;non-dropping-particle&quot;:&quot;&quot;}],&quot;container-title&quot;:&quot;Diagnostics (Basel, Switzerland)&quot;,&quot;container-title-short&quot;:&quot;Diagnostics (Basel)&quot;,&quot;DOI&quot;:&quot;10.3390/diagnostics13091624&quot;,&quot;ISSN&quot;:&quot;2075-4418&quot;,&quot;PMID&quot;:&quot;37175015&quot;,&quot;issued&quot;:{&quot;date-parts&quot;:[[2023,5]]},&quot;abstract&quot;:&quot;Brain tumor segmentation from MRIs has always been a challenging task for radiologists, therefore, an automatic and generalized system to address this task is needed. Among all other deep learning techniques used in medical imaging, U-Net-based variants are the most used models found in the literature to segment medical images with respect to different modalities. Therefore, the goal of this paper is to examine the numerous advancements and innovations in the U-Net architecture, as well as recent trends, with the aim of highlighting the ongoing potential of U-Net being used to better the performance of brain tumor segmentation. Furthermore, we provide a quantitative comparison of different U-Net architectures to highlight the performance and the evolution of this network from an optimization perspective. In addition to that, we have experimented with four U-Net architectures (3D U-Net, Attention U-Net, R2 Attention U-Net, and modified 3D U-Net) on the BraTS 2020 dataset for brain tumor segmentation to provide a better overview of this architecture's performance in terms of Dice score and Hausdorff distance 95%. Finally, we analyze the limitations and challenges of medical image analysis to provide a critical discussion about the importance of developing new architectures in terms of optimization.&quot;,&quot;volume&quot;:&quot;13&quot;},&quot;isTemporary&quot;:false,&quot;suppress-author&quot;:false,&quot;composite&quot;:false,&quot;author-only&quot;:false}]},{&quot;citationID&quot;:&quot;MENDELEY_CITATION_f530291b-14ba-425d-8930-0ac253d8c782&quot;,&quot;properties&quot;:{&quot;noteIndex&quot;:0},&quot;isEdited&quot;:false,&quot;manualOverride&quot;:{&quot;isManuallyOverridden&quot;:false,&quot;citeprocText&quot;:&quot;(Turkbey et al., 2019)&quot;,&quot;manualOverrideText&quot;:&quot;&quot;},&quot;citationTag&quot;:&quot;MENDELEY_CITATION_v3_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&quot;,&quot;citationItems&quot;:[{&quot;id&quot;:&quot;8accb668-71d1-3c02-9924-0075e3e0e67d&quot;,&quot;itemData&quot;:{&quot;type&quot;:&quot;article&quot;,&quot;id&quot;:&quot;8accb668-71d1-3c02-9924-0075e3e0e67d&quot;,&quot;title&quot;:&quot;Prostate Imaging Reporting and Data System Version 2.1: 2019 Update of Prostate Imaging Reporting and Data System Version 2&quot;,&quot;author&quot;:[{&quot;family&quot;:&quot;Turkbey&quot;,&quot;given&quot;:&quot;Baris&quot;,&quot;parse-names&quot;:false,&quot;dropping-particle&quot;:&quot;&quot;,&quot;non-dropping-particle&quot;:&quot;&quot;},{&quot;family&quot;:&quot;Rosenkrantz&quot;,&quot;given&quot;:&quot;Andrew B.&quot;,&quot;parse-names&quot;:false,&quot;dropping-particle&quot;:&quot;&quot;,&quot;non-dropping-particle&quot;:&quot;&quot;},{&quot;family&quot;:&quot;Haider&quot;,&quot;given&quot;:&quot;Masoom A.&quot;,&quot;parse-names&quot;:false,&quot;dropping-particle&quot;:&quot;&quot;,&quot;non-dropping-particle&quot;:&quot;&quot;},{&quot;family&quot;:&quot;Padhani&quot;,&quot;given&quot;:&quot;Anwar R.&quot;,&quot;parse-names&quot;:false,&quot;dropping-particle&quot;:&quot;&quot;,&quot;non-dropping-particle&quot;:&quot;&quot;},{&quot;family&quot;:&quot;Villeirs&quot;,&quot;given&quot;:&quot;Geert&quot;,&quot;parse-names&quot;:false,&quot;dropping-particle&quot;:&quot;&quot;,&quot;non-dropping-particle&quot;:&quot;&quot;},{&quot;family&quot;:&quot;Macura&quot;,&quot;given&quot;:&quot;Katarzyna J.&quot;,&quot;parse-names&quot;:false,&quot;dropping-particle&quot;:&quot;&quot;,&quot;non-dropping-particle&quot;:&quot;&quot;},{&quot;family&quot;:&quot;Tempany&quot;,&quot;given&quot;:&quot;Clare M.&quot;,&quot;parse-names&quot;:false,&quot;dropping-particle&quot;:&quot;&quot;,&quot;non-dropping-particle&quot;:&quot;&quot;},{&quot;family&quot;:&quot;Choyke&quot;,&quot;given&quot;:&quot;Peter L.&quot;,&quot;parse-names&quot;:false,&quot;dropping-particle&quot;:&quot;&quot;,&quot;non-dropping-particle&quot;:&quot;&quot;},{&quot;family&quot;:&quot;Cornud&quot;,&quot;given&quot;:&quot;Francois&quot;,&quot;parse-names&quot;:false,&quot;dropping-particle&quot;:&quot;&quot;,&quot;non-dropping-particle&quot;:&quot;&quot;},{&quot;family&quot;:&quot;Margolis&quot;,&quot;given&quot;:&quot;Daniel J.&quot;,&quot;parse-names&quot;:false,&quot;dropping-particle&quot;:&quot;&quot;,&quot;non-dropping-particle&quot;:&quot;&quot;},{&quot;family&quot;:&quot;Thoeny&quot;,&quot;given&quot;:&quot;Harriet C.&quot;,&quot;parse-names&quot;:false,&quot;dropping-particle&quot;:&quot;&quot;,&quot;non-dropping-particle&quot;:&quot;&quot;},{&quot;family&quot;:&quot;Verma&quot;,&quot;given&quot;:&quot;Sadhna&quot;,&quot;parse-names&quot;:false,&quot;dropping-particle&quot;:&quot;&quot;,&quot;non-dropping-particle&quot;:&quot;&quot;},{&quot;family&quot;:&quot;Barentsz&quot;,&quot;given&quot;:&quot;Jelle&quot;,&quot;parse-names&quot;:false,&quot;dropping-particle&quot;:&quot;&quot;,&quot;non-dropping-particle&quot;:&quot;&quot;},{&quot;family&quot;:&quot;Weinreb&quot;,&quot;given&quot;:&quot;Jeffrey C.&quot;,&quot;parse-names&quot;:false,&quot;dropping-particle&quot;:&quot;&quot;,&quot;non-dropping-particle&quot;:&quot;&quot;}],&quot;container-title&quot;:&quot;European Urology&quot;,&quot;container-title-short&quot;:&quot;Eur Urol&quot;,&quot;DOI&quot;:&quot;10.1016/j.eururo.2019.02.033&quot;,&quot;ISSN&quot;:&quot;18737560&quot;,&quot;PMID&quot;:&quot;30898406&quot;,&quot;issued&quot;:{&quot;date-parts&quot;:[[2019,9]]},&quot;page&quot;:&quot;340-351&quot;,&quot;abstract&quot;:&quot;The Prostate Imaging Reporting and Data System version 2 (PI-RADS v2) was developed with a consensus-based process using a combination of published data, and expert observations and opinions. In the short time since its release, numerous studies have validated the value of PI-RADS v2 but, as expected, have also identified a number of ambiguities and limitations, some of which have been documented in the literature with potential solutions offered. To address these issues, the PI-RADS Steering Committee, again using a consensus-based process, has recommended several modifications to PI-RADS v2, maintaining the framework of assigning scores to individual sequences and using these scores to derive an overall assessment category. This updated version, described in this article, is termed PI-RADS v2.1. It is anticipated that the adoption of these PI-RADS v2.1 modifications will improve inter-reader variability and simplify PI-RADS assessment of prostate magnetic resonance imaging even further. Research on the value and limitations on all components of PI-RADS v2.1 is strongly encouraged.&quot;,&quot;publisher&quot;:&quot;Elsevier B.V.&quot;,&quot;volume&quot;:&quot;76&quot;},&quot;isTemporary&quot;:false,&quot;suppress-author&quot;:false,&quot;composite&quot;:false,&quot;author-only&quot;:false}]},{&quot;citationID&quot;:&quot;MENDELEY_CITATION_d0526f06-8ea2-4df5-a5ed-e07bcdd49c9c&quot;,&quot;properties&quot;:{&quot;noteIndex&quot;:0},&quot;isEdited&quot;:false,&quot;manualOverride&quot;:{&quot;isManuallyOverridden&quot;:false,&quot;citeprocText&quot;:&quot;(Yan et al., 2023)&quot;,&quot;manualOverrideText&quot;:&quot;&quot;},&quot;citationTag&quot;:&quot;MENDELEY_CITATION_v3_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&quot;,&quot;citationItems&quot;:[{&quot;id&quot;:&quot;4b0cc84a-78b7-320c-9faa-0af99ea3075c&quot;,&quot;itemData&quot;:{&quot;type&quot;:&quot;article-journal&quot;,&quot;id&quot;:&quot;4b0cc84a-78b7-320c-9faa-0af99ea3075c&quot;,&quot;title&quot;:&quot;Combiner and HyperCombiner Networks: Rules to Combine Multimodality MR Images for Prostate Cancer Localisation&quot;,&quot;author&quot;:[{&quot;family&quot;:&quot;Yan&quot;,&quot;given&quot;:&quot;Wen&quot;,&quot;parse-names&quot;:false,&quot;dropping-particle&quot;:&quot;&quot;,&quot;non-dropping-particle&quot;:&quot;&quot;},{&quot;family&quot;:&quot;Chiu&quot;,&quot;given&quot;:&quot;Bernard&quot;,&quot;parse-names&quot;:false,&quot;dropping-particle&quot;:&quot;&quot;,&quot;non-dropping-particle&quot;:&quot;&quot;},{&quot;family&quot;:&quot;Shen&quot;,&quot;given&quot;:&quot;Ziyi&quot;,&quot;parse-names&quot;:false,&quot;dropping-particle&quot;:&quot;&quot;,&quot;non-dropping-particle&quot;:&quot;&quot;},{&quot;family&quot;:&quot;Yang&quot;,&quot;given&quot;:&quot;Qianye&quot;,&quot;parse-names&quot;:false,&quot;dropping-particle&quot;:&quot;&quot;,&quot;non-dropping-particle&quot;:&quot;&quot;},{&quot;family&quot;:&quot;Syer&quot;,&quot;given&quot;:&quot;Tom&quot;,&quot;parse-names&quot;:false,&quot;dropping-particle&quot;:&quot;&quot;,&quot;non-dropping-particle&quot;:&quot;&quot;},{&quot;family&quot;:&quot;Min&quot;,&quot;given&quot;:&quot;Zhe&quot;,&quot;parse-names&quot;:false,&quot;dropping-particle&quot;:&quot;&quot;,&quot;non-dropping-particle&quot;:&quot;&quot;},{&quot;family&quot;:&quot;Punwani&quot;,&quot;given&quot;:&quot;Shonit&quot;,&quot;parse-names&quot;:false,&quot;dropping-particle&quot;:&quot;&quot;,&quot;non-dropping-particle&quot;:&quot;&quot;},{&quot;family&quot;:&quot;Emberton&quot;,&quot;given&quot;:&quot;Mark&quot;,&quot;parse-names&quot;:false,&quot;dropping-particle&quot;:&quot;&quot;,&quot;non-dropping-particle&quot;:&quot;&quot;},{&quot;family&quot;:&quot;Atkinson&quot;,&quot;given&quot;:&quot;David&quot;,&quot;parse-names&quot;:false,&quot;dropping-particle&quot;:&quot;&quot;,&quot;non-dropping-particle&quot;:&quot;&quot;},{&quot;family&quot;:&quot;Barratt&quot;,&quot;given&quot;:&quot;Dean C.&quot;,&quot;parse-names&quot;:false,&quot;dropping-particle&quot;:&quot;&quot;,&quot;non-dropping-particle&quot;:&quot;&quot;},{&quot;family&quot;:&quot;Hu&quot;,&quot;given&quot;:&quot;Yipeng&quot;,&quot;parse-names&quot;:false,&quot;dropping-particle&quot;:&quot;&quot;,&quot;non-dropping-particle&quot;:&quot;&quot;}],&quot;DOI&quot;:&quot;10.1016/j.media.2023.103030&quot;,&quot;issued&quot;:{&quot;date-parts&quot;:[[2023,7]]},&quot;abstract&quot;:&quot;One of the distinct characteristics in radiologists' reading of multiparametric prostate MR scans, using reporting systems such as PI-RADS v2.1, is to score individual types of MR modalities, T2-weighted, diffusion-weighted, and dynamic contrast-enhanced, and then combine these image-modality-specific scores using standardised decision rules to predict the likelihood of clinically significant cancer. This work aims to demonstrate that it is feasible for low-dimensional parametric models to model such decision rules in the proposed Combiner networks, without compromising the accuracy of predicting radiologic labels: First, it is shown that either a linear mixture model or a nonlinear stacking model is sufficient to model PI-RADS decision rules for localising prostate cancer. Second, parameters of these (generalised) linear models are proposed as hyperparameters, to weigh multiple networks that independently represent individual image modalities in the Combiner network training, as opposed to end-to-end modality ensemble. A HyperCombiner network is developed to train a single image segmentation network that can be conditioned on these hyperparameters during inference, for much improved efficiency. Experimental results based on data from 850 patients, for the application of automating radiologist labelling multi-parametric MR, compare the proposed combiner networks with other commonly-adopted end-to-end networks. Using the added advantages of obtaining and interpreting the modality combining rules, in terms of the linear weights or odds-ratios on individual image modalities, three clinical applications are presented for prostate cancer segmentation, including modality availability assessment, importance quantification and rule discovery.&quot;,&quot;container-title-short&quot;:&quot;&quot;},&quot;isTemporary&quot;:false,&quot;suppress-author&quot;:false,&quot;composite&quot;:false,&quot;author-only&quot;:false}]},{&quot;citationID&quot;:&quot;MENDELEY_CITATION_8c903d07-c9f2-4400-8423-fd2f0e81f184&quot;,&quot;properties&quot;:{&quot;noteIndex&quot;:0},&quot;isEdited&quot;:false,&quot;manualOverride&quot;:{&quot;isManuallyOverridden&quot;:false,&quot;citeprocText&quot;:&quot;(H. Dickinson et al., 2013b)&quot;,&quot;manualOverrideText&quot;:&quot;&quot;},&quot;citationTag&quot;:&quot;MENDELEY_CITATION_v3_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&quot;,&quot;citationItems&quot;:[{&quot;id&quot;:&quot;1fe869c8-1d0e-3062-acfd-9653684545a2&quot;,&quot;itemData&quot;:{&quot;type&quot;:&quot;report&quot;,&quot;id&quot;:&quot;1fe869c8-1d0e-3062-acfd-9653684545a2&quot;,&quot;title&quot;:&quot;Are We There Yet? Models of Medical Leadership and their effectiveness: An Exploratory Study&quot;,&quot;author&quot;:[{&quot;family&quot;:&quot;Dickinson&quot;,&quot;given&quot;:&quot;Helen&quot;,&quot;parse-names&quot;:false,&quot;dropping-particle&quot;:&quot;&quot;,&quot;non-dropping-particle&quot;:&quot;&quot;},{&quot;family&quot;:&quot;Ham&quot;,&quot;given&quot;:&quot;Chris&quot;,&quot;parse-names&quot;:false,&quot;dropping-particle&quot;:&quot;&quot;,&quot;non-dropping-particle&quot;:&quot;&quot;},{&quot;family&quot;:&quot;Snelling&quot;,&quot;given&quot;:&quot;Iain&quot;,&quot;parse-names&quot;:false,&quot;dropping-particle&quot;:&quot;&quot;,&quot;non-dropping-particle&quot;:&quot;&quot;},{&quot;family&quot;:&quot;Spurgeon&quot;,&quot;given&quot;:&quot;Peter&quot;,&quot;parse-names&quot;:false,&quot;dropping-particle&quot;:&quot;&quot;,&quot;non-dropping-particle&quot;:&quot;&quot;}],&quot;issued&quot;:{&quot;date-parts&quot;:[[2013]]},&quot;container-title-short&quot;:&quot;&quot;},&quot;isTemporary&quot;:false,&quot;suppress-author&quot;:false,&quot;composite&quot;:false,&quot;author-only&quot;:false}]},{&quot;citationID&quot;:&quot;MENDELEY_CITATION_f3dc534b-6e5c-41e1-b3a7-e07c0b884d39&quot;,&quot;properties&quot;:{&quot;noteIndex&quot;:0},&quot;isEdited&quot;:false,&quot;manualOverride&quot;:{&quot;isManuallyOverridden&quot;:false,&quot;citeprocText&quot;:&quot;(Rosenkrantz, Verma, et al., 2016)&quot;,&quot;manualOverrideText&quot;:&quot;&quot;},&quot;citationTag&quot;:&quot;MENDELEY_CITATION_v3_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&quot;,&quot;citationItems&quot;:[{&quot;id&quot;:&quot;1f6e34a9-b260-3f9e-87c4-9fd66b7ed8a3&quot;,&quot;itemData&quot;:{&quot;type&quot;:&quot;article-journal&quot;,&quot;id&quot;:&quot;1f6e34a9-b260-3f9e-87c4-9fd66b7ed8a3&quot;,&quot;title&quot;:&quot;Prostate Magnetic Resonance Imaging and Magnetic Resonance Imaging Targeted Biopsy in Patients with a Prior Negative Biopsy: A Consensus Statement by AUA and SAR&quot;,&quot;author&quot;:[{&quot;family&quot;:&quot;Rosenkrantz&quot;,&quot;given&quot;:&quot;Andrew B.&quot;,&quot;parse-names&quot;:false,&quot;dropping-particle&quot;:&quot;&quot;,&quot;non-dropping-particle&quot;:&quot;&quot;},{&quot;family&quot;:&quot;Verma&quot;,&quot;given&quot;:&quot;Sadhna&quot;,&quot;parse-names&quot;:false,&quot;dropping-particle&quot;:&quot;&quot;,&quot;non-dropping-particle&quot;:&quot;&quot;},{&quot;family&quot;:&quot;Choyke&quot;,&quot;given&quot;:&quot;Peter&quot;,&quot;parse-names&quot;:false,&quot;dropping-particle&quot;:&quot;&quot;,&quot;non-dropping-particle&quot;:&quot;&quot;},{&quot;family&quot;:&quot;Eberhardt&quot;,&quot;given&quot;:&quot;Steven C.&quot;,&quot;parse-names&quot;:false,&quot;dropping-particle&quot;:&quot;&quot;,&quot;non-dropping-particle&quot;:&quot;&quot;},{&quot;family&quot;:&quot;Eggener&quot;,&quot;given&quot;:&quot;Scott E.&quot;,&quot;parse-names&quot;:false,&quot;dropping-particle&quot;:&quot;&quot;,&quot;non-dropping-particle&quot;:&quot;&quot;},{&quot;family&quot;:&quot;Gaitonde&quot;,&quot;given&quot;:&quot;Krishnanath&quot;,&quot;parse-names&quot;:false,&quot;dropping-particle&quot;:&quot;&quot;,&quot;non-dropping-particle&quot;:&quot;&quot;},{&quot;family&quot;:&quot;Haider&quot;,&quot;given&quot;:&quot;Masoom A.&quot;,&quot;parse-names&quot;:false,&quot;dropping-particle&quot;:&quot;&quot;,&quot;non-dropping-particle&quot;:&quot;&quot;},{&quot;family&quot;:&quot;Margolis&quot;,&quot;given&quot;:&quot;Daniel J.&quot;,&quot;parse-names&quot;:false,&quot;dropping-particle&quot;:&quot;&quot;,&quot;non-dropping-particle&quot;:&quot;&quot;},{&quot;family&quot;:&quot;Marks&quot;,&quot;given&quot;:&quot;Leonard S.&quot;,&quot;parse-names&quot;:false,&quot;dropping-particle&quot;:&quot;&quot;,&quot;non-dropping-particle&quot;:&quot;&quot;},{&quot;family&quot;:&quot;Pinto&quot;,&quot;given&quot;:&quot;Peter&quot;,&quot;parse-names&quot;:false,&quot;dropping-particle&quot;:&quot;&quot;,&quot;non-dropping-particle&quot;:&quot;&quot;},{&quot;family&quot;:&quot;Sonn&quot;,&quot;given&quot;:&quot;Geoffrey A.&quot;,&quot;parse-names&quot;:false,&quot;dropping-particle&quot;:&quot;&quot;,&quot;non-dropping-particle&quot;:&quot;&quot;},{&quot;family&quot;:&quot;Taneja&quot;,&quot;given&quot;:&quot;Samir S.&quot;,&quot;parse-names&quot;:false,&quot;dropping-particle&quot;:&quot;&quot;,&quot;non-dropping-particle&quot;:&quot;&quot;}],&quot;container-title&quot;:&quot;Journal of Urology&quot;,&quot;DOI&quot;:&quot;10.1016/j.juro.2016.06.079&quot;,&quot;ISSN&quot;:&quot;15273792&quot;,&quot;PMID&quot;:&quot;27320841&quot;,&quot;issued&quot;:{&quot;date-parts&quot;:[[2016,12]]},&quot;page&quot;:&quot;1613-1618&quot;,&quot;abstract&quot;:&quot;Purpose After an initial negative biopsy there is an ongoing need for strategies to improve patient selection for repeat biopsy as well as the diagnostic yield from repeat biopsies. Materials and Methods As a collaborative initiative of the AUA (American Urological Association) and SAR (Society of Abdominal Radiology) Prostate Cancer Disease Focused Panel, an expert panel of urologists and radiologists conducted a literature review and formed consensus statements regarding the role of prostate magnetic resonance imaging and magnetic resonance imaging targeted biopsy in patients with a negative biopsy, which are summarized in this review. Results The panel recognizes that many options exist for men with a previously negative biopsy. If a biopsy is recommended, prostate magnetic resonance imaging and subsequent magnetic resonance imaging targeted cores appear to facilitate the detection of clinically significant disease over standardized repeat biopsy. Thus, when high quality prostate magnetic resonance imaging is available, it should be strongly considered for any patient with a prior negative biopsy who has persistent clinical suspicion for prostate cancer and who is under evaluation for a possible repeat biopsy. The decision of whether to perform magnetic resonance imaging in this setting must also take into account the results of any other biomarkers and the cost of the examination, as well as the availability of high quality prostate magnetic resonance imaging interpretation. If magnetic resonance imaging is done, it should be performed, interpreted and reported in accordance with PI-RADS version 2 (v2) guidelines. Experience of the reporting radiologist and biopsy operator are required to achieve optimal results and practices integrating prostate magnetic resonance imaging into patient care are advised to implement quality assurance programs to monitor targeted biopsy results. Conclusions Patients receiving a PI-RADS assessment category of 3 to 5 warrant repeat biopsy with image guided targeting. While transrectal ultrasound guided magnetic resonance imaging fusion or in-bore magnetic resonance imaging targeting may be valuable for more reliable targeting, especially for lesions that are small or in difficult locations, in the absence of such targeting technologies cognitive (visual) targeting remains a reasonable approach in skilled hands. At least 2 targeted cores should be obtained from each magnetic resonance imaging defined target. Given the number of studies showing a proportion of missed clinically significant cancers by magnetic resonance imaging targeted cores, a case specific decision must be made whether to also perform concurrent systematic sampling. However, performing solely targeted biopsy should only be considered once quality assurance efforts have validated the performance of prostate magnetic resonance imaging interpretations with results consistent with the published literature. In patients with negative or low suspicion magnetic resonance imaging (PI-RADS assessment category of 1 or 2, respectively), other ancillary markers (ie PSA, PSAD, PSAV, PCA3, PHI, 4K) may be of value in identifying patients warranting repeat systematic biopsy, although further data are needed on this topic. If a repeat biopsy is deferred on the basis of magnetic resonance imaging findings, then continued clinical and laboratory followup is advised and consideration should be given to incorporating repeat magnetic resonance imaging in this diagnostic surveillance regimen.&quot;,&quot;publisher&quot;:&quot;Elsevier Inc.&quot;,&quot;volume&quot;:&quot;196&quot;,&quot;container-title-short&quot;:&quot;&quot;},&quot;isTemporary&quot;:false,&quot;suppress-author&quot;:false,&quot;composite&quot;:false,&quot;author-only&quot;:false}]},{&quot;citationID&quot;:&quot;MENDELEY_CITATION_e31ac683-ce5b-4b5c-83cb-0cb65da31ab8&quot;,&quot;properties&quot;:{&quot;noteIndex&quot;:0},&quot;isEdited&quot;:false,&quot;manualOverride&quot;:{&quot;isManuallyOverridden&quot;:false,&quot;citeprocText&quot;:&quot;(Twilt et al., 2021)&quot;,&quot;manualOverrideText&quot;:&quot;&quot;},&quot;citationTag&quot;:&quot;MENDELEY_CITATION_v3_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&quot;,&quot;citationItems&quot;:[{&quot;id&quot;:&quot;2387b121-663e-3fd5-90e9-d842acdf12f2&quot;,&quot;itemData&quot;:{&quot;type&quot;:&quot;article-journal&quot;,&quot;id&quot;:&quot;2387b121-663e-3fd5-90e9-d842acdf12f2&quot;,&quot;title&quot;:&quot;Artificial Intelligence Based Algorithms for Prostate Cancer Classification and Detection on Magnetic Resonance Imaging: A Narrative Review.&quot;,&quot;author&quot;:[{&quot;family&quot;:&quot;Twilt&quot;,&quot;given&quot;:&quot;Jasper J&quot;,&quot;parse-names&quot;:false,&quot;dropping-particle&quot;:&quot;&quot;,&quot;non-dropping-particle&quot;:&quot;&quot;},{&quot;family&quot;:&quot;Leeuwen&quot;,&quot;given&quot;:&quot;Kicky G&quot;,&quot;parse-names&quot;:false,&quot;dropping-particle&quot;:&quot;&quot;,&quot;non-dropping-particle&quot;:&quot;van&quot;},{&quot;family&quot;:&quot;Huisman&quot;,&quot;given&quot;:&quot;Henkjan J&quot;,&quot;parse-names&quot;:false,&quot;dropping-particle&quot;:&quot;&quot;,&quot;non-dropping-particle&quot;:&quot;&quot;},{&quot;family&quot;:&quot;Fütterer&quot;,&quot;given&quot;:&quot;Jurgen J&quot;,&quot;parse-names&quot;:false,&quot;dropping-particle&quot;:&quot;&quot;,&quot;non-dropping-particle&quot;:&quot;&quot;},{&quot;family&quot;:&quot;Rooij&quot;,&quot;given&quot;:&quot;Maarten&quot;,&quot;parse-names&quot;:false,&quot;dropping-particle&quot;:&quot;&quot;,&quot;non-dropping-particle&quot;:&quot;de&quot;}],&quot;container-title&quot;:&quot;Diagnostics (Basel, Switzerland)&quot;,&quot;container-title-short&quot;:&quot;Diagnostics (Basel)&quot;,&quot;DOI&quot;:&quot;10.3390/diagnostics11060959&quot;,&quot;ISSN&quot;:&quot;2075-4418&quot;,&quot;PMID&quot;:&quot;34073627&quot;,&quot;issued&quot;:{&quot;date-parts&quot;:[[2021,5]]},&quot;abstract&quot;:&quot;Due to the upfront role of magnetic resonance imaging (MRI) for prostate cancer (PCa) diagnosis, a multitude of artificial intelligence (AI) applications have been suggested to aid in the diagnosis and detection of PCa. In this review, we provide an overview of the current field, including studies between 2018 and February 2021, describing AI algorithms for (1) lesion classification and (2) lesion detection for PCa. Our evaluation of 59 included studies showed that most research has been conducted for the task of PCa lesion classification (66%) followed by PCa lesion detection (34%). Studies showed large heterogeneity in cohort sizes, ranging between 18 to 499 patients (median = 162) combined with different approaches for performance validation. Furthermore, 85% of the studies reported on the stand-alone diagnostic accuracy, whereas 15% demonstrated the impact of AI on diagnostic thinking efficacy, indicating limited proof for the clinical utility of PCa AI applications. In order to introduce AI within the clinical workflow of PCa assessment, robustness and generalizability of AI applications need to be further validated utilizing external validation and clinical workflow experiments.&quot;,&quot;volume&quot;:&quot;11&quot;},&quot;isTemporary&quot;:false,&quot;suppress-author&quot;:false,&quot;composite&quot;:false,&quot;author-only&quot;:false}]},{&quot;citationID&quot;:&quot;MENDELEY_CITATION_801fee51-3262-4d5b-8dd1-d56eb84acdc4&quot;,&quot;properties&quot;:{&quot;noteIndex&quot;:0},&quot;isEdited&quot;:false,&quot;manualOverride&quot;:{&quot;isManuallyOverridden&quot;:false,&quot;citeprocText&quot;:&quot;(Kasivisvanathan et al., 2018)&quot;,&quot;manualOverrideText&quot;:&quot;&quot;},&quot;citationTag&quot;:&quot;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&quot;,&quot;citationItems&quot;:[{&quot;id&quot;:&quot;2063fbe3-1a78-34af-bf97-b7ec29c906aa&quot;,&quot;itemData&quot;:{&quot;type&quot;:&quot;article-journal&quot;,&quot;id&quot;:&quot;2063fbe3-1a78-34af-bf97-b7ec29c906aa&quot;,&quot;title&quot;:&quot;MRI-Targeted or Standard Biopsy for Prostate-Cancer Diagnosis&quot;,&quot;author&quot;:[{&quot;family&quot;:&quot;Kasivisvanathan&quot;,&quot;given&quot;:&quot;Veeru&quot;,&quot;parse-names&quot;:false,&quot;dropping-particle&quot;:&quot;&quot;,&quot;non-dropping-particle&quot;:&quot;&quot;},{&quot;family&quot;:&quot;Rannikko&quot;,&quot;given&quot;:&quot;Antti S.&quot;,&quot;parse-names&quot;:false,&quot;dropping-particle&quot;:&quot;&quot;,&quot;non-dropping-particle&quot;:&quot;&quot;},{&quot;family&quot;:&quot;Borghi&quot;,&quot;given&quot;:&quot;Marcelo&quot;,&quot;parse-names&quot;:false,&quot;dropping-particle&quot;:&quot;&quot;,&quot;non-dropping-particle&quot;:&quot;&quot;},{&quot;family&quot;:&quot;Panebianco&quot;,&quot;given&quot;:&quot;Valeria&quot;,&quot;parse-names&quot;:false,&quot;dropping-particle&quot;:&quot;&quot;,&quot;non-dropping-particle&quot;:&quot;&quot;},{&quot;family&quot;:&quot;Mynderse&quot;,&quot;given&quot;:&quot;Lance A.&quot;,&quot;parse-names&quot;:false,&quot;dropping-particle&quot;:&quot;&quot;,&quot;non-dropping-particle&quot;:&quot;&quot;},{&quot;family&quot;:&quot;Vaarala&quot;,&quot;given&quot;:&quot;Markku H.&quot;,&quot;parse-names&quot;:false,&quot;dropping-particle&quot;:&quot;&quot;,&quot;non-dropping-particle&quot;:&quot;&quot;},{&quot;family&quot;:&quot;Briganti&quot;,&quot;given&quot;:&quot;Alberto&quot;,&quot;parse-names&quot;:false,&quot;dropping-particle&quot;:&quot;&quot;,&quot;non-dropping-particle&quot;:&quot;&quot;},{&quot;family&quot;:&quot;Budäus&quot;,&quot;given&quot;:&quot;Lars&quot;,&quot;parse-names&quot;:false,&quot;dropping-particle&quot;:&quot;&quot;,&quot;non-dropping-particle&quot;:&quot;&quot;},{&quot;family&quot;:&quot;Hellawell&quot;,&quot;given&quot;:&quot;Giles&quot;,&quot;parse-names&quot;:false,&quot;dropping-particle&quot;:&quot;&quot;,&quot;non-dropping-particle&quot;:&quot;&quot;},{&quot;family&quot;:&quot;Hindley&quot;,&quot;given&quot;:&quot;Richard G.&quot;,&quot;parse-names&quot;:false,&quot;dropping-particle&quot;:&quot;&quot;,&quot;non-dropping-particle&quot;:&quot;&quot;},{&quot;family&quot;:&quot;Roobol&quot;,&quot;given&quot;:&quot;Monique J.&quot;,&quot;parse-names&quot;:false,&quot;dropping-particle&quot;:&quot;&quot;,&quot;non-dropping-particle&quot;:&quot;&quot;},{&quot;family&quot;:&quot;Eggener&quot;,&quot;given&quot;:&quot;Scott&quot;,&quot;parse-names&quot;:false,&quot;dropping-particle&quot;:&quot;&quot;,&quot;non-dropping-particle&quot;:&quot;&quot;},{&quot;family&quot;:&quot;Ghei&quot;,&quot;given&quot;:&quot;Maneesh&quot;,&quot;parse-names&quot;:false,&quot;dropping-particle&quot;:&quot;&quot;,&quot;non-dropping-particle&quot;:&quot;&quot;},{&quot;family&quot;:&quot;Villers&quot;,&quot;given&quot;:&quot;Arnauld&quot;,&quot;parse-names&quot;:false,&quot;dropping-particle&quot;:&quot;&quot;,&quot;non-dropping-particle&quot;:&quot;&quot;},{&quot;family&quot;:&quot;Bladou&quot;,&quot;given&quot;:&quot;Franck&quot;,&quot;parse-names&quot;:false,&quot;dropping-particle&quot;:&quot;&quot;,&quot;non-dropping-particle&quot;:&quot;&quot;},{&quot;family&quot;:&quot;Villeirs&quot;,&quot;given&quot;:&quot;Geert M.&quot;,&quot;parse-names&quot;:false,&quot;dropping-particle&quot;:&quot;&quot;,&quot;non-dropping-particle&quot;:&quot;&quot;},{&quot;family&quot;:&quot;Virdi&quot;,&quot;given&quot;:&quot;Jaspal&quot;,&quot;parse-names&quot;:false,&quot;dropping-particle&quot;:&quot;&quot;,&quot;non-dropping-particle&quot;:&quot;&quot;},{&quot;family&quot;:&quot;Boxler&quot;,&quot;given&quot;:&quot;Silvan&quot;,&quot;parse-names&quot;:false,&quot;dropping-particle&quot;:&quot;&quot;,&quot;non-dropping-particle&quot;:&quot;&quot;},{&quot;family&quot;:&quot;Robert&quot;,&quot;given&quot;:&quot;Grégoire&quot;,&quot;parse-names&quot;:false,&quot;dropping-particle&quot;:&quot;&quot;,&quot;non-dropping-particle&quot;:&quot;&quot;},{&quot;family&quot;:&quot;Singh&quot;,&quot;given&quot;:&quot;Paras B.&quot;,&quot;parse-names&quot;:false,&quot;dropping-particle&quot;:&quot;&quot;,&quot;non-dropping-particle&quot;:&quot;&quot;},{&quot;family&quot;:&quot;Venderink&quot;,&quot;given&quot;:&quot;Wulphert&quot;,&quot;parse-names&quot;:false,&quot;dropping-particle&quot;:&quot;&quot;,&quot;non-dropping-particle&quot;:&quot;&quot;},{&quot;family&quot;:&quot;Hadaschik&quot;,&quot;given&quot;:&quot;Boris A.&quot;,&quot;parse-names&quot;:false,&quot;dropping-particle&quot;:&quot;&quot;,&quot;non-dropping-particle&quot;:&quot;&quot;},{&quot;family&quot;:&quot;Ruffion&quot;,&quot;given&quot;:&quot;Alain&quot;,&quot;parse-names&quot;:false,&quot;dropping-particle&quot;:&quot;&quot;,&quot;non-dropping-particle&quot;:&quot;&quot;},{&quot;family&quot;:&quot;Hu&quot;,&quot;given&quot;:&quot;Jim C.&quot;,&quot;parse-names&quot;:false,&quot;dropping-particle&quot;:&quot;&quot;,&quot;non-dropping-particle&quot;:&quot;&quot;},{&quot;family&quot;:&quot;Margolis&quot;,&quot;given&quot;:&quot;Daniel&quot;,&quot;parse-names&quot;:false,&quot;dropping-particle&quot;:&quot;&quot;,&quot;non-dropping-particle&quot;:&quot;&quot;},{&quot;family&quot;:&quot;Crouzet&quot;,&quot;given&quot;:&quot;Sébastien&quot;,&quot;parse-names&quot;:false,&quot;dropping-particle&quot;:&quot;&quot;,&quot;non-dropping-particle&quot;:&quot;&quot;},{&quot;family&quot;:&quot;Klotz&quot;,&quot;given&quot;:&quot;Laurence&quot;,&quot;parse-names&quot;:false,&quot;dropping-particle&quot;:&quot;&quot;,&quot;non-dropping-particle&quot;:&quot;&quot;},{&quot;family&quot;:&quot;Taneja&quot;,&quot;given&quot;:&quot;Samir S.&quot;,&quot;parse-names&quot;:false,&quot;dropping-particle&quot;:&quot;&quot;,&quot;non-dropping-particle&quot;:&quot;&quot;},{&quot;family&quot;:&quot;Pinto&quot;,&quot;given&quot;:&quot;Peter&quot;,&quot;parse-names&quot;:false,&quot;dropping-particle&quot;:&quot;&quot;,&quot;non-dropping-particle&quot;:&quot;&quot;},{&quot;family&quot;:&quot;Gill&quot;,&quot;given&quot;:&quot;Inderbir&quot;,&quot;parse-names&quot;:false,&quot;dropping-particle&quot;:&quot;&quot;,&quot;non-dropping-particle&quot;:&quot;&quot;},{&quot;family&quot;:&quot;Allen&quot;,&quot;given&quot;:&quot;Clare&quot;,&quot;parse-names&quot;:false,&quot;dropping-particle&quot;:&quot;&quot;,&quot;non-dropping-particle&quot;:&quot;&quot;},{&quot;family&quot;:&quot;Giganti&quot;,&quot;given&quot;:&quot;Francesco&quot;,&quot;parse-names&quot;:false,&quot;dropping-particle&quot;:&quot;&quot;,&quot;non-dropping-particle&quot;:&quot;&quot;},{&quot;family&quot;:&quot;Freeman&quot;,&quot;given&quot;:&quot;Alex&quot;,&quot;parse-names&quot;:false,&quot;dropping-particle&quot;:&quot;&quot;,&quot;non-dropping-particle&quot;:&quot;&quot;},{&quot;family&quot;:&quot;Morris&quot;,&quot;given&quot;:&quot;Stephen&quot;,&quot;parse-names&quot;:false,&quot;dropping-particle&quot;:&quot;&quot;,&quot;non-dropping-particle&quot;:&quot;&quot;},{&quot;family&quot;:&quot;Punwani&quot;,&quot;given&quot;:&quot;Shonit&quot;,&quot;parse-names&quot;:false,&quot;dropping-particle&quot;:&quot;&quot;,&quot;non-dropping-particle&quot;:&quot;&quot;},{&quot;family&quot;:&quot;Williams&quot;,&quot;given&quot;:&quot;Norman R.&quot;,&quot;parse-names&quot;:false,&quot;dropping-particle&quot;:&quot;&quot;,&quot;non-dropping-particle&quot;:&quot;&quot;},{&quot;family&quot;:&quot;Brew-Graves&quot;,&quot;given&quot;:&quot;Chris&quot;,&quot;parse-names&quot;:false,&quot;dropping-particle&quot;:&quot;&quot;,&quot;non-dropping-particle&quot;:&quot;&quot;},{&quot;family&quot;:&quot;Deeks&quot;,&quot;given&quot;:&quot;Jonathan&quot;,&quot;parse-names&quot;:false,&quot;dropping-particle&quot;:&quot;&quot;,&quot;non-dropping-particle&quot;:&quot;&quot;},{&quot;family&quot;:&quot;Takwoingi&quot;,&quot;given&quot;:&quot;Yemisi&quot;,&quot;parse-names&quot;:false,&quot;dropping-particle&quot;:&quot;&quot;,&quot;non-dropping-particle&quot;:&quot;&quot;},{&quot;family&quot;:&quot;Emberton&quot;,&quot;given&quot;:&quot;Mark&quot;,&quot;parse-names&quot;:false,&quot;dropping-particle&quot;:&quot;&quot;,&quot;non-dropping-particle&quot;:&quot;&quot;},{&quot;family&quot;:&quot;Moore&quot;,&quot;given&quot;:&quot;Caroline M.&quot;,&quot;parse-names&quot;:false,&quot;dropping-particle&quot;:&quot;&quot;,&quot;non-dropping-particle&quot;:&quot;&quot;}],&quot;container-title&quot;:&quot;New England Journal of Medicine&quot;,&quot;DOI&quot;:&quot;10.1056/nejmoa1801993&quot;,&quot;ISSN&quot;:&quot;0028-4793&quot;,&quot;PMID&quot;:&quot;29552975&quot;,&quot;issued&quot;:{&quot;date-parts&quot;:[[2018,5]]},&quot;page&quot;:&quot;1767-1777&quot;,&quot;abstract&quot;:&quot;BACKGROUND Multiparametric magnetic resonance imaging (MRI), with or without targeted biopsy, is an alternative to standard transrectal ultrasonography-guided biopsy for prostate-cancer detection in men with a raised prostate-specific antigen level who have not undergone biopsy. However, comparative evidence is limited. METHODS In a multicenter, randomized, noninferiority trial, we assigned men with a clinical suspicion of prostate cancer who had not undergone biopsy previously to undergo MRI, with or without targeted biopsy, or standard transrectal ultrasonography-guided biopsy. Men in the MRI-targeted biopsy group underwent a targeted biopsy (without standard biopsy cores) if the MRI was suggestive of prostate cancer; men whose MRI results were not suggestive of prostate cancer were not offered biopsy. Standard biopsy was a 10-to-12-core, transrectal ultrasonography-guided biopsy. The primary outcome was the proportion of men who received a diagnosis of clinically significant cancer. Secondary outcomes included the proportion of men who received a diagnosis of clinically insignificant cancer. RESULTS A total of 500 men underwent randomization. In the MRI-targeted biopsy group, 71 of 252 men (28%) had MRI results that were not suggestive of prostate cancer, so they did not undergo biopsy. Clinically significant cancer was detected in 95 men (38%) in the MRI-targeted biopsy group, as compared with 64 of 248 (26%) in the standard-biopsy group (adjusted difference, 12 percentage points; 95% confidence interval [CI], 4 to 20; P=0.005). MRI, with or without targeted biopsy, was noninferior to standard biopsy, and the 95% confidence interval indicated the superiority of this strategy over standard biopsy. Fewer men in the MRI-targeted biopsy group than in the standard-biopsy group received a diagnosis of clinically insignificant cancer (adjusted difference, -13 percentage points; 95% CI, -19 to -7; P&lt;0.001). CONCLUSIONS The use of risk assessment with MRI before biopsy and MRI-targeted biopsy was superior to standard transrectal ultrasonography-guided biopsy in men at clinical risk for prostate cancer who had not undergone biopsy previously. (Funded by the National Institute for Health Research and the European Association of Urology Research Foundation; PRECISION ClinicalTrials.gov number, NCT02380027 .).&quot;,&quot;publisher&quot;:&quot;Massachusetts Medical Society&quot;,&quot;volume&quot;:&quot;378&quot;,&quot;container-title-short&quot;:&quot;&quot;},&quot;isTemporary&quot;:false,&quot;suppress-author&quot;:false,&quot;composite&quot;:false,&quot;author-only&quot;:false}]},{&quot;citationID&quot;:&quot;MENDELEY_CITATION_14b6cf68-9486-41b0-8171-9354b6fa8904&quot;,&quot;properties&quot;:{&quot;noteIndex&quot;:0},&quot;isEdited&quot;:false,&quot;manualOverride&quot;:{&quot;isManuallyOverridden&quot;:false,&quot;citeprocText&quot;:&quot;(Seetharaman et al., 2021)&quot;,&quot;manualOverrideText&quot;:&quot;&quot;},&quot;citationTag&quot;:&quot;MENDELEY_CITATION_v3_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&quot;,&quot;citationItems&quot;:[{&quot;id&quot;:&quot;0bd9cee5-a605-36ae-bda6-4198110ed57f&quot;,&quot;itemData&quot;:{&quot;type&quot;:&quot;article-journal&quot;,&quot;id&quot;:&quot;0bd9cee5-a605-36ae-bda6-4198110ed57f&quot;,&quot;title&quot;:&quot;Automated detection of aggressive and indolent prostate cancer on magnetic resonance imaging&quot;,&quot;author&quot;:[{&quot;family&quot;:&quot;Seetharaman&quot;,&quot;given&quot;:&quot;Arun&quot;,&quot;parse-names&quot;:false,&quot;dropping-particle&quot;:&quot;&quot;,&quot;non-dropping-particle&quot;:&quot;&quot;},{&quot;family&quot;:&quot;Bhattacharya&quot;,&quot;given&quot;:&quot;Indrani&quot;,&quot;parse-names&quot;:false,&quot;dropping-particle&quot;:&quot;&quot;,&quot;non-dropping-particle&quot;:&quot;&quot;},{&quot;family&quot;:&quot;Chen&quot;,&quot;given&quot;:&quot;Leo C.&quot;,&quot;parse-names&quot;:false,&quot;dropping-particle&quot;:&quot;&quot;,&quot;non-dropping-particle&quot;:&quot;&quot;},{&quot;family&quot;:&quot;Kunder&quot;,&quot;given&quot;:&quot;Christian A.&quot;,&quot;parse-names&quot;:false,&quot;dropping-particle&quot;:&quot;&quot;,&quot;non-dropping-particle&quot;:&quot;&quot;},{&quot;family&quot;:&quot;Shao&quot;,&quot;given&quot;:&quot;Wei&quot;,&quot;parse-names&quot;:false,&quot;dropping-particle&quot;:&quot;&quot;,&quot;non-dropping-particle&quot;:&quot;&quot;},{&quot;family&quot;:&quot;Soerensen&quot;,&quot;given&quot;:&quot;Simon J.C.&quot;,&quot;parse-names&quot;:false,&quot;dropping-particle&quot;:&quot;&quot;,&quot;non-dropping-particle&quot;:&quot;&quot;},{&quot;family&quot;:&quot;Wang&quot;,&quot;given&quot;:&quot;Jeffrey B.&quot;,&quot;parse-names&quot;:false,&quot;dropping-particle&quot;:&quot;&quot;,&quot;non-dropping-particle&quot;:&quot;&quot;},{&quot;family&quot;:&quot;Teslovich&quot;,&quot;given&quot;:&quot;Nikola C.&quot;,&quot;parse-names&quot;:false,&quot;dropping-particle&quot;:&quot;&quot;,&quot;non-dropping-particle&quot;:&quot;&quot;},{&quot;family&quot;:&quot;Fan&quot;,&quot;given&quot;:&quot;Richard E.&quot;,&quot;parse-names&quot;:false,&quot;dropping-particle&quot;:&quot;&quot;,&quot;non-dropping-particle&quot;:&quot;&quot;},{&quot;family&quot;:&quot;Ghanouni&quot;,&quot;given&quot;:&quot;Pejman&quot;,&quot;parse-names&quot;:false,&quot;dropping-particle&quot;:&quot;&quot;,&quot;non-dropping-particle&quot;:&quot;&quot;},{&quot;family&quot;:&quot;Brooks&quot;,&quot;given&quot;:&quot;James D.&quot;,&quot;parse-names&quot;:false,&quot;dropping-particle&quot;:&quot;&quot;,&quot;non-dropping-particle&quot;:&quot;&quot;},{&quot;family&quot;:&quot;Too&quot;,&quot;given&quot;:&quot;Katherine J.&quot;,&quot;parse-names&quot;:false,&quot;dropping-particle&quot;:&quot;&quot;,&quot;non-dropping-particle&quot;:&quot;&quot;},{&quot;family&quot;:&quot;Sonn&quot;,&quot;given&quot;:&quot;Geoffrey A.&quot;,&quot;parse-names&quot;:false,&quot;dropping-particle&quot;:&quot;&quot;,&quot;non-dropping-particle&quot;:&quot;&quot;},{&quot;family&quot;:&quot;Rusu&quot;,&quot;given&quot;:&quot;Mirabela&quot;,&quot;parse-names&quot;:false,&quot;dropping-particle&quot;:&quot;&quot;,&quot;non-dropping-particle&quot;:&quot;&quot;}],&quot;container-title&quot;:&quot;Medical Physics&quot;,&quot;container-title-short&quot;:&quot;Med Phys&quot;,&quot;DOI&quot;:&quot;10.1002/mp.14855&quot;,&quot;ISSN&quot;:&quot;24734209&quot;,&quot;PMID&quot;:&quot;33760269&quot;,&quot;issued&quot;:{&quot;date-parts&quot;:[[2021,6]]},&quot;page&quot;:&quot;2960-2972&quot;,&quot;abstract&quot;:&quot;Purpose: While multi-parametric magnetic resonance imaging (MRI) shows great promise in assisting with prostate cancer diagnosis and localization, subtle differences in appearance between cancer and normal tissue lead to many false positive and false negative interpretations by radiologists. We sought to automatically detect aggressive cancer (Gleason pattern (Formula presented.) 4) and indolent cancer (Gleason pattern 3) on a per-pixel basis on MRI to facilitate the targeting of aggressive cancer during biopsy. Methods: We created the Stanford Prostate Cancer Network (SPCNet), a convolutional neural network model, trained to distinguish between aggressive cancer, indolent cancer, and normal tissue on MRI. Ground truth cancer labels were obtained by registering MRI with whole-mount digital histopathology images from patients who underwent radical prostatectomy. Before registration, these histopathology images were automatically annotated to show Gleason patterns on a per-pixel basis. The model was trained on data from 78 patients who underwent radical prostatectomy and 24 patients without prostate cancer. The model was evaluated on a pixel and lesion level in 322 patients, including six patients with normal MRI and no cancer, 23 patients who underwent radical prostatectomy, and 293 patients who underwent biopsy. Moreover, we assessed the ability of our model to detect clinically significant cancer (lesions with an aggressive component) and compared it to the performance of radiologists. Results: Our model detected clinically significant lesions with an area under the receiver operator characteristics curve of 0.75 for radical prostatectomy patients and 0.80 for biopsy patients. Moreover, the model detected up to 18% of lesions missed by radiologists, and overall had a sensitivity and specificity that approached that of radiologists in detecting clinically significant cancer. Conclusions: Our SPCNet model accurately detected aggressive prostate cancer. Its performance approached that of radiologists, and it helped identify lesions otherwise missed by radiologists. Our model has the potential to assist physicians in specifically targeting the aggressive component of prostate cancers during biopsy or focal treatment.&quot;,&quot;publisher&quot;:&quot;John Wiley and Sons Ltd&quot;,&quot;volume&quot;:&quot;48&quot;},&quot;isTemporary&quot;:false,&quot;suppress-author&quot;:false,&quot;composite&quot;:false,&quot;author-only&quot;:false}]},{&quot;citationID&quot;:&quot;MENDELEY_CITATION_c10cb4bf-83d5-478f-974c-85f37820ef27&quot;,&quot;properties&quot;:{&quot;noteIndex&quot;:0},&quot;isEdited&quot;:false,&quot;manualOverride&quot;:{&quot;isManuallyOverridden&quot;:false,&quot;citeprocText&quot;:&quot;(Oktay et al., 2018a)&quot;,&quot;manualOverrideText&quot;:&quot;&quot;},&quot;citationTag&quot;:&quot;MENDELEY_CITATION_v3_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&quot;,&quot;citationItems&quot;:[{&quot;id&quot;:&quot;e68f307b-0c2c-3fc8-9a33-e3c74d8b6adc&quot;,&quot;itemData&quot;:{&quot;type&quot;:&quot;article-journal&quot;,&quot;id&quot;:&quot;e68f307b-0c2c-3fc8-9a33-e3c74d8b6adc&quot;,&quot;title&quot;:&quot;Attention U-Net: Learning Where to Look for the Pancreas&quot;,&quot;author&quot;:[{&quot;family&quot;:&quot;Oktay&quot;,&quot;given&quot;:&quot;Ozan&quot;,&quot;parse-names&quot;:false,&quot;dropping-particle&quot;:&quot;&quot;,&quot;non-dropping-particle&quot;:&quot;&quot;},{&quot;family&quot;:&quot;Schlemper&quot;,&quot;given&quot;:&quot;Jo&quot;,&quot;parse-names&quot;:false,&quot;dropping-particle&quot;:&quot;&quot;,&quot;non-dropping-particle&quot;:&quot;&quot;},{&quot;family&quot;:&quot;Folgoc&quot;,&quot;given&quot;:&quot;Loic&quot;,&quot;parse-names&quot;:false,&quot;dropping-particle&quot;:&quot;Le&quot;,&quot;non-dropping-particle&quot;:&quot;&quot;},{&quot;family&quot;:&quot;Lee&quot;,&quot;given&quot;:&quot;Matthew&quot;,&quot;parse-names&quot;:false,&quot;dropping-particle&quot;:&quot;&quot;,&quot;non-dropping-particle&quot;:&quot;&quot;},{&quot;family&quot;:&quot;Heinrich&quot;,&quot;given&quot;:&quot;Mattias&quot;,&quot;parse-names&quot;:false,&quot;dropping-particle&quot;:&quot;&quot;,&quot;non-dropping-particle&quot;:&quot;&quot;},{&quot;family&quot;:&quot;Misawa&quot;,&quot;given&quot;:&quot;Kazunari&quot;,&quot;parse-names&quot;:false,&quot;dropping-particle&quot;:&quot;&quot;,&quot;non-dropping-particle&quot;:&quot;&quot;},{&quot;family&quot;:&quot;Mori&quot;,&quot;given&quot;:&quot;Kensaku&quot;,&quot;parse-names&quot;:false,&quot;dropping-particle&quot;:&quot;&quot;,&quot;non-dropping-particle&quot;:&quot;&quot;},{&quot;family&quot;:&quot;McDonagh&quot;,&quot;given&quot;:&quot;Steven&quot;,&quot;parse-names&quot;:false,&quot;dropping-particle&quot;:&quot;&quot;,&quot;non-dropping-particle&quot;:&quot;&quot;},{&quot;family&quot;:&quot;Hammerla&quot;,&quot;given&quot;:&quot;Nils Y&quot;,&quot;parse-names&quot;:false,&quot;dropping-particle&quot;:&quot;&quot;,&quot;non-dropping-particle&quot;:&quot;&quot;},{&quot;family&quot;:&quot;Kainz&quot;,&quot;given&quot;:&quot;Bernhard&quot;,&quot;parse-names&quot;:false,&quot;dropping-particle&quot;:&quot;&quot;,&quot;non-dropping-particle&quot;:&quot;&quot;},{&quot;family&quot;:&quot;Glocker&quot;,&quot;given&quot;:&quot;Ben&quot;,&quot;parse-names&quot;:false,&quot;dropping-particle&quot;:&quot;&quot;,&quot;non-dropping-particle&quot;:&quot;&quot;},{&quot;family&quot;:&quot;Rueckert&quot;,&quot;given&quot;:&quot;Daniel&quot;,&quot;parse-names&quot;:false,&quot;dropping-particle&quot;:&quot;&quot;,&quot;non-dropping-particle&quot;:&quot;&quot;}],&quot;issued&quot;:{&quot;date-parts&quot;:[[2018,4]]},&quot;abstract&quot;:&quot;We propose a novel attention gate (AG) model for medical imaging that automatically learns to focus on target structures of varying shapes and sizes. Models trained with AGs implicitly learn to suppress irrelevant regions in an input image while highlighting salient features useful for a specific task. This enables us to eliminate the necessity of using explicit external tissue/organ localisation modules of cascaded convolutional neural networks (CNNs). AGs can be easily integrated into standard CNN architectures such as the U-Net model with minimal computational overhead while increasing the model sensitivity and prediction accuracy. The proposed Attention U-Net architecture is evaluated on two large CT abdominal datasets for multi-class image segmentation. Experimental results show that AGs consistently improve the prediction performance of U-Net across different datasets and training sizes while preserving computational efficiency. The code for the proposed architecture is publicly available.&quot;,&quot;container-title-short&quot;:&quot;&quot;},&quot;isTemporary&quot;:false,&quot;suppress-author&quot;:false,&quot;composite&quot;:false,&quot;author-only&quot;:false}]},{&quot;citationID&quot;:&quot;MENDELEY_CITATION_dd7d03b4-99c6-477a-bce1-f6fce768798e&quot;,&quot;properties&quot;:{&quot;noteIndex&quot;:0},&quot;isEdited&quot;:false,&quot;manualOverride&quot;:{&quot;isManuallyOverridden&quot;:false,&quot;citeprocText&quot;:&quot;(Yan et al., 2023)&quot;,&quot;manualOverrideText&quot;:&quot;&quot;},&quot;citationTag&quot;:&quot;MENDELEY_CITATION_v3_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&quot;,&quot;citationItems&quot;:[{&quot;id&quot;:&quot;4b0cc84a-78b7-320c-9faa-0af99ea3075c&quot;,&quot;itemData&quot;:{&quot;type&quot;:&quot;article-journal&quot;,&quot;id&quot;:&quot;4b0cc84a-78b7-320c-9faa-0af99ea3075c&quot;,&quot;title&quot;:&quot;Combiner and HyperCombiner Networks: Rules to Combine Multimodality MR Images for Prostate Cancer Localisation&quot;,&quot;author&quot;:[{&quot;family&quot;:&quot;Yan&quot;,&quot;given&quot;:&quot;Wen&quot;,&quot;parse-names&quot;:false,&quot;dropping-particle&quot;:&quot;&quot;,&quot;non-dropping-particle&quot;:&quot;&quot;},{&quot;family&quot;:&quot;Chiu&quot;,&quot;given&quot;:&quot;Bernard&quot;,&quot;parse-names&quot;:false,&quot;dropping-particle&quot;:&quot;&quot;,&quot;non-dropping-particle&quot;:&quot;&quot;},{&quot;family&quot;:&quot;Shen&quot;,&quot;given&quot;:&quot;Ziyi&quot;,&quot;parse-names&quot;:false,&quot;dropping-particle&quot;:&quot;&quot;,&quot;non-dropping-particle&quot;:&quot;&quot;},{&quot;family&quot;:&quot;Yang&quot;,&quot;given&quot;:&quot;Qianye&quot;,&quot;parse-names&quot;:false,&quot;dropping-particle&quot;:&quot;&quot;,&quot;non-dropping-particle&quot;:&quot;&quot;},{&quot;family&quot;:&quot;Syer&quot;,&quot;given&quot;:&quot;Tom&quot;,&quot;parse-names&quot;:false,&quot;dropping-particle&quot;:&quot;&quot;,&quot;non-dropping-particle&quot;:&quot;&quot;},{&quot;family&quot;:&quot;Min&quot;,&quot;given&quot;:&quot;Zhe&quot;,&quot;parse-names&quot;:false,&quot;dropping-particle&quot;:&quot;&quot;,&quot;non-dropping-particle&quot;:&quot;&quot;},{&quot;family&quot;:&quot;Punwani&quot;,&quot;given&quot;:&quot;Shonit&quot;,&quot;parse-names&quot;:false,&quot;dropping-particle&quot;:&quot;&quot;,&quot;non-dropping-particle&quot;:&quot;&quot;},{&quot;family&quot;:&quot;Emberton&quot;,&quot;given&quot;:&quot;Mark&quot;,&quot;parse-names&quot;:false,&quot;dropping-particle&quot;:&quot;&quot;,&quot;non-dropping-particle&quot;:&quot;&quot;},{&quot;family&quot;:&quot;Atkinson&quot;,&quot;given&quot;:&quot;David&quot;,&quot;parse-names&quot;:false,&quot;dropping-particle&quot;:&quot;&quot;,&quot;non-dropping-particle&quot;:&quot;&quot;},{&quot;family&quot;:&quot;Barratt&quot;,&quot;given&quot;:&quot;Dean C.&quot;,&quot;parse-names&quot;:false,&quot;dropping-particle&quot;:&quot;&quot;,&quot;non-dropping-particle&quot;:&quot;&quot;},{&quot;family&quot;:&quot;Hu&quot;,&quot;given&quot;:&quot;Yipeng&quot;,&quot;parse-names&quot;:false,&quot;dropping-particle&quot;:&quot;&quot;,&quot;non-dropping-particle&quot;:&quot;&quot;}],&quot;DOI&quot;:&quot;10.1016/j.media.2023.103030&quot;,&quot;issued&quot;:{&quot;date-parts&quot;:[[2023,7]]},&quot;abstract&quot;:&quot;One of the distinct characteristics in radiologists' reading of multiparametric prostate MR scans, using reporting systems such as PI-RADS v2.1, is to score individual types of MR modalities, T2-weighted, diffusion-weighted, and dynamic contrast-enhanced, and then combine these image-modality-specific scores using standardised decision rules to predict the likelihood of clinically significant cancer. This work aims to demonstrate that it is feasible for low-dimensional parametric models to model such decision rules in the proposed Combiner networks, without compromising the accuracy of predicting radiologic labels: First, it is shown that either a linear mixture model or a nonlinear stacking model is sufficient to model PI-RADS decision rules for localising prostate cancer. Second, parameters of these (generalised) linear models are proposed as hyperparameters, to weigh multiple networks that independently represent individual image modalities in the Combiner network training, as opposed to end-to-end modality ensemble. A HyperCombiner network is developed to train a single image segmentation network that can be conditioned on these hyperparameters during inference, for much improved efficiency. Experimental results based on data from 850 patients, for the application of automating radiologist labelling multi-parametric MR, compare the proposed combiner networks with other commonly-adopted end-to-end networks. Using the added advantages of obtaining and interpreting the modality combining rules, in terms of the linear weights or odds-ratios on individual image modalities, three clinical applications are presented for prostate cancer segmentation, including modality availability assessment, importance quantification and rule discovery.&quot;,&quot;container-title-short&quot;:&quot;&quot;},&quot;isTemporary&quot;:false,&quot;suppress-author&quot;:false,&quot;composite&quot;:false,&quot;author-only&quot;:false}]},{&quot;citationID&quot;:&quot;MENDELEY_CITATION_70a2e055-030d-4de7-81ef-0b7b890418cc&quot;,&quot;properties&quot;:{&quot;noteIndex&quot;:0},&quot;isEdited&quot;:false,&quot;manualOverride&quot;:{&quot;isManuallyOverridden&quot;:false,&quot;citeprocText&quot;:&quot;(H. Dickinson et al., 2013b)&quot;,&quot;manualOverrideText&quot;:&quot;&quot;},&quot;citationTag&quot;:&quot;MENDELEY_CITATION_v3_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&quot;,&quot;citationItems&quot;:[{&quot;id&quot;:&quot;1fe869c8-1d0e-3062-acfd-9653684545a2&quot;,&quot;itemData&quot;:{&quot;type&quot;:&quot;report&quot;,&quot;id&quot;:&quot;1fe869c8-1d0e-3062-acfd-9653684545a2&quot;,&quot;title&quot;:&quot;Are We There Yet? Models of Medical Leadership and their effectiveness: An Exploratory Study&quot;,&quot;author&quot;:[{&quot;family&quot;:&quot;Dickinson&quot;,&quot;given&quot;:&quot;Helen&quot;,&quot;parse-names&quot;:false,&quot;dropping-particle&quot;:&quot;&quot;,&quot;non-dropping-particle&quot;:&quot;&quot;},{&quot;family&quot;:&quot;Ham&quot;,&quot;given&quot;:&quot;Chris&quot;,&quot;parse-names&quot;:false,&quot;dropping-particle&quot;:&quot;&quot;,&quot;non-dropping-particle&quot;:&quot;&quot;},{&quot;family&quot;:&quot;Snelling&quot;,&quot;given&quot;:&quot;Iain&quot;,&quot;parse-names&quot;:false,&quot;dropping-particle&quot;:&quot;&quot;,&quot;non-dropping-particle&quot;:&quot;&quot;},{&quot;family&quot;:&quot;Spurgeon&quot;,&quot;given&quot;:&quot;Peter&quot;,&quot;parse-names&quot;:false,&quot;dropping-particle&quot;:&quot;&quot;,&quot;non-dropping-particle&quot;:&quot;&quot;}],&quot;issued&quot;:{&quot;date-parts&quot;:[[2013]]},&quot;container-title-short&quot;:&quot;&quot;},&quot;isTemporary&quot;:false,&quot;suppress-author&quot;:false,&quot;composite&quot;:false,&quot;author-only&quot;:false}]},{&quot;citationID&quot;:&quot;MENDELEY_CITATION_ce285610-626e-4108-88da-c73fd8ffb39e&quot;,&quot;properties&quot;:{&quot;noteIndex&quot;:0},&quot;isEdited&quot;:false,&quot;manualOverride&quot;:{&quot;isManuallyOverridden&quot;:false,&quot;citeprocText&quot;:&quot;(Milletari et al., 2016)&quot;,&quot;manualOverrideText&quot;:&quot;&quot;},&quot;citationTag&quot;:&quot;MENDELEY_CITATION_v3_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582562f8-3870-3dbd-ae6e-fe35757155b5&quot;,&quot;itemData&quot;:{&quot;type&quot;:&quot;paper-conference&quot;,&quot;id&quot;:&quot;582562f8-3870-3dbd-ae6e-fe35757155b5&quot;,&quot;title&quot;:&quot;V-Net: Fully convolutional neural networks for volumetric medical image segmentation&quot;,&quot;author&quot;:[{&quot;family&quot;:&quot;Milletari&quot;,&quot;given&quot;:&quot;Fausto&quot;,&quot;parse-names&quot;:false,&quot;dropping-particle&quot;:&quot;&quot;,&quot;non-dropping-particle&quot;:&quot;&quot;},{&quot;family&quot;:&quot;Navab&quot;,&quot;given&quot;:&quot;Nassir&quot;,&quot;parse-names&quot;:false,&quot;dropping-particle&quot;:&quot;&quot;,&quot;non-dropping-particle&quot;:&quot;&quot;},{&quot;family&quot;:&quot;Ahmadi&quot;,&quot;given&quot;:&quot;Seyed Ahmad&quot;,&quot;parse-names&quot;:false,&quot;dropping-particle&quot;:&quot;&quot;,&quot;non-dropping-particle&quot;:&quot;&quot;}],&quot;container-title&quot;:&quot;Proceedings - 2016 4th International Conference on 3D Vision, 3DV 2016&quot;,&quot;DOI&quot;:&quot;10.1109/3DV.2016.79&quot;,&quot;issued&quot;:{&quot;date-parts&quot;:[[2016,12]]},&quot;page&quot;:&quot;565-571&quot;,&quot;abstract&quot;:&quot;Convolutional Neural Networks (CNNs) have been recently employed to solve problems from both the computer vision and medical image analysis fields. Despite their popularity, most approaches are only able to process 2D images while most medical data used in clinical practice consists of 3D volumes. In this work we propose an approach to 3D image segmentation based on a volumetric, fully convolutional, neural network. Our CNN is trained end-to-end on MRI volumes depicting prostate, and learns to predict segmentation for the whole volume at once. We introduce a novel objective function, that we optimise during training, based on Dice coefficient. In this way we can deal with situations where there is a strong imbalance between the number of foreground and background voxels. To cope with the limited number of annotated volumes available for training, we augment the data applying random non-linear transformations and histogram matching. We show in our experimental evaluation that our approach achieves good performances on challenging test data while requiring only a fraction of the processing time needed by other previous methods.&quot;,&quot;publisher&quot;:&quot;Institute of Electrical and Electronics Engineers Inc.&quot;,&quot;container-title-short&quot;:&quot;&quot;},&quot;isTemporary&quot;:false,&quot;suppress-author&quot;:false,&quot;composite&quot;:false,&quot;author-only&quot;:false}]},{&quot;citationID&quot;:&quot;MENDELEY_CITATION_62d0af90-c26f-4339-afd8-0cbe90d65ca9&quot;,&quot;properties&quot;:{&quot;noteIndex&quot;:0},&quot;isEdited&quot;:false,&quot;manualOverride&quot;:{&quot;isManuallyOverridden&quot;:false,&quot;citeprocText&quot;:&quot;(M. Y. Chen et al., 2020)&quot;,&quot;manualOverrideText&quot;:&quot;&quot;},&quot;citationTag&quot;:&quot;MENDELEY_CITATION_v3_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&quot;,&quot;citationItems&quot;:[{&quot;id&quot;:&quot;cd68c176-fd5e-3d6b-9863-0628cfc4d8a8&quot;,&quot;itemData&quot;:{&quot;type&quot;:&quot;article-journal&quot;,&quot;id&quot;:&quot;cd68c176-fd5e-3d6b-9863-0628cfc4d8a8&quot;,&quot;title&quot;:&quot;Variability in accuracy of prostate cancer segmentation among radiologists, urologists, and scientists&quot;,&quot;author&quot;:[{&quot;family&quot;:&quot;Chen&quot;,&quot;given&quot;:&quot;Michael Y.&quot;,&quot;parse-names&quot;:false,&quot;dropping-particle&quot;:&quot;&quot;,&quot;non-dropping-particle&quot;:&quot;&quot;},{&quot;family&quot;:&quot;Woodruff&quot;,&quot;given&quot;:&quot;Maria A.&quot;,&quot;parse-names&quot;:false,&quot;dropping-particle&quot;:&quot;&quot;,&quot;non-dropping-particle&quot;:&quot;&quot;},{&quot;family&quot;:&quot;Dasgupta&quot;,&quot;given&quot;:&quot;Prokar&quot;,&quot;parse-names&quot;:false,&quot;dropping-particle&quot;:&quot;&quot;,&quot;non-dropping-particle&quot;:&quot;&quot;},{&quot;family&quot;:&quot;Rukin&quot;,&quot;given&quot;:&quot;Nicholas J.&quot;,&quot;parse-names&quot;:false,&quot;dropping-particle&quot;:&quot;&quot;,&quot;non-dropping-particle&quot;:&quot;&quot;}],&quot;container-title&quot;:&quot;Cancer Medicine&quot;,&quot;container-title-short&quot;:&quot;Cancer Med&quot;,&quot;DOI&quot;:&quot;10.1002/cam4.3386&quot;,&quot;ISSN&quot;:&quot;20457634&quot;,&quot;PMID&quot;:&quot;32810385&quot;,&quot;issued&quot;:{&quot;date-parts&quot;:[[2020,10]]},&quot;page&quot;:&quot;7172-7182&quot;,&quot;abstract&quot;:&quot;Background: There is increasing research in using segmentation of prostate cancer to create a digital 3D model from magnetic resonance imaging (MRI) scans for purposes of education or surgical planning. However, the variation in segmentation of prostate cancer among users and potential inaccuracy has not been studied. Methods: Four consultant radiologists, four consultant urologists, four urology trainees, and four nonclinician segmentation scientists were asked to segment a single slice of a lateral T3 prostate tumor on MRI (“Prostate 1”), an anterior zone prostate tumor MRI (“Prostate 2”), and a kidney tumor computed tomography (CT) scan (“Kidney”). Time taken and self-rated subjective accuracy out of a maximum score of 10 were recorded. Root mean square error, Dice coefficient, Matthews correlation coefficient, Jaccard index, specificity, and sensitivity were calculated using the radiologists as the ground truth. Results: There was high variance among the radiologists in segmentation of Prostate 1 and 2 tumors with mean Dice coefficients of 0.81 and 0.58, respectively, compared to 0.96 for the kidney tumor. Urologists and urology trainees had similar accuracy, while nonclinicians had the lowest accuracy scores for Prostate 1 and 2 tumors (0.60 and 0.47) but similar for kidney tumor (0.95). Mean sensitivity in Prostate 1 (0.63) and Prostate 2 (0.61) was lower than specificity (0.92 and 0.93) suggesting under-segmentation of tumors in the non-radiologist groups. Participants spent less time on the kidney tumor segmentation and self-rated accuracy was higher than both prostate tumors. Conclusion: Segmentation of prostate cancers is more difficult than other anatomy such as kidney tumors. Less experienced participants appear to under-segment models and underestimate the size of prostate tumors. Segmentation of prostate cancer is highly variable even among radiologists, and 3D modeling for clinical use must be performed with caution. Further work to develop a methodology to maximize segmentation accuracy is needed.&quot;,&quot;publisher&quot;:&quot;Blackwell Publishing Ltd&quot;,&quot;volume&quot;:&quot;9&quot;},&quot;isTemporary&quot;:false,&quot;suppress-author&quot;:false,&quot;composite&quot;:false,&quot;author-only&quot;:false}]},{&quot;citationID&quot;:&quot;MENDELEY_CITATION_31df90b0-1f32-4e46-836e-c1d37bdd5f53&quot;,&quot;properties&quot;:{&quot;noteIndex&quot;:0},&quot;isEdited&quot;:false,&quot;manualOverride&quot;:{&quot;isManuallyOverridden&quot;:false,&quot;citeprocText&quot;:&quot;(Milletari et al., 2016)&quot;,&quot;manualOverrideText&quot;:&quot;&quot;},&quot;citationTag&quot;:&quot;MENDELEY_CITATION_v3_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582562f8-3870-3dbd-ae6e-fe35757155b5&quot;,&quot;itemData&quot;:{&quot;type&quot;:&quot;paper-conference&quot;,&quot;id&quot;:&quot;582562f8-3870-3dbd-ae6e-fe35757155b5&quot;,&quot;title&quot;:&quot;V-Net: Fully convolutional neural networks for volumetric medical image segmentation&quot;,&quot;author&quot;:[{&quot;family&quot;:&quot;Milletari&quot;,&quot;given&quot;:&quot;Fausto&quot;,&quot;parse-names&quot;:false,&quot;dropping-particle&quot;:&quot;&quot;,&quot;non-dropping-particle&quot;:&quot;&quot;},{&quot;family&quot;:&quot;Navab&quot;,&quot;given&quot;:&quot;Nassir&quot;,&quot;parse-names&quot;:false,&quot;dropping-particle&quot;:&quot;&quot;,&quot;non-dropping-particle&quot;:&quot;&quot;},{&quot;family&quot;:&quot;Ahmadi&quot;,&quot;given&quot;:&quot;Seyed Ahmad&quot;,&quot;parse-names&quot;:false,&quot;dropping-particle&quot;:&quot;&quot;,&quot;non-dropping-particle&quot;:&quot;&quot;}],&quot;container-title&quot;:&quot;Proceedings - 2016 4th International Conference on 3D Vision, 3DV 2016&quot;,&quot;DOI&quot;:&quot;10.1109/3DV.2016.79&quot;,&quot;issued&quot;:{&quot;date-parts&quot;:[[2016,12]]},&quot;page&quot;:&quot;565-571&quot;,&quot;abstract&quot;:&quot;Convolutional Neural Networks (CNNs) have been recently employed to solve problems from both the computer vision and medical image analysis fields. Despite their popularity, most approaches are only able to process 2D images while most medical data used in clinical practice consists of 3D volumes. In this work we propose an approach to 3D image segmentation based on a volumetric, fully convolutional, neural network. Our CNN is trained end-to-end on MRI volumes depicting prostate, and learns to predict segmentation for the whole volume at once. We introduce a novel objective function, that we optimise during training, based on Dice coefficient. In this way we can deal with situations where there is a strong imbalance between the number of foreground and background voxels. To cope with the limited number of annotated volumes available for training, we augment the data applying random non-linear transformations and histogram matching. We show in our experimental evaluation that our approach achieves good performances on challenging test data while requiring only a fraction of the processing time needed by other previous methods.&quot;,&quot;publisher&quot;:&quot;Institute of Electrical and Electronics Engineers Inc.&quot;,&quot;container-title-short&quot;:&quot;&quot;},&quot;isTemporary&quot;:false,&quot;suppress-author&quot;:false,&quot;composite&quot;:false,&quot;author-only&quot;:false}]},{&quot;citationID&quot;:&quot;MENDELEY_CITATION_b6d99877-8845-4a75-bde4-fa470a6f4fde&quot;,&quot;properties&quot;:{&quot;noteIndex&quot;:0},&quot;isEdited&quot;:false,&quot;manualOverride&quot;:{&quot;isManuallyOverridden&quot;:false,&quot;citeprocText&quot;:&quot;(Turkbey et al., 2019)&quot;,&quot;manualOverrideText&quot;:&quot;&quot;},&quot;citationTag&quot;:&quot;MENDELEY_CITATION_v3_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&quot;,&quot;citationItems&quot;:[{&quot;id&quot;:&quot;8accb668-71d1-3c02-9924-0075e3e0e67d&quot;,&quot;itemData&quot;:{&quot;type&quot;:&quot;article&quot;,&quot;id&quot;:&quot;8accb668-71d1-3c02-9924-0075e3e0e67d&quot;,&quot;title&quot;:&quot;Prostate Imaging Reporting and Data System Version 2.1: 2019 Update of Prostate Imaging Reporting and Data System Version 2&quot;,&quot;author&quot;:[{&quot;family&quot;:&quot;Turkbey&quot;,&quot;given&quot;:&quot;Baris&quot;,&quot;parse-names&quot;:false,&quot;dropping-particle&quot;:&quot;&quot;,&quot;non-dropping-particle&quot;:&quot;&quot;},{&quot;family&quot;:&quot;Rosenkrantz&quot;,&quot;given&quot;:&quot;Andrew B.&quot;,&quot;parse-names&quot;:false,&quot;dropping-particle&quot;:&quot;&quot;,&quot;non-dropping-particle&quot;:&quot;&quot;},{&quot;family&quot;:&quot;Haider&quot;,&quot;given&quot;:&quot;Masoom A.&quot;,&quot;parse-names&quot;:false,&quot;dropping-particle&quot;:&quot;&quot;,&quot;non-dropping-particle&quot;:&quot;&quot;},{&quot;family&quot;:&quot;Padhani&quot;,&quot;given&quot;:&quot;Anwar R.&quot;,&quot;parse-names&quot;:false,&quot;dropping-particle&quot;:&quot;&quot;,&quot;non-dropping-particle&quot;:&quot;&quot;},{&quot;family&quot;:&quot;Villeirs&quot;,&quot;given&quot;:&quot;Geert&quot;,&quot;parse-names&quot;:false,&quot;dropping-particle&quot;:&quot;&quot;,&quot;non-dropping-particle&quot;:&quot;&quot;},{&quot;family&quot;:&quot;Macura&quot;,&quot;given&quot;:&quot;Katarzyna J.&quot;,&quot;parse-names&quot;:false,&quot;dropping-particle&quot;:&quot;&quot;,&quot;non-dropping-particle&quot;:&quot;&quot;},{&quot;family&quot;:&quot;Tempany&quot;,&quot;given&quot;:&quot;Clare M.&quot;,&quot;parse-names&quot;:false,&quot;dropping-particle&quot;:&quot;&quot;,&quot;non-dropping-particle&quot;:&quot;&quot;},{&quot;family&quot;:&quot;Choyke&quot;,&quot;given&quot;:&quot;Peter L.&quot;,&quot;parse-names&quot;:false,&quot;dropping-particle&quot;:&quot;&quot;,&quot;non-dropping-particle&quot;:&quot;&quot;},{&quot;family&quot;:&quot;Cornud&quot;,&quot;given&quot;:&quot;Francois&quot;,&quot;parse-names&quot;:false,&quot;dropping-particle&quot;:&quot;&quot;,&quot;non-dropping-particle&quot;:&quot;&quot;},{&quot;family&quot;:&quot;Margolis&quot;,&quot;given&quot;:&quot;Daniel J.&quot;,&quot;parse-names&quot;:false,&quot;dropping-particle&quot;:&quot;&quot;,&quot;non-dropping-particle&quot;:&quot;&quot;},{&quot;family&quot;:&quot;Thoeny&quot;,&quot;given&quot;:&quot;Harriet C.&quot;,&quot;parse-names&quot;:false,&quot;dropping-particle&quot;:&quot;&quot;,&quot;non-dropping-particle&quot;:&quot;&quot;},{&quot;family&quot;:&quot;Verma&quot;,&quot;given&quot;:&quot;Sadhna&quot;,&quot;parse-names&quot;:false,&quot;dropping-particle&quot;:&quot;&quot;,&quot;non-dropping-particle&quot;:&quot;&quot;},{&quot;family&quot;:&quot;Barentsz&quot;,&quot;given&quot;:&quot;Jelle&quot;,&quot;parse-names&quot;:false,&quot;dropping-particle&quot;:&quot;&quot;,&quot;non-dropping-particle&quot;:&quot;&quot;},{&quot;family&quot;:&quot;Weinreb&quot;,&quot;given&quot;:&quot;Jeffrey C.&quot;,&quot;parse-names&quot;:false,&quot;dropping-particle&quot;:&quot;&quot;,&quot;non-dropping-particle&quot;:&quot;&quot;}],&quot;container-title&quot;:&quot;European Urology&quot;,&quot;container-title-short&quot;:&quot;Eur Urol&quot;,&quot;DOI&quot;:&quot;10.1016/j.eururo.2019.02.033&quot;,&quot;ISSN&quot;:&quot;18737560&quot;,&quot;PMID&quot;:&quot;30898406&quot;,&quot;issued&quot;:{&quot;date-parts&quot;:[[2019,9]]},&quot;page&quot;:&quot;340-351&quot;,&quot;abstract&quot;:&quot;The Prostate Imaging Reporting and Data System version 2 (PI-RADS v2) was developed with a consensus-based process using a combination of published data, and expert observations and opinions. In the short time since its release, numerous studies have validated the value of PI-RADS v2 but, as expected, have also identified a number of ambiguities and limitations, some of which have been documented in the literature with potential solutions offered. To address these issues, the PI-RADS Steering Committee, again using a consensus-based process, has recommended several modifications to PI-RADS v2, maintaining the framework of assigning scores to individual sequences and using these scores to derive an overall assessment category. This updated version, described in this article, is termed PI-RADS v2.1. It is anticipated that the adoption of these PI-RADS v2.1 modifications will improve inter-reader variability and simplify PI-RADS assessment of prostate magnetic resonance imaging even further. Research on the value and limitations on all components of PI-RADS v2.1 is strongly encouraged.&quot;,&quot;publisher&quot;:&quot;Elsevier B.V.&quot;,&quot;volume&quot;:&quot;76&quot;},&quot;isTemporary&quot;:false,&quot;suppress-author&quot;:false,&quot;composite&quot;:false,&quot;author-only&quot;:false}]},{&quot;citationID&quot;:&quot;MENDELEY_CITATION_536f4a91-86f0-45d5-abbc-7651ede2cc3a&quot;,&quot;properties&quot;:{&quot;noteIndex&quot;:0},&quot;isEdited&quot;:false,&quot;manualOverride&quot;:{&quot;isManuallyOverridden&quot;:false,&quot;citeprocText&quot;:&quot;(Bhayana et al., 2021)&quot;,&quot;manualOverrideText&quot;:&quot;&quot;},&quot;citationTag&quot;:&quot;MENDELEY_CITATION_v3_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&quot;,&quot;citationItems&quot;:[{&quot;id&quot;:&quot;20c0a024-cfbc-3590-8217-ff74f43012e2&quot;,&quot;itemData&quot;:{&quot;type&quot;:&quot;article-journal&quot;,&quot;id&quot;:&quot;20c0a024-cfbc-3590-8217-ff74f43012e2&quot;,&quot;title&quot;:&quot;PI-RADS versions 2 and 2.1: Interobserver agreement and diagnostic performance in peripheral and transition zone lesions among six radiologists&quot;,&quot;author&quot;:[{&quot;family&quot;:&quot;Bhayana&quot;,&quot;given&quot;:&quot;Rajesh&quot;,&quot;parse-names&quot;:false,&quot;dropping-particle&quot;:&quot;&quot;,&quot;non-dropping-particle&quot;:&quot;&quot;},{&quot;family&quot;:&quot;O'Shea&quot;,&quot;given&quot;:&quot;Aileen&quot;,&quot;parse-names&quot;:false,&quot;dropping-particle&quot;:&quot;&quot;,&quot;non-dropping-particle&quot;:&quot;&quot;},{&quot;family&quot;:&quot;Anderson&quot;,&quot;given&quot;:&quot;Mark A.&quot;,&quot;parse-names&quot;:false,&quot;dropping-particle&quot;:&quot;&quot;,&quot;non-dropping-particle&quot;:&quot;&quot;},{&quot;family&quot;:&quot;Bradley&quot;,&quot;given&quot;:&quot;William R.&quot;,&quot;parse-names&quot;:false,&quot;dropping-particle&quot;:&quot;&quot;,&quot;non-dropping-particle&quot;:&quot;&quot;},{&quot;family&quot;:&quot;Gottumukkala&quot;,&quot;given&quot;:&quot;Ravi&quot;,&quot;parse-names&quot;:false,&quot;dropping-particle&quot;:&quot;V.&quot;,&quot;non-dropping-particle&quot;:&quot;&quot;},{&quot;family&quot;:&quot;Mojtahed&quot;,&quot;given&quot;:&quot;Amirkasra&quot;,&quot;parse-names&quot;:false,&quot;dropping-particle&quot;:&quot;&quot;,&quot;non-dropping-particle&quot;:&quot;&quot;},{&quot;family&quot;:&quot;Pierce&quot;,&quot;given&quot;:&quot;Theodore T.&quot;,&quot;parse-names&quot;:false,&quot;dropping-particle&quot;:&quot;&quot;,&quot;non-dropping-particle&quot;:&quot;&quot;},{&quot;family&quot;:&quot;Harisinghani&quot;,&quot;given&quot;:&quot;Mukesh&quot;,&quot;parse-names&quot;:false,&quot;dropping-particle&quot;:&quot;&quot;,&quot;non-dropping-particle&quot;:&quot;&quot;}],&quot;container-title&quot;:&quot;American Journal of Roentgenology&quot;,&quot;DOI&quot;:&quot;10.2214/AJR.20.24199&quot;,&quot;ISSN&quot;:&quot;15463141&quot;,&quot;PMID&quot;:&quot;32903060&quot;,&quot;issued&quot;:{&quot;date-parts&quot;:[[2021,6]]},&quot;page&quot;:&quot;141-151&quot;,&quot;abstract&quot;:&quot;BACKGROUND. PI-RADS version 2.1 (v2.1) modifications primarily address transition zone (TZ) interpretation. The revisions also impact peripheral zone (PZ) interpretation, which has received less attention. OBJECTIVE. The purpose of this study was to compare interobserver agreement of PI-RADS version 2 (v2) and v2.1 in the prostate PZ and TZ and perform a pilot comparison of their diagnostic performance in the two zones. METHODS. Six radiologists with varying experience retrospectively assessed 80 prostate lesions (40 PZ, 40 TZ) on MRI in separate sessions for PI-RADS v2 and v2.1. Interobserver agreement was assessed using Conger kappa (κ). For 50 lesions with pathology data, average AUC for detecting clinically significant cancer was compared between versions using multireader multicase statistical methods. Error variance and covariance results informed post hoc power analysis. RESULTS. Interobserver agreement for PI-RADS category 4 or greater was higher for version 2.1 (κ = 0.64) than version 2 (κ = 0.51) in the PZ, but similar for version 2 (κ = 0.64) and version 2.1 (κ = 0.60) in the TZ. The PI-RADS v2.1 DWI descriptor “linear/wedge-shaped” had higher agreement than its predecessor version 2 descriptor “indistinct hypointense” (κ = 0.52 vs κ = 0.18) and yielded 14 more true-negative versus five more false-negative interpretations. The ADC signal descriptor “markedly hypointense,” for which only version 2.1 provides a specific definition, had lower agreement in version 2.1 (κ = 0.26) than version 2 (κ = 0.52). Modified TZ T2-weighted category 2 descriptors in version 2.1 had fair agreement (κ = 0.21), and agreement for PI-RADS category 2 in the TZ was lower in version 2.1 (κ = 0.31) than version 2 (κ = 0.57). DWI upgraded a TZ lesion category from 2 to 3 in four patients, detecting two additional cancers. Average AUC was not different between versions 2 and 2.1 for the PZ (AUC, 0.81 vs 0.85; p = .24) or the TZ (AUC, 0.69 vs 0.69; p = .94), though among experienced readers AUC was higher for version 2.1 than version 2 for the PZ (0.91 vs 0.82; p = .001). Overall performance comparison had sufficient power (0.8) to detect a 0.085 difference in AUC. CONCLUSION. Interobserver agreement improved using PI-RADS v2.1 in the PZ but not the TZ. Diagnostic performance improved using version 2.1 only in the PZ for experienced readers. Specific version 2.1 modifications yielded mixed results. CLINICAL IMPACT. The impact of PI-RADS v2.1 in the PZ is notable given the emphasis on version 2.1 TZ modifications. The findings suggest areas in which additional modification could further improve interobserver agreement and performance.&quot;,&quot;publisher&quot;:&quot;American Roentgen Ray Society&quot;,&quot;volume&quot;:&quot;217&quot;,&quot;container-title-short&quot;:&quot;&quot;},&quot;isTemporary&quot;:false,&quot;suppress-author&quot;:false,&quot;composite&quot;:false,&quot;author-only&quot;:false}]},{&quot;citationID&quot;:&quot;MENDELEY_CITATION_cbdaf413-9d8e-47bf-837c-993929275651&quot;,&quot;properties&quot;:{&quot;noteIndex&quot;:0},&quot;isEdited&quot;:false,&quot;manualOverride&quot;:{&quot;isManuallyOverridden&quot;:false,&quot;citeprocText&quot;:&quot;(Yan et al., 2023)&quot;,&quot;manualOverrideText&quot;:&quot;&quot;},&quot;citationTag&quot;:&quot;MENDELEY_CITATION_v3_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&quot;,&quot;citationItems&quot;:[{&quot;id&quot;:&quot;4b0cc84a-78b7-320c-9faa-0af99ea3075c&quot;,&quot;itemData&quot;:{&quot;type&quot;:&quot;article-journal&quot;,&quot;id&quot;:&quot;4b0cc84a-78b7-320c-9faa-0af99ea3075c&quot;,&quot;title&quot;:&quot;Combiner and HyperCombiner Networks: Rules to Combine Multimodality MR Images for Prostate Cancer Localisation&quot;,&quot;author&quot;:[{&quot;family&quot;:&quot;Yan&quot;,&quot;given&quot;:&quot;Wen&quot;,&quot;parse-names&quot;:false,&quot;dropping-particle&quot;:&quot;&quot;,&quot;non-dropping-particle&quot;:&quot;&quot;},{&quot;family&quot;:&quot;Chiu&quot;,&quot;given&quot;:&quot;Bernard&quot;,&quot;parse-names&quot;:false,&quot;dropping-particle&quot;:&quot;&quot;,&quot;non-dropping-particle&quot;:&quot;&quot;},{&quot;family&quot;:&quot;Shen&quot;,&quot;given&quot;:&quot;Ziyi&quot;,&quot;parse-names&quot;:false,&quot;dropping-particle&quot;:&quot;&quot;,&quot;non-dropping-particle&quot;:&quot;&quot;},{&quot;family&quot;:&quot;Yang&quot;,&quot;given&quot;:&quot;Qianye&quot;,&quot;parse-names&quot;:false,&quot;dropping-particle&quot;:&quot;&quot;,&quot;non-dropping-particle&quot;:&quot;&quot;},{&quot;family&quot;:&quot;Syer&quot;,&quot;given&quot;:&quot;Tom&quot;,&quot;parse-names&quot;:false,&quot;dropping-particle&quot;:&quot;&quot;,&quot;non-dropping-particle&quot;:&quot;&quot;},{&quot;family&quot;:&quot;Min&quot;,&quot;given&quot;:&quot;Zhe&quot;,&quot;parse-names&quot;:false,&quot;dropping-particle&quot;:&quot;&quot;,&quot;non-dropping-particle&quot;:&quot;&quot;},{&quot;family&quot;:&quot;Punwani&quot;,&quot;given&quot;:&quot;Shonit&quot;,&quot;parse-names&quot;:false,&quot;dropping-particle&quot;:&quot;&quot;,&quot;non-dropping-particle&quot;:&quot;&quot;},{&quot;family&quot;:&quot;Emberton&quot;,&quot;given&quot;:&quot;Mark&quot;,&quot;parse-names&quot;:false,&quot;dropping-particle&quot;:&quot;&quot;,&quot;non-dropping-particle&quot;:&quot;&quot;},{&quot;family&quot;:&quot;Atkinson&quot;,&quot;given&quot;:&quot;David&quot;,&quot;parse-names&quot;:false,&quot;dropping-particle&quot;:&quot;&quot;,&quot;non-dropping-particle&quot;:&quot;&quot;},{&quot;family&quot;:&quot;Barratt&quot;,&quot;given&quot;:&quot;Dean C.&quot;,&quot;parse-names&quot;:false,&quot;dropping-particle&quot;:&quot;&quot;,&quot;non-dropping-particle&quot;:&quot;&quot;},{&quot;family&quot;:&quot;Hu&quot;,&quot;given&quot;:&quot;Yipeng&quot;,&quot;parse-names&quot;:false,&quot;dropping-particle&quot;:&quot;&quot;,&quot;non-dropping-particle&quot;:&quot;&quot;}],&quot;DOI&quot;:&quot;10.1016/j.media.2023.103030&quot;,&quot;issued&quot;:{&quot;date-parts&quot;:[[2023,7]]},&quot;abstract&quot;:&quot;One of the distinct characteristics in radiologists' reading of multiparametric prostate MR scans, using reporting systems such as PI-RADS v2.1, is to score individual types of MR modalities, T2-weighted, diffusion-weighted, and dynamic contrast-enhanced, and then combine these image-modality-specific scores using standardised decision rules to predict the likelihood of clinically significant cancer. This work aims to demonstrate that it is feasible for low-dimensional parametric models to model such decision rules in the proposed Combiner networks, without compromising the accuracy of predicting radiologic labels: First, it is shown that either a linear mixture model or a nonlinear stacking model is sufficient to model PI-RADS decision rules for localising prostate cancer. Second, parameters of these (generalised) linear models are proposed as hyperparameters, to weigh multiple networks that independently represent individual image modalities in the Combiner network training, as opposed to end-to-end modality ensemble. A HyperCombiner network is developed to train a single image segmentation network that can be conditioned on these hyperparameters during inference, for much improved efficiency. Experimental results based on data from 850 patients, for the application of automating radiologist labelling multi-parametric MR, compare the proposed combiner networks with other commonly-adopted end-to-end networks. Using the added advantages of obtaining and interpreting the modality combining rules, in terms of the linear weights or odds-ratios on individual image modalities, three clinical applications are presented for prostate cancer segmentation, including modality availability assessment, importance quantification and rule discovery.&quot;,&quot;container-title-short&quot;:&quot;&quot;},&quot;isTemporary&quot;:false,&quot;suppress-author&quot;:false,&quot;composite&quot;:false,&quot;author-only&quot;:false}]},{&quot;citationID&quot;:&quot;MENDELEY_CITATION_7c2b0584-1068-4a9c-9bd5-dcd5978e8f3c&quot;,&quot;properties&quot;:{&quot;noteIndex&quot;:0},&quot;isEdited&quot;:false,&quot;manualOverride&quot;:{&quot;isManuallyOverridden&quot;:false,&quot;citeprocText&quot;:&quot;(Simmons et al., 2018)&quot;,&quot;manualOverrideText&quot;:&quot;&quot;},&quot;citationTag&quot;:&quot;MENDELEY_CITATION_v3_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&quot;,&quot;citationItems&quot;:[{&quot;id&quot;:&quot;78c3fc24-2292-36dd-93f1-0cb18bd53b73&quot;,&quot;itemData&quot;:{&quot;type&quot;:&quot;article-journal&quot;,&quot;id&quot;:&quot;78c3fc24-2292-36dd-93f1-0cb18bd53b73&quot;,&quot;title&quot;:&quot;Accuracy of Transperineal Targeted Prostate Biopsies, Visual Estimation and Image Fusion in Men Needing Repeat Biopsy in the PICTURE Trial&quot;,&quot;author&quot;:[{&quot;family&quot;:&quot;Simmons&quot;,&quot;given&quot;:&quot;Lucy A.M.&quot;,&quot;parse-names&quot;:false,&quot;dropping-particle&quot;:&quot;&quot;,&quot;non-dropping-particle&quot;:&quot;&quot;},{&quot;family&quot;:&quot;Kanthabalan&quot;,&quot;given&quot;:&quot;Abi&quot;,&quot;parse-names&quot;:false,&quot;dropping-particle&quot;:&quot;&quot;,&quot;non-dropping-particle&quot;:&quot;&quot;},{&quot;family&quot;:&quot;Arya&quot;,&quot;given&quot;:&quot;Manit&quot;,&quot;parse-names&quot;:false,&quot;dropping-particle&quot;:&quot;&quot;,&quot;non-dropping-particle&quot;:&quot;&quot;},{&quot;family&quot;:&quot;Briggs&quot;,&quot;given&quot;:&quot;Tim&quot;,&quot;parse-names&quot;:false,&quot;dropping-particle&quot;:&quot;&quot;,&quot;non-dropping-particle&quot;:&quot;&quot;},{&quot;family&quot;:&quot;Barratt&quot;,&quot;given&quot;:&quot;Dean&quot;,&quot;parse-names&quot;:false,&quot;dropping-particle&quot;:&quot;&quot;,&quot;non-dropping-particle&quot;:&quot;&quot;},{&quot;family&quot;:&quot;Charman&quot;,&quot;given&quot;:&quot;Susan C.&quot;,&quot;parse-names&quot;:false,&quot;dropping-particle&quot;:&quot;&quot;,&quot;non-dropping-particle&quot;:&quot;&quot;},{&quot;family&quot;:&quot;Freeman&quot;,&quot;given&quot;:&quot;Alex&quot;,&quot;parse-names&quot;:false,&quot;dropping-particle&quot;:&quot;&quot;,&quot;non-dropping-particle&quot;:&quot;&quot;},{&quot;family&quot;:&quot;Hawkes&quot;,&quot;given&quot;:&quot;David&quot;,&quot;parse-names&quot;:false,&quot;dropping-particle&quot;:&quot;&quot;,&quot;non-dropping-particle&quot;:&quot;&quot;},{&quot;family&quot;:&quot;Hu&quot;,&quot;given&quot;:&quot;Yipeng&quot;,&quot;parse-names&quot;:false,&quot;dropping-particle&quot;:&quot;&quot;,&quot;non-dropping-particle&quot;:&quot;&quot;},{&quot;family&quot;:&quot;Jameson&quot;,&quot;given&quot;:&quot;Charles&quot;,&quot;parse-names&quot;:false,&quot;dropping-particle&quot;:&quot;&quot;,&quot;non-dropping-particle&quot;:&quot;&quot;},{&quot;family&quot;:&quot;McCartan&quot;,&quot;given&quot;:&quot;Neil&quot;,&quot;parse-names&quot;:false,&quot;dropping-particle&quot;:&quot;&quot;,&quot;non-dropping-particle&quot;:&quot;&quot;},{&quot;family&quot;:&quot;Moore&quot;,&quot;given&quot;:&quot;Caroline M.&quot;,&quot;parse-names&quot;:false,&quot;dropping-particle&quot;:&quot;&quot;,&quot;non-dropping-particle&quot;:&quot;&quot;},{&quot;family&quot;:&quot;Punwani&quot;,&quot;given&quot;:&quot;Shonit&quot;,&quot;parse-names&quot;:false,&quot;dropping-particle&quot;:&quot;&quot;,&quot;non-dropping-particle&quot;:&quot;&quot;},{&quot;family&quot;:&quot;Muelen&quot;,&quot;given&quot;:&quot;Jan&quot;,&quot;parse-names&quot;:false,&quot;dropping-particle&quot;:&quot;&quot;,&quot;non-dropping-particle&quot;:&quot;van der&quot;},{&quot;family&quot;:&quot;Emberton&quot;,&quot;given&quot;:&quot;Mark&quot;,&quot;parse-names&quot;:false,&quot;dropping-particle&quot;:&quot;&quot;,&quot;non-dropping-particle&quot;:&quot;&quot;},{&quot;family&quot;:&quot;Ahmed&quot;,&quot;given&quot;:&quot;Hashim U.&quot;,&quot;parse-names&quot;:false,&quot;dropping-particle&quot;:&quot;&quot;,&quot;non-dropping-particle&quot;:&quot;&quot;}],&quot;container-title&quot;:&quot;Journal of Urology&quot;,&quot;DOI&quot;:&quot;10.1016/j.juro.2018.07.001&quot;,&quot;ISSN&quot;:&quot;15273792&quot;,&quot;PMID&quot;:&quot;30017964&quot;,&quot;issued&quot;:{&quot;date-parts&quot;:[[2018,12]]},&quot;page&quot;:&quot;1227-1234&quot;,&quot;abstract&quot;:&quot;Purpose: We evaluated the detection of clinically significant prostate cancer using magnetic resonance imaging targeted biopsies and compared visual estimation to image fusion targeting in patients requiring repeat prostate biopsies. Materials and Methods: The prospective, ethics committee approved PICTURE trial (ClinicalTrials.gov NCT01492270) enrolled 249 consecutive patients from January 11, 2012 to January 29, 2014. Men underwent multiparametric magnetic resonance imaging and were blinded to the results. All underwent transperineal template prostate mapping biopsies. In 200 men with a lesion this was preceded by visual estimation and image fusion targeted biopsies. As the primary study end point clinically significant prostate cancer was defined as Gleason 4 + 3 or greater and/or any grade of cancer with a length of 6 mm or greater. Other definitions of clinically significant prostate cancer were also evaluated. Results: Mean ± SD patient age was 62.6 ± 7 years, median prostate specific antigen was 7.17 ng/ml (IQR 5.25–10.09), mean primary lesion size was 0.37 ± 1.52 cc with a mean of 4.3 ± 2.3 targeted cores per lesion on visual estimation and image fusion combined, and a mean of 48.7 ± 12.3 transperineal template prostate mapping biopsy cores. Transperineal template prostate mapping biopsies detected 97 clinically significant prostate cancers (48.5%) and 85 insignificant cancers (42.5%). Overall multiparametric magnetic resonance imaging targeted biopsies detected 81 clinically significant prostate cancers (40.5%) and 63 insignificant cancers (31.5%). In the 18 cases (9%) of clinically significant prostate cancer on magnetic resonance imaging targeted biopsies were benign or clinically insignificant on transperineal template prostate mapping biopsy. Clinically significant prostate cancer was detected in 34 cases (17%) on transperineal template prostate mapping biopsy but not on magnetic resonance imaging targeted biopsies and approximately half was present in nontargeted areas. Clinically significant prostate cancer was found on visual estimation and image fusion in 53 (31.3%) and 48 (28.4%) of the 169 patients (McNemar test p = 0.5322). Visual estimation missed 23 clinically significant prostate cancers (13.6%) detected by image fusion. Image fusion missed 18 clinically significant prostate cancers (10.8%) detected by visual estimation. Conclusions: Magnetic resonance imaging targeted biopsies are accurate for detecting clinically significant prostate cancer and reducing the over diagnosis of insignificant cancers. To maximize detection visual estimation as well as image fusion targeted biopsies are required.&quot;,&quot;publisher&quot;:&quot;Elsevier Inc.&quot;,&quot;volume&quot;:&quot;200&quot;,&quot;container-title-short&quot;:&quot;&quot;},&quot;isTemporary&quot;:false,&quot;suppress-author&quot;:false,&quot;composite&quot;:false,&quot;author-only&quot;:false}]},{&quot;citationID&quot;:&quot;MENDELEY_CITATION_f701319b-1d14-4949-93c3-08095abc43bb&quot;,&quot;properties&quot;:{&quot;noteIndex&quot;:0},&quot;isEdited&quot;:false,&quot;manualOverride&quot;:{&quot;isManuallyOverridden&quot;:false,&quot;citeprocText&quot;:&quot;(Orczyk et al., 2021)&quot;,&quot;manualOverrideText&quot;:&quot;&quot;},&quot;citationTag&quot;:&quot;MENDELEY_CITATION_v3_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&quot;,&quot;citationItems&quot;:[{&quot;id&quot;:&quot;bcac7327-77e0-3c0c-bea0-dc383f2c1263&quot;,&quot;itemData&quot;:{&quot;type&quot;:&quot;article-journal&quot;,&quot;id&quot;:&quot;bcac7327-77e0-3c0c-bea0-dc383f2c1263&quot;,&quot;title&quot;:&quot;Prostate Radiofrequency Focal Ablation (ProRAFT) Trial: A Prospective Development Study Evaluating a Bipolar Radiofrequency Device to Treat Prostate Cancer&quot;,&quot;author&quot;:[{&quot;family&quot;:&quot;Orczyk&quot;,&quot;given&quot;:&quot;Clement&quot;,&quot;parse-names&quot;:false,&quot;dropping-particle&quot;:&quot;&quot;,&quot;non-dropping-particle&quot;:&quot;&quot;},{&quot;family&quot;:&quot;Barratt&quot;,&quot;given&quot;:&quot;Dean&quot;,&quot;parse-names&quot;:false,&quot;dropping-particle&quot;:&quot;&quot;,&quot;non-dropping-particle&quot;:&quot;&quot;},{&quot;family&quot;:&quot;Brew-Graves&quot;,&quot;given&quot;:&quot;Chris&quot;,&quot;parse-names&quot;:false,&quot;dropping-particle&quot;:&quot;&quot;,&quot;non-dropping-particle&quot;:&quot;&quot;},{&quot;family&quot;:&quot;Peng Hu&quot;,&quot;given&quot;:&quot;Yi&quot;,&quot;parse-names&quot;:false,&quot;dropping-particle&quot;:&quot;&quot;,&quot;non-dropping-particle&quot;:&quot;&quot;},{&quot;family&quot;:&quot;Freeman&quot;,&quot;given&quot;:&quot;Alex&quot;,&quot;parse-names&quot;:false,&quot;dropping-particle&quot;:&quot;&quot;,&quot;non-dropping-particle&quot;:&quot;&quot;},{&quot;family&quot;:&quot;McCartan&quot;,&quot;given&quot;:&quot;Neil&quot;,&quot;parse-names&quot;:false,&quot;dropping-particle&quot;:&quot;&quot;,&quot;non-dropping-particle&quot;:&quot;&quot;},{&quot;family&quot;:&quot;Potyka&quot;,&quot;given&quot;:&quot;Ingrid&quot;,&quot;parse-names&quot;:false,&quot;dropping-particle&quot;:&quot;&quot;,&quot;non-dropping-particle&quot;:&quot;&quot;},{&quot;family&quot;:&quot;Ramachandran&quot;,&quot;given&quot;:&quot;Navin&quot;,&quot;parse-names&quot;:false,&quot;dropping-particle&quot;:&quot;&quot;,&quot;non-dropping-particle&quot;:&quot;&quot;},{&quot;family&quot;:&quot;Rodell&quot;,&quot;given&quot;:&quot;Rachael&quot;,&quot;parse-names&quot;:false,&quot;dropping-particle&quot;:&quot;&quot;,&quot;non-dropping-particle&quot;:&quot;&quot;},{&quot;family&quot;:&quot;Williams&quot;,&quot;given&quot;:&quot;Norman R.&quot;,&quot;parse-names&quot;:false,&quot;dropping-particle&quot;:&quot;&quot;,&quot;non-dropping-particle&quot;:&quot;&quot;},{&quot;family&quot;:&quot;Emberton&quot;,&quot;given&quot;:&quot;Mark&quot;,&quot;parse-names&quot;:false,&quot;dropping-particle&quot;:&quot;&quot;,&quot;non-dropping-particle&quot;:&quot;&quot;},{&quot;family&quot;:&quot;Ahmed&quot;,&quot;given&quot;:&quot;Hashim U.&quot;,&quot;parse-names&quot;:false,&quot;dropping-particle&quot;:&quot;&quot;,&quot;non-dropping-particle&quot;:&quot;&quot;}],&quot;container-title&quot;:&quot;Journal of Urology&quot;,&quot;DOI&quot;:&quot;10.1097/JU.0000000000001567&quot;,&quot;ISSN&quot;:&quot;0022-5347&quot;,&quot;issued&quot;:{&quot;date-parts&quot;:[[2021,4]]},&quot;page&quot;:&quot;1090-1099&quot;,&quot;volume&quot;:&quot;205&quot;,&quot;container-title-short&quot;:&quot;&quot;},&quot;isTemporary&quot;:false,&quot;suppress-author&quot;:false,&quot;composite&quot;:false,&quot;author-only&quot;:false}]},{&quot;citationID&quot;:&quot;MENDELEY_CITATION_c0b89a81-6d7c-4a0b-accb-0f7a362bdbe9&quot;,&quot;properties&quot;:{&quot;noteIndex&quot;:0},&quot;isEdited&quot;:false,&quot;manualOverride&quot;:{&quot;isManuallyOverridden&quot;:false,&quot;citeprocText&quot;:&quot;(L. Dickinson et al., 2013)&quot;,&quot;manualOverrideText&quot;:&quot;&quot;},&quot;citationTag&quot;:&quot;MENDELEY_CITATION_v3_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&quot;,&quot;citationItems&quot;:[{&quot;id&quot;:&quot;54a25252-d2ca-3e78-85a9-343d044a272a&quot;,&quot;itemData&quot;:{&quot;type&quot;:&quot;article-journal&quot;,&quot;id&quot;:&quot;54a25252-d2ca-3e78-85a9-343d044a272a&quot;,&quot;title&quot;:&quot;A multi-centre prospective development study evaluating focal therapy using high intensity focused ultrasound for localised prostate cancer: The INDEX study&quot;,&quot;author&quot;:[{&quot;family&quot;:&quot;Dickinson&quot;,&quot;given&quot;:&quot;L.&quot;,&quot;parse-names&quot;:false,&quot;dropping-particle&quot;:&quot;&quot;,&quot;non-dropping-particle&quot;:&quot;&quot;},{&quot;family&quot;:&quot;Ahmed&quot;,&quot;given&quot;:&quot;H. U.&quot;,&quot;parse-names&quot;:false,&quot;dropping-particle&quot;:&quot;&quot;,&quot;non-dropping-particle&quot;:&quot;&quot;},{&quot;family&quot;:&quot;Kirkham&quot;,&quot;given&quot;:&quot;A. P.&quot;,&quot;parse-names&quot;:false,&quot;dropping-particle&quot;:&quot;&quot;,&quot;non-dropping-particle&quot;:&quot;&quot;},{&quot;family&quot;:&quot;Allen&quot;,&quot;given&quot;:&quot;C.&quot;,&quot;parse-names&quot;:false,&quot;dropping-particle&quot;:&quot;&quot;,&quot;non-dropping-particle&quot;:&quot;&quot;},{&quot;family&quot;:&quot;Freeman&quot;,&quot;given&quot;:&quot;A.&quot;,&quot;parse-names&quot;:false,&quot;dropping-particle&quot;:&quot;&quot;,&quot;non-dropping-particle&quot;:&quot;&quot;},{&quot;family&quot;:&quot;Barber&quot;,&quot;given&quot;:&quot;J.&quot;,&quot;parse-names&quot;:false,&quot;dropping-particle&quot;:&quot;&quot;,&quot;non-dropping-particle&quot;:&quot;&quot;},{&quot;family&quot;:&quot;Hindley&quot;,&quot;given&quot;:&quot;R. G.&quot;,&quot;parse-names&quot;:false,&quot;dropping-particle&quot;:&quot;&quot;,&quot;non-dropping-particle&quot;:&quot;&quot;},{&quot;family&quot;:&quot;Leslie&quot;,&quot;given&quot;:&quot;T.&quot;,&quot;parse-names&quot;:false,&quot;dropping-particle&quot;:&quot;&quot;,&quot;non-dropping-particle&quot;:&quot;&quot;},{&quot;family&quot;:&quot;Ogden&quot;,&quot;given&quot;:&quot;C.&quot;,&quot;parse-names&quot;:false,&quot;dropping-particle&quot;:&quot;&quot;,&quot;non-dropping-particle&quot;:&quot;&quot;},{&quot;family&quot;:&quot;Persad&quot;,&quot;given&quot;:&quot;R.&quot;,&quot;parse-names&quot;:false,&quot;dropping-particle&quot;:&quot;&quot;,&quot;non-dropping-particle&quot;:&quot;&quot;},{&quot;family&quot;:&quot;Winkler&quot;,&quot;given&quot;:&quot;M. H.&quot;,&quot;parse-names&quot;:false,&quot;dropping-particle&quot;:&quot;&quot;,&quot;non-dropping-particle&quot;:&quot;&quot;},{&quot;family&quot;:&quot;Emberton&quot;,&quot;given&quot;:&quot;M.&quot;,&quot;parse-names&quot;:false,&quot;dropping-particle&quot;:&quot;&quot;,&quot;non-dropping-particle&quot;:&quot;&quot;}],&quot;container-title&quot;:&quot;Contemporary Clinical Trials&quot;,&quot;container-title-short&quot;:&quot;Contemp Clin Trials&quot;,&quot;DOI&quot;:&quot;10.1016/j.cct.2013.06.005&quot;,&quot;ISSN&quot;:&quot;15517144&quot;,&quot;PMID&quot;:&quot;23774040&quot;,&quot;issued&quot;:{&quot;date-parts&quot;:[[2013,9]]},&quot;page&quot;:&quot;68-80&quot;,&quot;abstract&quot;:&quot;Introduction: Focal therapy offers the possibility of cancer control, without the side effect profile of radical therapies. Early single centre prospective development studies using high intensity focused ultrasound (HIFU) have demonstrated encouraging genitourinary functional preservation and short-term cancer control. Large multi-centre trials are required to evaluate medium-term cancer control and reproduce functional recovery. We describe the study design of an investigator-led UK multi-centre, single arm trial using HIFU to deliver focal therapy for men with localised prostate cancer. Methods: One-hundred and forty men with histologically proven localised low or intermediate risk prostate cancer (PSA. &lt;. 15, Gleason ≤. 7, ≤. T2cN0M0) will undergo precise characterisation of the prostate using a combination of multi-parametric (mp)MRI and transperineal template prostate mapping (TPM) biopsies. Unilateral dominant tumours, the so-called index lesion, will be eligible for treatment provided the contra-lateral side is free of 'clinically significant' disease (as defined by Gleason ≥. 7 or maximum cancer core length ≥. 4. mm). Patients will receive focal therapy using HIFU (Sonablate 500®). Treatment effect will be assessed by targeted biopsies of the treated area and TPM biopsies at 36-months. Results: Primary outcome is the absence of clinically significant disease based on 36-month post-treatment TPM biopsies. Secondary outcomes address a) genitourinary function using validated patient questionnaires (IPSS, IPSS-QoL, IIEF-15, EPIC-Urinary, EPIC-Bowel, FACT-P, EQ-5D), b) the predictive validity of imaging, and c) risk factors for treatment failure. © 2013.&quot;,&quot;volume&quot;:&quot;36&quot;},&quot;isTemporary&quot;:false,&quot;suppress-author&quot;:false,&quot;composite&quot;:false,&quot;author-only&quot;:false}]},{&quot;citationID&quot;:&quot;MENDELEY_CITATION_c2c4cbfb-bd49-4488-a4fd-b764c35e6c9b&quot;,&quot;properties&quot;:{&quot;noteIndex&quot;:0},&quot;isEdited&quot;:false,&quot;manualOverride&quot;:{&quot;isManuallyOverridden&quot;:false,&quot;citeprocText&quot;:&quot;(El-Shater Bosaily et al., 2015)&quot;,&quot;manualOverrideText&quot;:&quot;&quot;},&quot;citationTag&quot;:&quot;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&quot;,&quot;citationItems&quot;:[{&quot;id&quot;:&quot;6fdb8345-22e8-377a-9c02-780838db004e&quot;,&quot;itemData&quot;:{&quot;type&quot;:&quot;article-journal&quot;,&quot;id&quot;:&quot;6fdb8345-22e8-377a-9c02-780838db004e&quot;,&quot;title&quot;:&quot;PROMIS - Prostate MR imaging study: A paired validating cohort study evaluating the role of multi-parametric MRI in men with clinical suspicion of prostate cancer&quot;,&quot;author&quot;:[{&quot;family&quot;:&quot;El-Shater Bosaily&quot;,&quot;given&quot;:&quot;A.&quot;,&quot;parse-names&quot;:false,&quot;dropping-particle&quot;:&quot;&quot;,&quot;non-dropping-particle&quot;:&quot;&quot;},{&quot;family&quot;:&quot;Parker&quot;,&quot;given&quot;:&quot;C.&quot;,&quot;parse-names&quot;:false,&quot;dropping-particle&quot;:&quot;&quot;,&quot;non-dropping-particle&quot;:&quot;&quot;},{&quot;family&quot;:&quot;Brown&quot;,&quot;given&quot;:&quot;L. C.&quot;,&quot;parse-names&quot;:false,&quot;dropping-particle&quot;:&quot;&quot;,&quot;non-dropping-particle&quot;:&quot;&quot;},{&quot;family&quot;:&quot;Gabe&quot;,&quot;given&quot;:&quot;R.&quot;,&quot;parse-names&quot;:false,&quot;dropping-particle&quot;:&quot;&quot;,&quot;non-dropping-particle&quot;:&quot;&quot;},{&quot;family&quot;:&quot;Hindley&quot;,&quot;given&quot;:&quot;R. G.&quot;,&quot;parse-names&quot;:false,&quot;dropping-particle&quot;:&quot;&quot;,&quot;non-dropping-particle&quot;:&quot;&quot;},{&quot;family&quot;:&quot;Kaplan&quot;,&quot;given&quot;:&quot;R.&quot;,&quot;parse-names&quot;:false,&quot;dropping-particle&quot;:&quot;&quot;,&quot;non-dropping-particle&quot;:&quot;&quot;},{&quot;family&quot;:&quot;Emberton&quot;,&quot;given&quot;:&quot;M.&quot;,&quot;parse-names&quot;:false,&quot;dropping-particle&quot;:&quot;&quot;,&quot;non-dropping-particle&quot;:&quot;&quot;},{&quot;family&quot;:&quot;Ahmed&quot;,&quot;given&quot;:&quot;H. U.&quot;,&quot;parse-names&quot;:false,&quot;dropping-particle&quot;:&quot;&quot;,&quot;non-dropping-particle&quot;:&quot;&quot;},{&quot;family&quot;:&quot;Emberton&quot;,&quot;given&quot;:&quot;Mark&quot;,&quot;parse-names&quot;:false,&quot;dropping-particle&quot;:&quot;&quot;,&quot;non-dropping-particle&quot;:&quot;&quot;},{&quot;family&quot;:&quot;Ahmed&quot;,&quot;given&quot;:&quot;Hashim&quot;,&quot;parse-names&quot;:false,&quot;dropping-particle&quot;:&quot;&quot;,&quot;non-dropping-particle&quot;:&quot;&quot;},{&quot;family&quot;:&quot;Bosaily&quot;,&quot;given&quot;:&quot;Ahmed El Shater&quot;,&quot;parse-names&quot;:false,&quot;dropping-particle&quot;:&quot;&quot;,&quot;non-dropping-particle&quot;:&quot;&quot;},{&quot;family&quot;:&quot;Kirkham&quot;,&quot;given&quot;:&quot;Alex&quot;,&quot;parse-names&quot;:false,&quot;dropping-particle&quot;:&quot;&quot;,&quot;non-dropping-particle&quot;:&quot;&quot;},{&quot;family&quot;:&quot;Freeman&quot;,&quot;given&quot;:&quot;Alex&quot;,&quot;parse-names&quot;:false,&quot;dropping-particle&quot;:&quot;&quot;,&quot;non-dropping-particle&quot;:&quot;&quot;},{&quot;family&quot;:&quot;Jameson&quot;,&quot;given&quot;:&quot;Charles&quot;,&quot;parse-names&quot;:false,&quot;dropping-particle&quot;:&quot;&quot;,&quot;non-dropping-particle&quot;:&quot;&quot;},{&quot;family&quot;:&quot;Hindley&quot;,&quot;given&quot;:&quot;Richard&quot;,&quot;parse-names&quot;:false,&quot;dropping-particle&quot;:&quot;&quot;,&quot;non-dropping-particle&quot;:&quot;&quot;},{&quot;family&quot;:&quot;Parker&quot;,&quot;given&quot;:&quot;Christopher&quot;,&quot;parse-names&quot;:false,&quot;dropping-particle&quot;:&quot;&quot;,&quot;non-dropping-particle&quot;:&quot;&quot;},{&quot;family&quot;:&quot;Cooper&quot;,&quot;given&quot;:&quot;Colin&quot;,&quot;parse-names&quot;:false,&quot;dropping-particle&quot;:&quot;&quot;,&quot;non-dropping-particle&quot;:&quot;&quot;},{&quot;family&quot;:&quot;Oldroyd&quot;,&quot;given&quot;:&quot;Robert&quot;,&quot;parse-names&quot;:false,&quot;dropping-particle&quot;:&quot;&quot;,&quot;non-dropping-particle&quot;:&quot;&quot;},{&quot;family&quot;:&quot;Kaplan&quot;,&quot;given&quot;:&quot;Richard&quot;,&quot;parse-names&quot;:false,&quot;dropping-particle&quot;:&quot;&quot;,&quot;non-dropping-particle&quot;:&quot;&quot;},{&quot;family&quot;:&quot;Brown&quot;,&quot;given&quot;:&quot;Louise&quot;,&quot;parse-names&quot;:false,&quot;dropping-particle&quot;:&quot;&quot;,&quot;non-dropping-particle&quot;:&quot;&quot;},{&quot;family&quot;:&quot;Rhian Gabe&quot;,&quot;given&quot;:&quot;&quot;,&quot;parse-names&quot;:false,&quot;dropping-particle&quot;:&quot;&quot;,&quot;non-dropping-particle&quot;:&quot;&quot;},{&quot;family&quot;:&quot;Collaco-Moraes&quot;,&quot;given&quot;:&quot;Yolanda&quot;,&quot;parse-names&quot;:false,&quot;dropping-particle&quot;:&quot;&quot;,&quot;non-dropping-particle&quot;:&quot;&quot;},{&quot;family&quot;:&quot;Adusei&quot;,&quot;given&quot;:&quot;Cybil&quot;,&quot;parse-names&quot;:false,&quot;dropping-particle&quot;:&quot;&quot;,&quot;non-dropping-particle&quot;:&quot;&quot;},{&quot;family&quot;:&quot;Ward&quot;,&quot;given&quot;:&quot;Katie&quot;,&quot;parse-names&quot;:false,&quot;dropping-particle&quot;:&quot;&quot;,&quot;non-dropping-particle&quot;:&quot;&quot;},{&quot;family&quot;:&quot;Stewart&quot;,&quot;given&quot;:&quot;Sophie&quot;,&quot;parse-names&quot;:false,&quot;dropping-particle&quot;:&quot;&quot;,&quot;non-dropping-particle&quot;:&quot;&quot;},{&quot;family&quot;:&quot;Mulrenan&quot;,&quot;given&quot;:&quot;Katie Thompson Claire&quot;,&quot;parse-names&quot;:false,&quot;dropping-particle&quot;:&quot;&quot;,&quot;non-dropping-particle&quot;:&quot;&quot;},{&quot;family&quot;:&quot;Gardner&quot;,&quot;given&quot;:&quot;Hannah&quot;,&quot;parse-names&quot;:false,&quot;dropping-particle&quot;:&quot;&quot;,&quot;non-dropping-particle&quot;:&quot;&quot;},{&quot;family&quot;:&quot;Diaz-Montana&quot;,&quot;given&quot;:&quot;Carlos&quot;,&quot;parse-names&quot;:false,&quot;dropping-particle&quot;:&quot;&quot;,&quot;non-dropping-particle&quot;:&quot;&quot;},{&quot;family&quot;:&quot;Coyle&quot;,&quot;given&quot;:&quot;Chris&quot;,&quot;parse-names&quot;:false,&quot;dropping-particle&quot;:&quot;&quot;,&quot;non-dropping-particle&quot;:&quot;&quot;},{&quot;family&quot;:&quot;Sculpher&quot;,&quot;given&quot;:&quot;Mark&quot;,&quot;parse-names&quot;:false,&quot;dropping-particle&quot;:&quot;&quot;,&quot;non-dropping-particle&quot;:&quot;&quot;},{&quot;family&quot;:&quot;Faria&quot;,&quot;given&quot;:&quot;Rita&quot;,&quot;parse-names&quot;:false,&quot;dropping-particle&quot;:&quot;&quot;,&quot;non-dropping-particle&quot;:&quot;&quot;},{&quot;family&quot;:&quot;David Guthrie&quot;,&quot;given&quot;:&quot;&quot;,&quot;parse-names&quot;:false,&quot;dropping-particle&quot;:&quot;&quot;,&quot;non-dropping-particle&quot;:&quot;&quot;},{&quot;family&quot;:&quot;Chester&quot;,&quot;given&quot;:&quot;John&quot;,&quot;parse-names&quot;:false,&quot;dropping-particle&quot;:&quot;&quot;,&quot;non-dropping-particle&quot;:&quot;&quot;},{&quot;family&quot;:&quot;Cowan&quot;,&quot;given&quot;:&quot;Richard&quot;,&quot;parse-names&quot;:false,&quot;dropping-particle&quot;:&quot;&quot;,&quot;non-dropping-particle&quot;:&quot;&quot;},{&quot;family&quot;:&quot;Jewitt&quot;,&quot;given&quot;:&quot;Michael&quot;,&quot;parse-names&quot;:false,&quot;dropping-particle&quot;:&quot;&quot;,&quot;non-dropping-particle&quot;:&quot;&quot;},{&quot;family&quot;:&quot;Ahmed&quot;,&quot;given&quot;:&quot;H.&quot;,&quot;parse-names&quot;:false,&quot;dropping-particle&quot;:&quot;&quot;,&quot;non-dropping-particle&quot;:&quot;&quot;},{&quot;family&quot;:&quot;Coe&quot;,&quot;given&quot;:&quot;J.&quot;,&quot;parse-names&quot;:false,&quot;dropping-particle&quot;:&quot;&quot;,&quot;non-dropping-particle&quot;:&quot;&quot;},{&quot;family&quot;:&quot;Emberton&quot;,&quot;given&quot;:&quot;M.&quot;,&quot;parse-names&quot;:false,&quot;dropping-particle&quot;:&quot;&quot;,&quot;non-dropping-particle&quot;:&quot;&quot;},{&quot;family&quot;:&quot;Freeman&quot;,&quot;given&quot;:&quot;A.&quot;,&quot;parse-names&quot;:false,&quot;dropping-particle&quot;:&quot;&quot;,&quot;non-dropping-particle&quot;:&quot;&quot;},{&quot;family&quot;:&quot;Hung&quot;,&quot;given&quot;:&quot;M.&quot;,&quot;parse-names&quot;:false,&quot;dropping-particle&quot;:&quot;&quot;,&quot;non-dropping-particle&quot;:&quot;&quot;},{&quot;family&quot;:&quot;Jameson&quot;,&quot;given&quot;:&quot;C.&quot;,&quot;parse-names&quot;:false,&quot;dropping-particle&quot;:&quot;&quot;,&quot;non-dropping-particle&quot;:&quot;&quot;},{&quot;family&quot;:&quot;Kirkham&quot;,&quot;given&quot;:&quot;A.&quot;,&quot;parse-names&quot;:false,&quot;dropping-particle&quot;:&quot;&quot;,&quot;non-dropping-particle&quot;:&quot;&quot;},{&quot;family&quot;:&quot;Punwani&quot;,&quot;given&quot;:&quot;S.&quot;,&quot;parse-names&quot;:false,&quot;dropping-particle&quot;:&quot;&quot;,&quot;non-dropping-particle&quot;:&quot;&quot;},{&quot;family&quot;:&quot;Scott&quot;,&quot;given&quot;:&quot;R.&quot;,&quot;parse-names&quot;:false,&quot;dropping-particle&quot;:&quot;&quot;,&quot;non-dropping-particle&quot;:&quot;&quot;},{&quot;family&quot;:&quot;Hindley&quot;,&quot;given&quot;:&quot;Richard&quot;,&quot;parse-names&quot;:false,&quot;dropping-particle&quot;:&quot;&quot;,&quot;non-dropping-particle&quot;:&quot;&quot;},{&quot;family&quot;:&quot;Edwards&quot;,&quot;given&quot;:&quot;A.&quot;,&quot;parse-names&quot;:false,&quot;dropping-particle&quot;:&quot;&quot;,&quot;non-dropping-particle&quot;:&quot;&quot;},{&quot;family&quot;:&quot;El-Mahallawi&quot;,&quot;given&quot;:&quot;H.&quot;,&quot;parse-names&quot;:false,&quot;dropping-particle&quot;:&quot;&quot;,&quot;non-dropping-particle&quot;:&quot;&quot;},{&quot;family&quot;:&quot;Peppercorn&quot;,&quot;given&quot;:&quot;D.&quot;,&quot;parse-names&quot;:false,&quot;dropping-particle&quot;:&quot;&quot;,&quot;non-dropping-particle&quot;:&quot;&quot;},{&quot;family&quot;:&quot;Smith&quot;,&quot;given&quot;:&quot;J.&quot;,&quot;parse-names&quot;:false,&quot;dropping-particle&quot;:&quot;&quot;,&quot;non-dropping-particle&quot;:&quot;&quot;},{&quot;family&quot;:&quot;Thrower&quot;,&quot;given&quot;:&quot;A.&quot;,&quot;parse-names&quot;:false,&quot;dropping-particle&quot;:&quot;&quot;,&quot;non-dropping-particle&quot;:&quot;&quot;},{&quot;family&quot;:&quot;Winkler&quot;,&quot;given&quot;:&quot;M.&quot;,&quot;parse-names&quot;:false,&quot;dropping-particle&quot;:&quot;&quot;,&quot;non-dropping-particle&quot;:&quot;&quot;},{&quot;family&quot;:&quot;Ansu&quot;,&quot;given&quot;:&quot;K.&quot;,&quot;parse-names&quot;:false,&quot;dropping-particle&quot;:&quot;&quot;,&quot;non-dropping-particle&quot;:&quot;&quot;},{&quot;family&quot;:&quot;Barwick&quot;,&quot;given&quot;:&quot;T.&quot;,&quot;parse-names&quot;:false,&quot;dropping-particle&quot;:&quot;&quot;,&quot;non-dropping-particle&quot;:&quot;&quot;},{&quot;family&quot;:&quot;Edwards&quot;,&quot;given&quot;:&quot;S.&quot;,&quot;parse-names&quot;:false,&quot;dropping-particle&quot;:&quot;&quot;,&quot;non-dropping-particle&quot;:&quot;&quot;},{&quot;family&quot;:&quot;Honeyfield&quot;,&quot;given&quot;:&quot;L.&quot;,&quot;parse-names&quot;:false,&quot;dropping-particle&quot;:&quot;&quot;,&quot;non-dropping-particle&quot;:&quot;&quot;},{&quot;family&quot;:&quot;Qazi&quot;,&quot;given&quot;:&quot;N.&quot;,&quot;parse-names&quot;:false,&quot;dropping-particle&quot;:&quot;&quot;,&quot;non-dropping-particle&quot;:&quot;&quot;},{&quot;family&quot;:&quot;Statton&quot;,&quot;given&quot;:&quot;B.&quot;,&quot;parse-names&quot;:false,&quot;dropping-particle&quot;:&quot;&quot;,&quot;non-dropping-particle&quot;:&quot;&quot;},{&quot;family&quot;:&quot;Stewart&quot;,&quot;given&quot;:&quot;V.&quot;,&quot;parse-names&quot;:false,&quot;dropping-particle&quot;:&quot;&quot;,&quot;non-dropping-particle&quot;:&quot;&quot;},{&quot;family&quot;:&quot;Temple&quot;,&quot;given&quot;:&quot;E.&quot;,&quot;parse-names&quot;:false,&quot;dropping-particle&quot;:&quot;&quot;,&quot;non-dropping-particle&quot;:&quot;&quot;},{&quot;family&quot;:&quot;Burns-Cox&quot;,&quot;given&quot;:&quot;N.&quot;,&quot;parse-names&quot;:false,&quot;dropping-particle&quot;:&quot;&quot;,&quot;non-dropping-particle&quot;:&quot;&quot;},{&quot;family&quot;:&quot;Burn&quot;,&quot;given&quot;:&quot;P.&quot;,&quot;parse-names&quot;:false,&quot;dropping-particle&quot;:&quot;&quot;,&quot;non-dropping-particle&quot;:&quot;&quot;},{&quot;family&quot;:&quot;Gordon&quot;,&quot;given&quot;:&quot;K.&quot;,&quot;parse-names&quot;:false,&quot;dropping-particle&quot;:&quot;&quot;,&quot;non-dropping-particle&quot;:&quot;&quot;},{&quot;family&quot;:&quot;Routley&quot;,&quot;given&quot;:&quot;H.&quot;,&quot;parse-names&quot;:false,&quot;dropping-particle&quot;:&quot;&quot;,&quot;non-dropping-particle&quot;:&quot;&quot;},{&quot;family&quot;:&quot;Maccormick&quot;,&quot;given&quot;:&quot;A.&quot;,&quot;parse-names&quot;:false,&quot;dropping-particle&quot;:&quot;&quot;,&quot;non-dropping-particle&quot;:&quot;&quot;},{&quot;family&quot;:&quot;Paterson&quot;,&quot;given&quot;:&quot;D.&quot;,&quot;parse-names&quot;:false,&quot;dropping-particle&quot;:&quot;&quot;,&quot;non-dropping-particle&quot;:&quot;&quot;},{&quot;family&quot;:&quot;Henderson&quot;,&quot;given&quot;:&quot;A.&quot;,&quot;parse-names&quot;:false,&quot;dropping-particle&quot;:&quot;&quot;,&quot;non-dropping-particle&quot;:&quot;&quot;},{&quot;family&quot;:&quot;Bernsten&quot;,&quot;given&quot;:&quot;E.&quot;,&quot;parse-names&quot;:false,&quot;dropping-particle&quot;:&quot;&quot;,&quot;non-dropping-particle&quot;:&quot;&quot;},{&quot;family&quot;:&quot;Casey&quot;,&quot;given&quot;:&quot;R.&quot;,&quot;parse-names&quot;:false,&quot;dropping-particle&quot;:&quot;&quot;,&quot;non-dropping-particle&quot;:&quot;&quot;},{&quot;family&quot;:&quot;Day&quot;,&quot;given&quot;:&quot;D.&quot;,&quot;parse-names&quot;:false,&quot;dropping-particle&quot;:&quot;&quot;,&quot;non-dropping-particle&quot;:&quot;&quot;},{&quot;family&quot;:&quot;Ghosh&quot;,&quot;given&quot;:&quot;S.&quot;,&quot;parse-names&quot;:false,&quot;dropping-particle&quot;:&quot;&quot;,&quot;non-dropping-particle&quot;:&quot;&quot;},{&quot;family&quot;:&quot;James&quot;,&quot;given&quot;:&quot;J.&quot;,&quot;parse-names&quot;:false,&quot;dropping-particle&quot;:&quot;&quot;,&quot;non-dropping-particle&quot;:&quot;&quot;},{&quot;family&quot;:&quot;McMillan&quot;,&quot;given&quot;:&quot;P. J.&quot;,&quot;parse-names&quot;:false,&quot;dropping-particle&quot;:&quot;&quot;,&quot;non-dropping-particle&quot;:&quot;&quot;},{&quot;family&quot;:&quot;Russell&quot;,&quot;given&quot;:&quot;G.&quot;,&quot;parse-names&quot;:false,&quot;dropping-particle&quot;:&quot;&quot;,&quot;non-dropping-particle&quot;:&quot;&quot;},{&quot;family&quot;:&quot;Persad&quot;,&quot;given&quot;:&quot;R.&quot;,&quot;parse-names&quot;:false,&quot;dropping-particle&quot;:&quot;&quot;,&quot;non-dropping-particle&quot;:&quot;&quot;},{&quot;family&quot;:&quot;Ash-Miles&quot;,&quot;given&quot;:&quot;J.&quot;,&quot;parse-names&quot;:false,&quot;dropping-particle&quot;:&quot;&quot;,&quot;non-dropping-particle&quot;:&quot;&quot;},{&quot;family&quot;:&quot;Elmahdy&quot;,&quot;given&quot;:&quot;M.&quot;,&quot;parse-names&quot;:false,&quot;dropping-particle&quot;:&quot;&quot;,&quot;non-dropping-particle&quot;:&quot;&quot;},{&quot;family&quot;:&quot;Pandian&quot;,&quot;given&quot;:&quot;S.&quot;,&quot;parse-names&quot;:false,&quot;dropping-particle&quot;:&quot;&quot;,&quot;non-dropping-particle&quot;:&quot;&quot;},{&quot;family&quot;:&quot;Shiridzinomwa&quot;,&quot;given&quot;:&quot;C.&quot;,&quot;parse-names&quot;:false,&quot;dropping-particle&quot;:&quot;&quot;,&quot;non-dropping-particle&quot;:&quot;&quot;},{&quot;family&quot;:&quot;Sohail&quot;,&quot;given&quot;:&quot;M.&quot;,&quot;parse-names&quot;:false,&quot;dropping-particle&quot;:&quot;&quot;,&quot;non-dropping-particle&quot;:&quot;&quot;},{&quot;family&quot;:&quot;Treasure&quot;,&quot;given&quot;:&quot;A.&quot;,&quot;parse-names&quot;:false,&quot;dropping-particle&quot;:&quot;&quot;,&quot;non-dropping-particle&quot;:&quot;&quot;},{&quot;family&quot;:&quot;Ghei&quot;,&quot;given&quot;:&quot;M.&quot;,&quot;parse-names&quot;:false,&quot;dropping-particle&quot;:&quot;&quot;,&quot;non-dropping-particle&quot;:&quot;&quot;},{&quot;family&quot;:&quot;Conteh&quot;,&quot;given&quot;:&quot;V.&quot;,&quot;parse-names&quot;:false,&quot;dropping-particle&quot;:&quot;&quot;,&quot;non-dropping-particle&quot;:&quot;&quot;},{&quot;family&quot;:&quot;Harbin&quot;,&quot;given&quot;:&quot;L.&quot;,&quot;parse-names&quot;:false,&quot;dropping-particle&quot;:&quot;&quot;,&quot;non-dropping-particle&quot;:&quot;&quot;},{&quot;family&quot;:&quot;Katz&quot;,&quot;given&quot;:&quot;R.&quot;,&quot;parse-names&quot;:false,&quot;dropping-particle&quot;:&quot;&quot;,&quot;non-dropping-particle&quot;:&quot;&quot;},{&quot;family&quot;:&quot;Kumaradevan&quot;,&quot;given&quot;:&quot;J.&quot;,&quot;parse-names&quot;:false,&quot;dropping-particle&quot;:&quot;&quot;,&quot;non-dropping-particle&quot;:&quot;&quot;},{&quot;family&quot;:&quot;Trinidade&quot;,&quot;given&quot;:&quot;A.&quot;,&quot;parse-names&quot;:false,&quot;dropping-particle&quot;:&quot;&quot;,&quot;non-dropping-particle&quot;:&quot;&quot;},{&quot;family&quot;:&quot;Verjee&quot;,&quot;given&quot;:&quot;A.&quot;,&quot;parse-names&quot;:false,&quot;dropping-particle&quot;:&quot;&quot;,&quot;non-dropping-particle&quot;:&quot;&quot;},{&quot;family&quot;:&quot;Dudderidge&quot;,&quot;given&quot;:&quot;T.&quot;,&quot;parse-names&quot;:false,&quot;dropping-particle&quot;:&quot;&quot;,&quot;non-dropping-particle&quot;:&quot;&quot;},{&quot;family&quot;:&quot;Smart&quot;,&quot;given&quot;:&quot;J.&quot;,&quot;parse-names&quot;:false,&quot;dropping-particle&quot;:&quot;&quot;,&quot;non-dropping-particle&quot;:&quot;&quot;},{&quot;family&quot;:&quot;Rosario&quot;,&quot;given&quot;:&quot;D.&quot;,&quot;parse-names&quot;:false,&quot;dropping-particle&quot;:&quot;&quot;,&quot;non-dropping-particle&quot;:&quot;&quot;},{&quot;family&quot;:&quot;Catto&quot;,&quot;given&quot;:&quot;J.&quot;,&quot;parse-names&quot;:false,&quot;dropping-particle&quot;:&quot;&quot;,&quot;non-dropping-particle&quot;:&quot;&quot;},{&quot;family&quot;:&quot;Selem&quot;,&quot;given&quot;:&quot;F.&quot;,&quot;parse-names&quot;:false,&quot;dropping-particle&quot;:&quot;&quot;,&quot;non-dropping-particle&quot;:&quot;&quot;},{&quot;family&quot;:&quot;Shergill&quot;,&quot;given&quot;:&quot;I.&quot;,&quot;parse-names&quot;:false,&quot;dropping-particle&quot;:&quot;&quot;,&quot;non-dropping-particle&quot;:&quot;&quot;},{&quot;family&quot;:&quot;Agarwal&quot;,&quot;given&quot;:&quot;S.&quot;,&quot;parse-names&quot;:false,&quot;dropping-particle&quot;:&quot;&quot;,&quot;non-dropping-particle&quot;:&quot;&quot;}],&quot;container-title&quot;:&quot;Contemporary Clinical Trials&quot;,&quot;container-title-short&quot;:&quot;Contemp Clin Trials&quot;,&quot;DOI&quot;:&quot;10.1016/j.cct.2015.02.008&quot;,&quot;ISSN&quot;:&quot;15592030&quot;,&quot;PMID&quot;:&quot;25749312&quot;,&quot;issued&quot;:{&quot;date-parts&quot;:[[2015,5]]},&quot;page&quot;:&quot;26-40&quot;,&quot;abstract&quot;:&quot;Background: Transrectal ultrasound-guided prostate biopsies are prone to detection errors. Multi-parametric MRI (MP-MRI) may improve the diagnostic pathway. Methods: PROMIS is a prospective validating paired-cohort study that meets criteria for level 1 evidence in diagnostic test evaluation. PROMIS will investigate whether multi-parametric (MP)-MRI can discriminate between men with and without clinically-significant prostate cancer who are at risk prior to first biopsy. Up to 714 men will have MP-MRI (index), 10-12 core TRUS-biopsy (standard) and 5. mm transperineal template mapping (TPM) biopsies (reference). The conduct and reporting of each test will be blinded to the others. Results: PROMIS will measure and compare sensitivity, specificity, and positive and negative predictive values of both MP-MRI and TRUS-biopsy against TPM biopsies. The MP-MRI results will be used to determine the proportion of men who could safely avoid biopsy without compromising detection of clinically-significant cancers.&quot;,&quot;publisher&quot;:&quot;Elsevier Inc.&quot;,&quot;volume&quot;:&quot;42&quot;},&quot;isTemporary&quot;:false,&quot;suppress-author&quot;:false,&quot;composite&quot;:false,&quot;author-only&quot;:false}]},{&quot;citationID&quot;:&quot;MENDELEY_CITATION_f5a9ec62-0852-4697-9b64-3af56382d085&quot;,&quot;properties&quot;:{&quot;noteIndex&quot;:0},&quot;isEdited&quot;:false,&quot;manualOverride&quot;:{&quot;isManuallyOverridden&quot;:true,&quot;citeprocText&quot;:&quot;(&lt;i&gt;PROMIS Study Dataset - Open Access Request - NCITA&lt;/i&gt;, n.d.)&quot;,&quot;manualOverrideText&quot;:&quot;, PROMIS Study Dataset - Open Access Request - NCITA, n.d.)&quot;},&quot;citationTag&quot;:&quot;MENDELEY_CITATION_v3_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&quot;,&quot;citationItems&quot;:[{&quot;id&quot;:&quot;4506fef4-a660-3da2-b5e3-da903bf5a5af&quot;,&quot;itemData&quot;:{&quot;type&quot;:&quot;webpage&quot;,&quot;id&quot;:&quot;4506fef4-a660-3da2-b5e3-da903bf5a5af&quot;,&quot;title&quot;:&quot;PROMIS Study Dataset - Open Access Request - NCITA&quot;,&quot;container-title&quot;:&quot;https://ncita.org.uk/promis-data-set-open-access-request/&quot;,&quot;container-title-short&quot;:&quot;&quot;},&quot;isTemporary&quot;:false,&quot;suppress-author&quot;:false,&quot;composite&quot;:false,&quot;author-only&quot;:false}]},{&quot;citationID&quot;:&quot;MENDELEY_CITATION_9a7d1a2a-6fac-4b90-8816-e78f25786a5d&quot;,&quot;properties&quot;:{&quot;noteIndex&quot;:0},&quot;isEdited&quot;:false,&quot;manualOverride&quot;:{&quot;isManuallyOverridden&quot;:false,&quot;citeprocText&quot;:&quot;(Modat et al., 2010)&quot;,&quot;manualOverrideText&quot;:&quot;&quot;},&quot;citationTag&quot;:&quot;MENDELEY_CITATION_v3_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&quot;,&quot;citationItems&quot;:[{&quot;id&quot;:&quot;2f13d841-d0ef-347d-8f40-3a603eeebcce&quot;,&quot;itemData&quot;:{&quot;type&quot;:&quot;article-journal&quot;,&quot;id&quot;:&quot;2f13d841-d0ef-347d-8f40-3a603eeebcce&quot;,&quot;title&quot;:&quot;Fast free-form deformation using graphics processing units&quot;,&quot;author&quot;:[{&quot;family&quot;:&quot;Modat&quot;,&quot;given&quot;:&quot;Marc&quot;,&quot;parse-names&quot;:false,&quot;dropping-particle&quot;:&quot;&quot;,&quot;non-dropping-particle&quot;:&quot;&quot;},{&quot;family&quot;:&quot;Ridgway&quot;,&quot;given&quot;:&quot;Gerard R.&quot;,&quot;parse-names&quot;:false,&quot;dropping-particle&quot;:&quot;&quot;,&quot;non-dropping-particle&quot;:&quot;&quot;},{&quot;family&quot;:&quot;Taylor&quot;,&quot;given&quot;:&quot;Zeike A.&quot;,&quot;parse-names&quot;:false,&quot;dropping-particle&quot;:&quot;&quot;,&quot;non-dropping-particle&quot;:&quot;&quot;},{&quot;family&quot;:&quot;Lehmann&quot;,&quot;given&quot;:&quot;Manja&quot;,&quot;parse-names&quot;:false,&quot;dropping-particle&quot;:&quot;&quot;,&quot;non-dropping-particle&quot;:&quot;&quot;},{&quot;family&quot;:&quot;Barnes&quot;,&quot;given&quot;:&quot;Josephine&quot;,&quot;parse-names&quot;:false,&quot;dropping-particle&quot;:&quot;&quot;,&quot;non-dropping-particle&quot;:&quot;&quot;},{&quot;family&quot;:&quot;Hawkes&quot;,&quot;given&quot;:&quot;David J.&quot;,&quot;parse-names&quot;:false,&quot;dropping-particle&quot;:&quot;&quot;,&quot;non-dropping-particle&quot;:&quot;&quot;},{&quot;family&quot;:&quot;Fox&quot;,&quot;given&quot;:&quot;Nick C.&quot;,&quot;parse-names&quot;:false,&quot;dropping-particle&quot;:&quot;&quot;,&quot;non-dropping-particle&quot;:&quot;&quot;},{&quot;family&quot;:&quot;Ourselin&quot;,&quot;given&quot;:&quot;Sébastien&quot;,&quot;parse-names&quot;:false,&quot;dropping-particle&quot;:&quot;&quot;,&quot;non-dropping-particle&quot;:&quot;&quot;}],&quot;container-title&quot;:&quot;Computer Methods and Programs in Biomedicine&quot;,&quot;container-title-short&quot;:&quot;Comput Methods Programs Biomed&quot;,&quot;DOI&quot;:&quot;10.1016/j.cmpb.2009.09.002&quot;,&quot;ISSN&quot;:&quot;01692607&quot;,&quot;PMID&quot;:&quot;19818524&quot;,&quot;issued&quot;:{&quot;date-parts&quot;:[[2010,6]]},&quot;page&quot;:&quot;278-284&quot;,&quot;abstract&quot;:&quot;A large number of algorithms have been developed to perform non-rigid registration and it is a tool commonly used in medical image analysis. The free-form deformation algorithm is a well-established technique, but is extremely time consuming. In this paper we present a parallel-friendly formulation of the algorithm suitable for graphics processing unit execution. Using our approach we perform registration of T1-weighted MR images in less than 1. min and show the same level of accuracy as a classical serial implementation when performing segmentation propagation. This technology could be of significant utility in time-critical applications such as image-guided interventions, or in the processing of large data sets. © 2009 Elsevier Ireland Ltd.&quot;,&quot;volume&quot;:&quot;98&quot;},&quot;isTemporary&quot;:false,&quot;suppress-author&quot;:false,&quot;composite&quot;:false,&quot;author-only&quot;:false}]},{&quot;citationID&quot;:&quot;MENDELEY_CITATION_50c40ebc-006e-43f8-8a50-a81b1b8f60a0&quot;,&quot;properties&quot;:{&quot;noteIndex&quot;:0},&quot;isEdited&quot;:false,&quot;manualOverride&quot;:{&quot;isManuallyOverridden&quot;:false,&quot;citeprocText&quot;:&quot;(Sotiras et al., 2013)&quot;,&quot;manualOverrideText&quot;:&quot;&quot;},&quot;citationTag&quot;:&quot;MENDELEY_CITATION_v3_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&quot;,&quot;citationItems&quot;:[{&quot;id&quot;:&quot;a34d9491-0ba8-33be-b84d-2eccc81fd03f&quot;,&quot;itemData&quot;:{&quot;type&quot;:&quot;article-journal&quot;,&quot;id&quot;:&quot;a34d9491-0ba8-33be-b84d-2eccc81fd03f&quot;,&quot;title&quot;:&quot;Deformable medical image registration: A survey&quot;,&quot;author&quot;:[{&quot;family&quot;:&quot;Sotiras&quot;,&quot;given&quot;:&quot;Aristeidis&quot;,&quot;parse-names&quot;:false,&quot;dropping-particle&quot;:&quot;&quot;,&quot;non-dropping-particle&quot;:&quot;&quot;},{&quot;family&quot;:&quot;Davatzikos&quot;,&quot;given&quot;:&quot;Christos&quot;,&quot;parse-names&quot;:false,&quot;dropping-particle&quot;:&quot;&quot;,&quot;non-dropping-particle&quot;:&quot;&quot;},{&quot;family&quot;:&quot;Paragios&quot;,&quot;given&quot;:&quot;Nikos&quot;,&quot;parse-names&quot;:false,&quot;dropping-particle&quot;:&quot;&quot;,&quot;non-dropping-particle&quot;:&quot;&quot;}],&quot;container-title&quot;:&quot;IEEE Transactions on Medical Imaging&quot;,&quot;container-title-short&quot;:&quot;IEEE Trans Med Imaging&quot;,&quot;DOI&quot;:&quot;10.1109/TMI.2013.2265603&quot;,&quot;ISSN&quot;:&quot;02780062&quot;,&quot;PMID&quot;:&quot;23739795&quot;,&quot;issued&quot;:{&quot;date-parts&quot;:[[2013]]},&quot;page&quot;:&quot;1153-1190&quot;,&quot;abstract&quot;:&quot;Deformable image registration is a fundamental task in medical image processing. Among its most important applications, one may cite: 1) multi-modality fusion, where information acquired by different imaging devices or protocols is fused to facilitate diagnosis and treatment planning; 2) longitudinal studies, where temporal structural or anatomical changes are investigated; and 3) population modeling and statistical atlases used to study normal anatomical variability. In this paper, we attempt to give an overview of deformable registration methods, putting emphasis on the most recent advances in the domain. Additional emphasis has been given to techniques applied to medical images. In order to study image registration methods in depth, their main components are identified and studied independently. The most recent techniques are presented in a systematic fashion. The contribution of this paper is to provide an extensive account of registration techniques in a systematic manner. © 1982-2012 IEEE.&quot;,&quot;volume&quot;:&quot;32&quot;},&quot;isTemporary&quot;:false,&quot;suppress-author&quot;:false,&quot;composite&quot;:false,&quot;author-only&quot;:false}]},{&quot;citationID&quot;:&quot;MENDELEY_CITATION_d30dcaec-0fc1-4780-b691-a067a595c44c&quot;,&quot;properties&quot;:{&quot;noteIndex&quot;:0},&quot;isEdited&quot;:false,&quot;manualOverride&quot;:{&quot;isManuallyOverridden&quot;:false,&quot;citeprocText&quot;:&quot;(Villanueva-Meyer et al., 2017)&quot;,&quot;manualOverrideText&quot;:&quot;&quot;},&quot;citationTag&quot;:&quot;MENDELEY_CITATION_v3_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&quot;,&quot;citationItems&quot;:[{&quot;id&quot;:&quot;9ec1b557-0b2f-308c-9a30-146a6372f1da&quot;,&quot;itemData&quot;:{&quot;type&quot;:&quot;article-journal&quot;,&quot;id&quot;:&quot;9ec1b557-0b2f-308c-9a30-146a6372f1da&quot;,&quot;title&quot;:&quot;Current clinical brain tumor imaging&quot;,&quot;author&quot;:[{&quot;family&quot;:&quot;Villanueva-Meyer&quot;,&quot;given&quot;:&quot;Javier E.&quot;,&quot;parse-names&quot;:false,&quot;dropping-particle&quot;:&quot;&quot;,&quot;non-dropping-particle&quot;:&quot;&quot;},{&quot;family&quot;:&quot;Mabray&quot;,&quot;given&quot;:&quot;Marc C.&quot;,&quot;parse-names&quot;:false,&quot;dropping-particle&quot;:&quot;&quot;,&quot;non-dropping-particle&quot;:&quot;&quot;},{&quot;family&quot;:&quot;Cha&quot;,&quot;given&quot;:&quot;Soonmee&quot;,&quot;parse-names&quot;:false,&quot;dropping-particle&quot;:&quot;&quot;,&quot;non-dropping-particle&quot;:&quot;&quot;}],&quot;container-title&quot;:&quot;Clinical Neurosurgery&quot;,&quot;container-title-short&quot;:&quot;Clin Neurosurg&quot;,&quot;DOI&quot;:&quot;10.1093/neuros/nyx103&quot;,&quot;ISSN&quot;:&quot;0148396X&quot;,&quot;PMID&quot;:&quot;28486641&quot;,&quot;issued&quot;:{&quot;date-parts&quot;:[[2017,9]]},&quot;page&quot;:&quot;397-415&quot;,&quot;abstract&quot;:&quot;Neuroimaging plays an ever evolving role in the diagnosis, treatment planning, and post-therapy assessment of brain tumors. This review provides an overview of current magnetic resonance imaging (MRI) methods routinely employed in the care of the brain tumor patient. Specifically, we focus on advanced techniques including diffusion, perfusion, spectroscopy, tractography, and functional MRI as they pertain to noninvasive characterization of brain tumors and pretreatment evaluation. The utility of both structural and physiological MRI in the post-therapeutic brain evaluation is also reviewed with special attention to the challenges presented by pseudoprogression and pseudoresponse.&quot;,&quot;publisher&quot;:&quot;Oxford University Press&quot;,&quot;volume&quot;:&quot;81&quot;},&quot;isTemporary&quot;:false,&quot;suppress-author&quot;:false,&quot;composite&quot;:false,&quot;author-only&quot;:false}]},{&quot;citationID&quot;:&quot;MENDELEY_CITATION_f041f545-a534-46d0-809c-682768f89713&quot;,&quot;properties&quot;:{&quot;noteIndex&quot;:0},&quot;isEdited&quot;:false,&quot;manualOverride&quot;:{&quot;isManuallyOverridden&quot;:false,&quot;citeprocText&quot;:&quot;(Chareshneu et al., 2024)&quot;,&quot;manualOverrideText&quot;:&quot;&quot;},&quot;citationTag&quot;:&quot;MENDELEY_CITATION_v3_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&quot;,&quot;citationItems&quot;:[{&quot;id&quot;:&quot;1823bcb7-b982-39ab-930f-3684dcdf1882&quot;,&quot;itemData&quot;:{&quot;type&quot;:&quot;article-journal&quot;,&quot;id&quot;:&quot;1823bcb7-b982-39ab-930f-3684dcdf1882&quot;,&quot;title&quot;:&quot;Visualizing Volumetric and Segmentation Data using Mol* Volumes &amp; Segmentations 2.0&quot;,&quot;author&quot;:[{&quot;family&quot;:&quot;Chareshneu&quot;,&quot;given&quot;:&quot;Aliaksei&quot;,&quot;parse-names&quot;:false,&quot;dropping-particle&quot;:&quot;&quot;,&quot;non-dropping-particle&quot;:&quot;&quot;},{&quot;family&quot;:&quot;Cantara&quot;,&quot;given&quot;:&quot;Alessio&quot;,&quot;parse-names&quot;:false,&quot;dropping-particle&quot;:&quot;&quot;,&quot;non-dropping-particle&quot;:&quot;&quot;},{&quot;family&quot;:&quot;Tichý&quot;,&quot;given&quot;:&quot;Dominick&quot;,&quot;parse-names&quot;:false,&quot;dropping-particle&quot;:&quot;&quot;,&quot;non-dropping-particle&quot;:&quot;&quot;},{&quot;family&quot;:&quot;Sehnal&quot;,&quot;given&quot;:&quot;David&quot;,&quot;parse-names&quot;:false,&quot;dropping-particle&quot;:&quot;&quot;,&quot;non-dropping-particle&quot;:&quot;&quot;}],&quot;container-title&quot;:&quot;Current Protocols&quot;,&quot;container-title-short&quot;:&quot;Curr Protoc&quot;,&quot;DOI&quot;:&quot;10.1002/cpz1.70070&quot;,&quot;ISSN&quot;:&quot;26911299&quot;,&quot;issued&quot;:{&quot;date-parts&quot;:[[2024,12]]},&quot;abstract&quot;:&quot;Ever-increasing availability of experimental volumetric data (e.g., in.ccp4,.mrc,.map,.rec,.zarr,.ome.tif formats) and advances in segmentation software (e.g., Amira, Segger, IMOD) and formats (e.g.,.am,.seg,.mod, etc.) have led to a demand for efficient web-based visualization tools. Despite this, current solutions remain scarce, hindering data interpretation and dissemination. Previously, we introduced Mol* Volumes &amp; Segmentations (Mol* VS), a web application for the visualization of volumetric, segmentation, and annotation data (e.g., semantically relevant information on biological entities corresponding to individual segmentations such as Gene Ontology terms or PDB IDs). However, this lacked important features such as the ability to edit annotations (e.g., assigning user-defined descriptions of a segment) and seamlessly share visualizations. Additionally, setting up Mol* VS required a substantial programming background. This article presents an updated version, Mol* VS 2.0, that addresses these limitations. As part of Mol* VS 2.0, we introduce the Annotation Editor, a user-friendly graphical interface for editing annotations, and the Volumes &amp; Segmentations Toolkit (VSToolkit) for generating shareable files with visualization data. The outlined protocols illustrate the utilization of Mol* VS 2.0 for visualization of volumetric and segmentation data across various scales, showcasing the progress in the field of molecular complex visualization. © 2024 The Author(s). Current Protocols published by Wiley Periodicals LLC. Basic Protocol 1: VSToolkit—setting up and visualizing a user-constructed Mol* VS 2.0 database entry. Basic Protocol 2: VSToolkit—visualizing multiple time frames and volume channels. Support Protocol 1: Example: Adding database entry idr-13457537. Alternate Protocol 1: Local-server-and-viewer—visualizing multiple time frames and volume channels. Support Protocol 2: Addition of database entry custom-tubhiswt. Basic Protocol 3: VSToolkit—visualizing a specific channel and time frame. Basic Protocol 4: VSToolkit—visualizing geometric segmentation. Basic Protocol 5: VSToolkit—visualizing lattice segmentations. Alternate Protocol 2: “Local-server-and-viewer”—visualizing lattice segmentations. Basic Protocol 6: “Local-server-and-viewer”—visualizing multiple volume channels. Support Protocol 3: Deploying a server API. Support Protocol 4: Hosting Mol* viewer with VS extension 2.0. Support Protocol 5: Example: Addition of database entry empiar-11756. Support Protocol 6: Example: Addition of database entry emd-1273. Support Protocol 7: Editing annotations. Support Protocol 8: Addition of database entry idr-5025553.&quot;,&quot;publisher&quot;:&quot;John Wiley and Sons Inc&quot;,&quot;volume&quot;:&quot;4&quot;},&quot;isTemporary&quot;:false,&quot;suppress-author&quot;:false,&quot;composite&quot;:false,&quot;author-only&quot;:false}]},{&quot;citationID&quot;:&quot;MENDELEY_CITATION_5c82e86b-52b7-4043-89dd-52f65bc57864&quot;,&quot;properties&quot;:{&quot;noteIndex&quot;:0},&quot;isEdited&quot;:false,&quot;manualOverride&quot;:{&quot;isManuallyOverridden&quot;:false,&quot;citeprocText&quot;:&quot;(Chareshneu et al., 2024)&quot;,&quot;manualOverrideText&quot;:&quot;&quot;},&quot;citationTag&quot;:&quot;MENDELEY_CITATION_v3_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&quot;,&quot;citationItems&quot;:[{&quot;id&quot;:&quot;1823bcb7-b982-39ab-930f-3684dcdf1882&quot;,&quot;itemData&quot;:{&quot;type&quot;:&quot;article-journal&quot;,&quot;id&quot;:&quot;1823bcb7-b982-39ab-930f-3684dcdf1882&quot;,&quot;title&quot;:&quot;Visualizing Volumetric and Segmentation Data using Mol* Volumes &amp; Segmentations 2.0&quot;,&quot;author&quot;:[{&quot;family&quot;:&quot;Chareshneu&quot;,&quot;given&quot;:&quot;Aliaksei&quot;,&quot;parse-names&quot;:false,&quot;dropping-particle&quot;:&quot;&quot;,&quot;non-dropping-particle&quot;:&quot;&quot;},{&quot;family&quot;:&quot;Cantara&quot;,&quot;given&quot;:&quot;Alessio&quot;,&quot;parse-names&quot;:false,&quot;dropping-particle&quot;:&quot;&quot;,&quot;non-dropping-particle&quot;:&quot;&quot;},{&quot;family&quot;:&quot;Tichý&quot;,&quot;given&quot;:&quot;Dominick&quot;,&quot;parse-names&quot;:false,&quot;dropping-particle&quot;:&quot;&quot;,&quot;non-dropping-particle&quot;:&quot;&quot;},{&quot;family&quot;:&quot;Sehnal&quot;,&quot;given&quot;:&quot;David&quot;,&quot;parse-names&quot;:false,&quot;dropping-particle&quot;:&quot;&quot;,&quot;non-dropping-particle&quot;:&quot;&quot;}],&quot;container-title&quot;:&quot;Current Protocols&quot;,&quot;container-title-short&quot;:&quot;Curr Protoc&quot;,&quot;DOI&quot;:&quot;10.1002/cpz1.70070&quot;,&quot;ISSN&quot;:&quot;26911299&quot;,&quot;issued&quot;:{&quot;date-parts&quot;:[[2024,12]]},&quot;abstract&quot;:&quot;Ever-increasing availability of experimental volumetric data (e.g., in.ccp4,.mrc,.map,.rec,.zarr,.ome.tif formats) and advances in segmentation software (e.g., Amira, Segger, IMOD) and formats (e.g.,.am,.seg,.mod, etc.) have led to a demand for efficient web-based visualization tools. Despite this, current solutions remain scarce, hindering data interpretation and dissemination. Previously, we introduced Mol* Volumes &amp; Segmentations (Mol* VS), a web application for the visualization of volumetric, segmentation, and annotation data (e.g., semantically relevant information on biological entities corresponding to individual segmentations such as Gene Ontology terms or PDB IDs). However, this lacked important features such as the ability to edit annotations (e.g., assigning user-defined descriptions of a segment) and seamlessly share visualizations. Additionally, setting up Mol* VS required a substantial programming background. This article presents an updated version, Mol* VS 2.0, that addresses these limitations. As part of Mol* VS 2.0, we introduce the Annotation Editor, a user-friendly graphical interface for editing annotations, and the Volumes &amp; Segmentations Toolkit (VSToolkit) for generating shareable files with visualization data. The outlined protocols illustrate the utilization of Mol* VS 2.0 for visualization of volumetric and segmentation data across various scales, showcasing the progress in the field of molecular complex visualization. © 2024 The Author(s). Current Protocols published by Wiley Periodicals LLC. Basic Protocol 1: VSToolkit—setting up and visualizing a user-constructed Mol* VS 2.0 database entry. Basic Protocol 2: VSToolkit—visualizing multiple time frames and volume channels. Support Protocol 1: Example: Adding database entry idr-13457537. Alternate Protocol 1: Local-server-and-viewer—visualizing multiple time frames and volume channels. Support Protocol 2: Addition of database entry custom-tubhiswt. Basic Protocol 3: VSToolkit—visualizing a specific channel and time frame. Basic Protocol 4: VSToolkit—visualizing geometric segmentation. Basic Protocol 5: VSToolkit—visualizing lattice segmentations. Alternate Protocol 2: “Local-server-and-viewer”—visualizing lattice segmentations. Basic Protocol 6: “Local-server-and-viewer”—visualizing multiple volume channels. Support Protocol 3: Deploying a server API. Support Protocol 4: Hosting Mol* viewer with VS extension 2.0. Support Protocol 5: Example: Addition of database entry empiar-11756. Support Protocol 6: Example: Addition of database entry emd-1273. Support Protocol 7: Editing annotations. Support Protocol 8: Addition of database entry idr-5025553.&quot;,&quot;publisher&quot;:&quot;John Wiley and Sons Inc&quot;,&quot;volume&quot;:&quot;4&quot;},&quot;isTemporary&quot;:false,&quot;suppress-author&quot;:false,&quot;composite&quot;:false,&quot;author-only&quot;:false}]},{&quot;citationID&quot;:&quot;MENDELEY_CITATION_8fe6afc6-2101-4396-a58b-6c81358bd72a&quot;,&quot;properties&quot;:{&quot;noteIndex&quot;:0},&quot;isEdited&quot;:false,&quot;manualOverride&quot;:{&quot;isManuallyOverridden&quot;:false,&quot;citeprocText&quot;:&quot;(Chareshneu et al., 2024)&quot;,&quot;manualOverrideText&quot;:&quot;&quot;},&quot;citationTag&quot;:&quot;MENDELEY_CITATION_v3_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&quot;,&quot;citationItems&quot;:[{&quot;id&quot;:&quot;1823bcb7-b982-39ab-930f-3684dcdf1882&quot;,&quot;itemData&quot;:{&quot;type&quot;:&quot;article-journal&quot;,&quot;id&quot;:&quot;1823bcb7-b982-39ab-930f-3684dcdf1882&quot;,&quot;title&quot;:&quot;Visualizing Volumetric and Segmentation Data using Mol* Volumes &amp; Segmentations 2.0&quot;,&quot;author&quot;:[{&quot;family&quot;:&quot;Chareshneu&quot;,&quot;given&quot;:&quot;Aliaksei&quot;,&quot;parse-names&quot;:false,&quot;dropping-particle&quot;:&quot;&quot;,&quot;non-dropping-particle&quot;:&quot;&quot;},{&quot;family&quot;:&quot;Cantara&quot;,&quot;given&quot;:&quot;Alessio&quot;,&quot;parse-names&quot;:false,&quot;dropping-particle&quot;:&quot;&quot;,&quot;non-dropping-particle&quot;:&quot;&quot;},{&quot;family&quot;:&quot;Tichý&quot;,&quot;given&quot;:&quot;Dominick&quot;,&quot;parse-names&quot;:false,&quot;dropping-particle&quot;:&quot;&quot;,&quot;non-dropping-particle&quot;:&quot;&quot;},{&quot;family&quot;:&quot;Sehnal&quot;,&quot;given&quot;:&quot;David&quot;,&quot;parse-names&quot;:false,&quot;dropping-particle&quot;:&quot;&quot;,&quot;non-dropping-particle&quot;:&quot;&quot;}],&quot;container-title&quot;:&quot;Current Protocols&quot;,&quot;container-title-short&quot;:&quot;Curr Protoc&quot;,&quot;DOI&quot;:&quot;10.1002/cpz1.70070&quot;,&quot;ISSN&quot;:&quot;26911299&quot;,&quot;issued&quot;:{&quot;date-parts&quot;:[[2024,12]]},&quot;abstract&quot;:&quot;Ever-increasing availability of experimental volumetric data (e.g., in.ccp4,.mrc,.map,.rec,.zarr,.ome.tif formats) and advances in segmentation software (e.g., Amira, Segger, IMOD) and formats (e.g.,.am,.seg,.mod, etc.) have led to a demand for efficient web-based visualization tools. Despite this, current solutions remain scarce, hindering data interpretation and dissemination. Previously, we introduced Mol* Volumes &amp; Segmentations (Mol* VS), a web application for the visualization of volumetric, segmentation, and annotation data (e.g., semantically relevant information on biological entities corresponding to individual segmentations such as Gene Ontology terms or PDB IDs). However, this lacked important features such as the ability to edit annotations (e.g., assigning user-defined descriptions of a segment) and seamlessly share visualizations. Additionally, setting up Mol* VS required a substantial programming background. This article presents an updated version, Mol* VS 2.0, that addresses these limitations. As part of Mol* VS 2.0, we introduce the Annotation Editor, a user-friendly graphical interface for editing annotations, and the Volumes &amp; Segmentations Toolkit (VSToolkit) for generating shareable files with visualization data. The outlined protocols illustrate the utilization of Mol* VS 2.0 for visualization of volumetric and segmentation data across various scales, showcasing the progress in the field of molecular complex visualization. © 2024 The Author(s). Current Protocols published by Wiley Periodicals LLC. Basic Protocol 1: VSToolkit—setting up and visualizing a user-constructed Mol* VS 2.0 database entry. Basic Protocol 2: VSToolkit—visualizing multiple time frames and volume channels. Support Protocol 1: Example: Adding database entry idr-13457537. Alternate Protocol 1: Local-server-and-viewer—visualizing multiple time frames and volume channels. Support Protocol 2: Addition of database entry custom-tubhiswt. Basic Protocol 3: VSToolkit—visualizing a specific channel and time frame. Basic Protocol 4: VSToolkit—visualizing geometric segmentation. Basic Protocol 5: VSToolkit—visualizing lattice segmentations. Alternate Protocol 2: “Local-server-and-viewer”—visualizing lattice segmentations. Basic Protocol 6: “Local-server-and-viewer”—visualizing multiple volume channels. Support Protocol 3: Deploying a server API. Support Protocol 4: Hosting Mol* viewer with VS extension 2.0. Support Protocol 5: Example: Addition of database entry empiar-11756. Support Protocol 6: Example: Addition of database entry emd-1273. Support Protocol 7: Editing annotations. Support Protocol 8: Addition of database entry idr-5025553.&quot;,&quot;publisher&quot;:&quot;John Wiley and Sons Inc&quot;,&quot;volume&quot;:&quot;4&quot;},&quot;isTemporary&quot;:false,&quot;suppress-author&quot;:false,&quot;composite&quot;:false,&quot;author-only&quot;:false}]},{&quot;citationID&quot;:&quot;MENDELEY_CITATION_dab6a9a6-4c30-4d42-80e5-6a7b5b1893f4&quot;,&quot;properties&quot;:{&quot;noteIndex&quot;:0},&quot;isEdited&quot;:false,&quot;manualOverride&quot;:{&quot;isManuallyOverridden&quot;:false,&quot;citeprocText&quot;:&quot;(Ronneberger et al., 2021)&quot;,&quot;manualOverrideText&quot;:&quot;&quot;},&quot;citationTag&quot;:&quot;MENDELEY_CITATION_v3_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&quot;,&quot;citationItems&quot;:[{&quot;id&quot;:&quot;1dbce20d-8ef0-3d62-89a5-323b456ed201&quot;,&quot;itemData&quot;:{&quot;type&quot;:&quot;article-journal&quot;,&quot;id&quot;:&quot;1dbce20d-8ef0-3d62-89a5-323b456ed201&quot;,&quot;title&quot;:&quot;INet: Convolutional Networks for Biomedical Image Segmentation&quot;,&quot;author&quot;:[{&quot;family&quot;:&quot;Ronneberger&quot;,&quot;given&quot;:&quot;Olaf&quot;,&quot;parse-names&quot;:false,&quot;dropping-particle&quot;:&quot;&quot;,&quot;non-dropping-particle&quot;:&quot;&quot;},{&quot;family&quot;:&quot;Fischer&quot;,&quot;given&quot;:&quot;Philipp&quot;,&quot;parse-names&quot;:false,&quot;dropping-particle&quot;:&quot;&quot;,&quot;non-dropping-particle&quot;:&quot;&quot;},{&quot;family&quot;:&quot;Brox&quot;,&quot;given&quot;:&quot;Thomas&quot;,&quot;parse-names&quot;:false,&quot;dropping-particle&quot;:&quot;&quot;,&quot;non-dropping-particle&quot;:&quot;&quot;}],&quot;container-title&quot;:&quot;IEEE Access&quot;,&quot;DOI&quot;:&quot;10.1109/ACCESS.2021.3053408&quot;,&quot;ISSN&quot;:&quot;21693536&quot;,&quot;issued&quot;:{&quot;date-parts&quot;:[[2021]]},&quot;page&quot;:&quot;16591-16603&quot;,&quot;abstract&quot;:&quot;Encoder-decoder networks are state-of-the-art approaches to biomedical image segmentation, but have two problems: i.e., the widely used pooling operations may discard spatial information, and therefore low-level semantics are lost. Feature fusion methods can mitigate these problems but feature maps of different scales cannot be easily fused because down- and upsampling change the spatial resolution of feature map. To address these issues, we propose INet, which enlarges receptive fields by increasing the kernel sizes of convolutional layers in steps (e.g., from 3times 3 to 7times 7 and then 15times 15 ) instead of downsampling. Inspired by an Inception module, INet extracts features by kernels of different sizes through concatenating the output feature maps of all preceding convolutional layers. We also find that the large kernel makes the network feasible for biomedical image segmentation. In addition, INet uses two overlapping max-poolings, i.e., max-poolings with stride 1, to extract the sharpest features. Fixed-size and fixed-channel feature maps enable INet to concatenate feature maps and add multiple shortcuts across layers. In this way, INet can recover low-level semantics by concatenating the feature maps of all preceding layers and expedite the training by adding multiple shortcuts. Because INet has additional residual shortcuts, we compare INet with a UNet system that also has residual shortcuts (ResUNet). To confirm INet as a backbone architecture for biomedical image segmentation, we implement dense connections on INet (called DenseINet) and compare it to a DenseUNet system with residual shortcuts (ResDenseUNet). INet and DenseINet require 16.9% and 37.6% fewer parameters than ResUNet and ResDenseUNet, respectively. In comparison with six encoder-decoder approaches using nine public datasets, INet and DenseINet demonstrate efficient improvements in biomedical image segmentation. INet outperforms DeepLabV3, which implementing atrous convolution instead of downsampling to increase receptive fields. INet also outperforms two recent methods (named HRNet and MS-NAS) that maintain high-resolution representations and repeatedly exchange the information across resolutions.&quot;,&quot;publisher&quot;:&quot;Institute of Electrical and Electronics Engineers Inc.&quot;,&quot;volume&quot;:&quot;9&quot;,&quot;container-title-short&quot;:&quot;&quot;},&quot;isTemporary&quot;:false,&quot;suppress-author&quot;:false,&quot;composite&quot;:false,&quot;author-only&quot;:false}]},{&quot;citationID&quot;:&quot;MENDELEY_CITATION_20fab340-bcc7-4df7-9f18-44af02c8b401&quot;,&quot;properties&quot;:{&quot;noteIndex&quot;:0},&quot;isEdited&quot;:false,&quot;manualOverride&quot;:{&quot;isManuallyOverridden&quot;:false,&quot;citeprocText&quot;:&quot;(Milletari et al., 2016)&quot;,&quot;manualOverrideText&quot;:&quot;&quot;},&quot;citationTag&quot;:&quot;MENDELEY_CITATION_v3_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582562f8-3870-3dbd-ae6e-fe35757155b5&quot;,&quot;itemData&quot;:{&quot;type&quot;:&quot;paper-conference&quot;,&quot;id&quot;:&quot;582562f8-3870-3dbd-ae6e-fe35757155b5&quot;,&quot;title&quot;:&quot;V-Net: Fully convolutional neural networks for volumetric medical image segmentation&quot;,&quot;author&quot;:[{&quot;family&quot;:&quot;Milletari&quot;,&quot;given&quot;:&quot;Fausto&quot;,&quot;parse-names&quot;:false,&quot;dropping-particle&quot;:&quot;&quot;,&quot;non-dropping-particle&quot;:&quot;&quot;},{&quot;family&quot;:&quot;Navab&quot;,&quot;given&quot;:&quot;Nassir&quot;,&quot;parse-names&quot;:false,&quot;dropping-particle&quot;:&quot;&quot;,&quot;non-dropping-particle&quot;:&quot;&quot;},{&quot;family&quot;:&quot;Ahmadi&quot;,&quot;given&quot;:&quot;Seyed Ahmad&quot;,&quot;parse-names&quot;:false,&quot;dropping-particle&quot;:&quot;&quot;,&quot;non-dropping-particle&quot;:&quot;&quot;}],&quot;container-title&quot;:&quot;Proceedings - 2016 4th International Conference on 3D Vision, 3DV 2016&quot;,&quot;DOI&quot;:&quot;10.1109/3DV.2016.79&quot;,&quot;issued&quot;:{&quot;date-parts&quot;:[[2016,12]]},&quot;page&quot;:&quot;565-571&quot;,&quot;abstract&quot;:&quot;Convolutional Neural Networks (CNNs) have been recently employed to solve problems from both the computer vision and medical image analysis fields. Despite their popularity, most approaches are only able to process 2D images while most medical data used in clinical practice consists of 3D volumes. In this work we propose an approach to 3D image segmentation based on a volumetric, fully convolutional, neural network. Our CNN is trained end-to-end on MRI volumes depicting prostate, and learns to predict segmentation for the whole volume at once. We introduce a novel objective function, that we optimise during training, based on Dice coefficient. In this way we can deal with situations where there is a strong imbalance between the number of foreground and background voxels. To cope with the limited number of annotated volumes available for training, we augment the data applying random non-linear transformations and histogram matching. We show in our experimental evaluation that our approach achieves good performances on challenging test data while requiring only a fraction of the processing time needed by other previous methods.&quot;,&quot;publisher&quot;:&quot;Institute of Electrical and Electronics Engineers Inc.&quot;,&quot;container-title-short&quot;:&quot;&quot;},&quot;isTemporary&quot;:false,&quot;suppress-author&quot;:false,&quot;composite&quot;:false,&quot;author-only&quot;:false}]},{&quot;citationID&quot;:&quot;MENDELEY_CITATION_3e22e4b8-fd10-4643-b72d-a2356814f483&quot;,&quot;properties&quot;:{&quot;noteIndex&quot;:0},&quot;isEdited&quot;:false,&quot;manualOverride&quot;:{&quot;isManuallyOverridden&quot;:false,&quot;citeprocText&quot;:&quot;(Litjens et al., 2017)&quot;,&quot;manualOverrideText&quot;:&quot;&quot;},&quot;citationTag&quot;:&quot;MENDELEY_CITATION_v3_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&quot;,&quot;citationItems&quot;:[{&quot;id&quot;:&quot;71654626-a3cd-3a5a-a9c8-b0ee1e58d974&quot;,&quot;itemData&quot;:{&quot;type&quot;:&quot;article&quot;,&quot;id&quot;:&quot;71654626-a3cd-3a5a-a9c8-b0ee1e58d974&quot;,&quot;title&quot;:&quot;A survey on deep learning in medical image analysis&quot;,&quot;author&quot;:[{&quot;family&quot;:&quot;Litjens&quot;,&quot;given&quot;:&quot;Geert&quot;,&quot;parse-names&quot;:false,&quot;dropping-particle&quot;:&quot;&quot;,&quot;non-dropping-particle&quot;:&quot;&quot;},{&quot;family&quot;:&quot;Kooi&quot;,&quot;given&quot;:&quot;Thijs&quot;,&quot;parse-names&quot;:false,&quot;dropping-particle&quot;:&quot;&quot;,&quot;non-dropping-particle&quot;:&quot;&quot;},{&quot;family&quot;:&quot;Bejnordi&quot;,&quot;given&quot;:&quot;Babak Ehteshami&quot;,&quot;parse-names&quot;:false,&quot;dropping-particle&quot;:&quot;&quot;,&quot;non-dropping-particle&quot;:&quot;&quot;},{&quot;family&quot;:&quot;Setio&quot;,&quot;given&quot;:&quot;Arnaud Arindra Adiyoso&quot;,&quot;parse-names&quot;:false,&quot;dropping-particle&quot;:&quot;&quot;,&quot;non-dropping-particle&quot;:&quot;&quot;},{&quot;family&quot;:&quot;Ciompi&quot;,&quot;given&quot;:&quot;Francesco&quot;,&quot;parse-names&quot;:false,&quot;dropping-particle&quot;:&quot;&quot;,&quot;non-dropping-particle&quot;:&quot;&quot;},{&quot;family&quot;:&quot;Ghafoorian&quot;,&quot;given&quot;:&quot;Mohsen&quot;,&quot;parse-names&quot;:false,&quot;dropping-particle&quot;:&quot;&quot;,&quot;non-dropping-particle&quot;:&quot;&quot;},{&quot;family&quot;:&quot;Laak&quot;,&quot;given&quot;:&quot;Jeroen A.W.M.&quot;,&quot;parse-names&quot;:false,&quot;dropping-particle&quot;:&quot;&quot;,&quot;non-dropping-particle&quot;:&quot;van der&quot;},{&quot;family&quot;:&quot;Ginneken&quot;,&quot;given&quot;:&quot;Bram&quot;,&quot;parse-names&quot;:false,&quot;dropping-particle&quot;:&quot;&quot;,&quot;non-dropping-particle&quot;:&quot;van&quot;},{&quot;family&quot;:&quot;Sánchez&quot;,&quot;given&quot;:&quot;Clara I.&quot;,&quot;parse-names&quot;:false,&quot;dropping-particle&quot;:&quot;&quot;,&quot;non-dropping-particle&quot;:&quot;&quot;}],&quot;container-title&quot;:&quot;Medical Image Analysis&quot;,&quot;container-title-short&quot;:&quot;Med Image Anal&quot;,&quot;DOI&quot;:&quot;10.1016/j.media.2017.07.005&quot;,&quot;ISSN&quot;:&quot;13618423&quot;,&quot;PMID&quot;:&quot;28778026&quot;,&quot;issued&quot;:{&quot;date-parts&quot;:[[2017,12]]},&quot;page&quot;:&quot;60-88&quot;,&quot;abstract&quot;:&quot;Deep learning algorithms, in particular convolutional networks, have rapidly become a methodology of choice for analyzing medical images. This paper reviews the major deep learning concepts pertinent to medical image analysis and summarizes over 300 contributions to the field, most of which appeared in the last year. We survey the use of deep learning for image classification, object detection, segmentation, registration, and other tasks. Concise overviews are provided of studies per application area: neuro, retinal, pulmonary, digital pathology, breast, cardiac, abdominal, musculoskeletal. We end with a summary of the current state-of-the-art, a critical discussion of open challenges and directions for future research.&quot;,&quot;publisher&quot;:&quot;Elsevier B.V.&quot;,&quot;volume&quot;:&quot;42&quot;},&quot;isTemporary&quot;:false,&quot;suppress-author&quot;:false,&quot;composite&quot;:false,&quot;author-only&quot;:false}]},{&quot;citationID&quot;:&quot;MENDELEY_CITATION_2c98cc61-752a-456c-8d35-f2cf419ff1ea&quot;,&quot;properties&quot;:{&quot;noteIndex&quot;:0},&quot;isEdited&quot;:false,&quot;manualOverride&quot;:{&quot;isManuallyOverridden&quot;:false,&quot;citeprocText&quot;:&quot;(Zhang et al., 2024)&quot;,&quot;manualOverrideText&quot;:&quot;&quot;},&quot;citationTag&quot;:&quot;MENDELEY_CITATION_v3_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&quot;,&quot;citationItems&quot;:[{&quot;id&quot;:&quot;2b228575-5ea0-328b-905a-fb4c94652317&quot;,&quot;itemData&quot;:{&quot;type&quot;:&quot;article-journal&quot;,&quot;id&quot;:&quot;2b228575-5ea0-328b-905a-fb4c94652317&quot;,&quot;title&quot;:&quot;Masked Image Modeling Meets Self-Distillation: A Transformer-Based Prostate Gland Segmentation Framework for Pathology Slides.&quot;,&quot;author&quot;:[{&quot;family&quot;:&quot;Zhang&quot;,&quot;given&quot;:&quot;Haoyue&quot;,&quot;parse-names&quot;:false,&quot;dropping-particle&quot;:&quot;&quot;,&quot;non-dropping-particle&quot;:&quot;&quot;},{&quot;family&quot;:&quot;Patkar&quot;,&quot;given&quot;:&quot;Sushant&quot;,&quot;parse-names&quot;:false,&quot;dropping-particle&quot;:&quot;&quot;,&quot;non-dropping-particle&quot;:&quot;&quot;},{&quot;family&quot;:&quot;Lis&quot;,&quot;given&quot;:&quot;Rosina&quot;,&quot;parse-names&quot;:false,&quot;dropping-particle&quot;:&quot;&quot;,&quot;non-dropping-particle&quot;:&quot;&quot;},{&quot;family&quot;:&quot;Merino&quot;,&quot;given&quot;:&quot;Maria J&quot;,&quot;parse-names&quot;:false,&quot;dropping-particle&quot;:&quot;&quot;,&quot;non-dropping-particle&quot;:&quot;&quot;},{&quot;family&quot;:&quot;Pinto&quot;,&quot;given&quot;:&quot;Peter A&quot;,&quot;parse-names&quot;:false,&quot;dropping-particle&quot;:&quot;&quot;,&quot;non-dropping-particle&quot;:&quot;&quot;},{&quot;family&quot;:&quot;Choyke&quot;,&quot;given&quot;:&quot;Peter L&quot;,&quot;parse-names&quot;:false,&quot;dropping-particle&quot;:&quot;&quot;,&quot;non-dropping-particle&quot;:&quot;&quot;},{&quot;family&quot;:&quot;Turkbey&quot;,&quot;given&quot;:&quot;Baris&quot;,&quot;parse-names&quot;:false,&quot;dropping-particle&quot;:&quot;&quot;,&quot;non-dropping-particle&quot;:&quot;&quot;},{&quot;family&quot;:&quot;Harmon&quot;,&quot;given&quot;:&quot;Stephanie&quot;,&quot;parse-names&quot;:false,&quot;dropping-particle&quot;:&quot;&quot;,&quot;non-dropping-particle&quot;:&quot;&quot;}],&quot;container-title&quot;:&quot;Cancers&quot;,&quot;container-title-short&quot;:&quot;Cancers (Basel)&quot;,&quot;DOI&quot;:&quot;10.3390/cancers16233897&quot;,&quot;ISSN&quot;:&quot;2072-6694&quot;,&quot;PMID&quot;:&quot;39682085&quot;,&quot;issued&quot;:{&quot;date-parts&quot;:[[2024,11]]},&quot;abstract&quot;:&quot;Detailed evaluation of prostate cancer glands is an essential yet labor-intensive step in grading prostate cancer. Gland segmentation can serve as a valuable preliminary step for machine-learning-based downstream tasks, such as Gleason grading, patient classification, cancer biomarker building, and survival analysis. Despite its importance, there is currently a lack of a reliable gland segmentation model for prostate cancer. Without accurate gland segmentation, researchers rely on cell-level or human-annotated regions of interest for pathomic and deep feature extraction. This approach is sub-optimal, as the extracted features are not explicitly tailored to gland information. Although foundational segmentation models have gained a lot of interest, we demonstrated the limitations of this approach. This work proposes a prostate gland segmentation framework that utilizes a dual-path Swin Transformer UNet structure and leverages Masked Image Modeling for large-scale self-supervised pretaining. A tumor-guided self-distillation step further fused the binary tumor labels of each patch to the encoder to ensure the encoders are suitable for the gland segmentation step. We united heterogeneous data sources for self-supervised training, including biopsy and surgical specimens, to reflect the diversity of benign and cancerous pathology features. We evaluated the segmentation performance on two publicly available prostate cancer datasets. We achieved state-of-the-art segmentation performance with a test mDice of 0.947 on the PANDA dataset and a test mDice of 0.664 on the SICAPv2 dataset.&quot;,&quot;volume&quot;:&quot;16&quot;},&quot;isTemporary&quot;:false,&quot;suppress-author&quot;:false,&quot;composite&quot;:false,&quot;author-only&quot;:false}]},{&quot;citationID&quot;:&quot;MENDELEY_CITATION_4f69597a-fbe2-4e71-8805-aadd499abe67&quot;,&quot;properties&quot;:{&quot;noteIndex&quot;:0},&quot;isEdited&quot;:false,&quot;manualOverride&quot;:{&quot;isManuallyOverridden&quot;:false,&quot;citeprocText&quot;:&quot;(Oktay et al., 2018b)&quot;,&quot;manualOverrideText&quot;:&quot;&quot;},&quot;citationTag&quot;:&quot;MENDELEY_CITATION_v3_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&quot;,&quot;citationItems&quot;:[{&quot;id&quot;:&quot;75f0d9a5-a13a-321c-898b-9d562dfafc3a&quot;,&quot;itemData&quot;:{&quot;type&quot;:&quot;article-journal&quot;,&quot;id&quot;:&quot;75f0d9a5-a13a-321c-898b-9d562dfafc3a&quot;,&quot;title&quot;:&quot;Attention U-Net: Learning Where to Look for the Pancreas&quot;,&quot;author&quot;:[{&quot;family&quot;:&quot;Oktay&quot;,&quot;given&quot;:&quot;Ozan&quot;,&quot;parse-names&quot;:false,&quot;dropping-particle&quot;:&quot;&quot;,&quot;non-dropping-particle&quot;:&quot;&quot;},{&quot;family&quot;:&quot;Schlemper&quot;,&quot;given&quot;:&quot;Jo&quot;,&quot;parse-names&quot;:false,&quot;dropping-particle&quot;:&quot;&quot;,&quot;non-dropping-particle&quot;:&quot;&quot;},{&quot;family&quot;:&quot;Folgoc&quot;,&quot;given&quot;:&quot;Loic&quot;,&quot;parse-names&quot;:false,&quot;dropping-particle&quot;:&quot;Le&quot;,&quot;non-dropping-particle&quot;:&quot;&quot;},{&quot;family&quot;:&quot;Lee&quot;,&quot;given&quot;:&quot;Matthew&quot;,&quot;parse-names&quot;:false,&quot;dropping-particle&quot;:&quot;&quot;,&quot;non-dropping-particle&quot;:&quot;&quot;},{&quot;family&quot;:&quot;Heinrich&quot;,&quot;given&quot;:&quot;Mattias&quot;,&quot;parse-names&quot;:false,&quot;dropping-particle&quot;:&quot;&quot;,&quot;non-dropping-particle&quot;:&quot;&quot;},{&quot;family&quot;:&quot;Misawa&quot;,&quot;given&quot;:&quot;Kazunari&quot;,&quot;parse-names&quot;:false,&quot;dropping-particle&quot;:&quot;&quot;,&quot;non-dropping-particle&quot;:&quot;&quot;},{&quot;family&quot;:&quot;Mori&quot;,&quot;given&quot;:&quot;Kensaku&quot;,&quot;parse-names&quot;:false,&quot;dropping-particle&quot;:&quot;&quot;,&quot;non-dropping-particle&quot;:&quot;&quot;},{&quot;family&quot;:&quot;McDonagh&quot;,&quot;given&quot;:&quot;Steven&quot;,&quot;parse-names&quot;:false,&quot;dropping-particle&quot;:&quot;&quot;,&quot;non-dropping-particle&quot;:&quot;&quot;},{&quot;family&quot;:&quot;Hammerla&quot;,&quot;given&quot;:&quot;Nils Y&quot;,&quot;parse-names&quot;:false,&quot;dropping-particle&quot;:&quot;&quot;,&quot;non-dropping-particle&quot;:&quot;&quot;},{&quot;family&quot;:&quot;Kainz&quot;,&quot;given&quot;:&quot;Bernhard&quot;,&quot;parse-names&quot;:false,&quot;dropping-particle&quot;:&quot;&quot;,&quot;non-dropping-particle&quot;:&quot;&quot;},{&quot;family&quot;:&quot;Glocker&quot;,&quot;given&quot;:&quot;Ben&quot;,&quot;parse-names&quot;:false,&quot;dropping-particle&quot;:&quot;&quot;,&quot;non-dropping-particle&quot;:&quot;&quot;},{&quot;family&quot;:&quot;Rueckert&quot;,&quot;given&quot;:&quot;Daniel&quot;,&quot;parse-names&quot;:false,&quot;dropping-particle&quot;:&quot;&quot;,&quot;non-dropping-particle&quot;:&quot;&quot;}],&quot;issued&quot;:{&quot;date-parts&quot;:[[2018,4]]},&quot;abstract&quot;:&quot;We propose a novel attention gate (AG) model for medical imaging that automatically learns to focus on target structures of varying shapes and sizes. Models trained with AGs implicitly learn to suppress irrelevant regions in an input image while highlighting salient features useful for a specific task. This enables us to eliminate the necessity of using explicit external tissue/organ localisation modules of cascaded convolutional neural networks (CNNs). AGs can be easily integrated into standard CNN architectures such as the U-Net model with minimal computational overhead while increasing the model sensitivity and prediction accuracy. The proposed Attention U-Net architecture is evaluated on two large CT abdominal datasets for multi-class image segmentation. Experimental results show that AGs consistently improve the prediction performance of U-Net across different datasets and training sizes while preserving computational efficiency. The code for the proposed architecture is publicly available.&quot;,&quot;container-title-short&quot;:&quot;&quot;},&quot;isTemporary&quot;:false,&quot;suppress-author&quot;:false,&quot;composite&quot;:false,&quot;author-only&quot;:false}]},{&quot;citationID&quot;:&quot;MENDELEY_CITATION_0e2ab755-a6c1-4c4b-967c-00b6e58bbb73&quot;,&quot;properties&quot;:{&quot;noteIndex&quot;:0},&quot;isEdited&quot;:false,&quot;manualOverride&quot;:{&quot;isManuallyOverridden&quot;:false,&quot;citeprocText&quot;:&quot;(Sarkar &amp;#38; Li, 2022)&quot;,&quot;manualOverrideText&quot;:&quot;&quot;},&quot;citationTag&quot;:&quot;MENDELEY_CITATION_v3_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&quot;,&quot;citationItems&quot;:[{&quot;id&quot;:&quot;b844487e-2de0-3cbf-8f21-f4e5394c80e0&quot;,&quot;itemData&quot;:{&quot;type&quot;:&quot;chapter&quot;,&quot;id&quot;:&quot;b844487e-2de0-3cbf-8f21-f4e5394c80e0&quot;,&quot;title&quot;:&quot;Deep learning for medical image segmentation&quot;,&quot;author&quot;:[{&quot;family&quot;:&quot;Sarkar&quot;,&quot;given&quot;:&quot;Kanchan&quot;,&quot;parse-names&quot;:false,&quot;dropping-particle&quot;:&quot;&quot;,&quot;non-dropping-particle&quot;:&quot;&quot;},{&quot;family&quot;:&quot;Li&quot;,&quot;given&quot;:&quot;Bohang&quot;,&quot;parse-names&quot;:false,&quot;dropping-particle&quot;:&quot;&quot;,&quot;non-dropping-particle&quot;:&quot;&quot;}],&quot;container-title&quot;:&quot;Research Anthology on Improving Medical Imaging Techniques for Analysis and Intervention&quot;,&quot;DOI&quot;:&quot;10.4018/978-1-6684-7544-7.ch044&quot;,&quot;issued&quot;:{&quot;date-parts&quot;:[[2022,9]]},&quot;page&quot;:&quot;861-891&quot;,&quot;abstract&quot;:&quot;Pixel accurate 2-D, 3-D medical image segmentation to identify abnormalities for further analysis is on high demand for computer-aided medical imaging applications. Various segmentation algorithms have been studied and applied in medical imaging for many years, but the problem remains challenging due to growing a large number of variety of applications starting from lung disease diagnosis based on x-ray images, nucleus detection, and segmentation based on microscopic pictures to kidney tumour segmentation. The recent innovation in deep learning brought revolutionary advances in computer vision. Image segmentation is one such area where deep learning shows its capacity and improves the performance by a larger margin than its successor. This chapter overviews the most popular deep learning-based image segmentation techniques and discusses their capabilities and basic advantages and limitations in the domain of medical imaging.&quot;,&quot;publisher&quot;:&quot;IGI Global&quot;,&quot;container-title-short&quot;:&quot;&quot;},&quot;isTemporary&quot;:false,&quot;suppress-author&quot;:false,&quot;composite&quot;:false,&quot;author-only&quot;:false}]},{&quot;citationID&quot;:&quot;MENDELEY_CITATION_4c2c79d6-7f40-480f-a106-b39bd40c2e67&quot;,&quot;properties&quot;:{&quot;noteIndex&quot;:0},&quot;isEdited&quot;:false,&quot;manualOverride&quot;:{&quot;isManuallyOverridden&quot;:false,&quot;citeprocText&quot;:&quot;(Bakas et al., 2018a)&quot;,&quot;manualOverrideText&quot;:&quot;&quot;},&quot;citationTag&quot;:&quot;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&quot;,&quot;citationItems&quot;:[{&quot;id&quot;:&quot;20c3d1af-319c-3e48-9a24-2de981a8b835&quot;,&quot;itemData&quot;:{&quot;type&quot;:&quot;article-journal&quot;,&quot;id&quot;:&quot;20c3d1af-319c-3e48-9a24-2de981a8b835&quot;,&quot;title&quot;:&quot;Identifying the Best Machine Learning Algorithms for Brain Tumor Segmentation, Progression Assessment, and Overall Survival Prediction in the BRATS Challenge&quot;,&quot;author&quot;:[{&quot;family&quot;:&quot;Bakas&quot;,&quot;given&quot;:&quot;Spyridon&quot;,&quot;parse-names&quot;:false,&quot;dropping-particle&quot;:&quot;&quot;,&quot;non-dropping-particle&quot;:&quot;&quot;},{&quot;family&quot;:&quot;Reyes&quot;,&quot;given&quot;:&quot;Mauricio&quot;,&quot;parse-names&quot;:false,&quot;dropping-particle&quot;:&quot;&quot;,&quot;non-dropping-particle&quot;:&quot;&quot;},{&quot;family&quot;:&quot;Jakab&quot;,&quot;given&quot;:&quot;Andras&quot;,&quot;parse-names&quot;:false,&quot;dropping-particle&quot;:&quot;&quot;,&quot;non-dropping-particle&quot;:&quot;&quot;},{&quot;family&quot;:&quot;Bauer&quot;,&quot;given&quot;:&quot;Stefan&quot;,&quot;parse-names&quot;:false,&quot;dropping-particle&quot;:&quot;&quot;,&quot;non-dropping-particle&quot;:&quot;&quot;},{&quot;family&quot;:&quot;Rempfler&quot;,&quot;given&quot;:&quot;Markus&quot;,&quot;parse-names&quot;:false,&quot;dropping-particle&quot;:&quot;&quot;,&quot;non-dropping-particle&quot;:&quot;&quot;},{&quot;family&quot;:&quot;Crimi&quot;,&quot;given&quot;:&quot;Alessandro&quot;,&quot;parse-names&quot;:false,&quot;dropping-particle&quot;:&quot;&quot;,&quot;non-dropping-particle&quot;:&quot;&quot;},{&quot;family&quot;:&quot;Shinohara&quot;,&quot;given&quot;:&quot;Russell Takeshi&quot;,&quot;parse-names&quot;:false,&quot;dropping-particle&quot;:&quot;&quot;,&quot;non-dropping-particle&quot;:&quot;&quot;},{&quot;family&quot;:&quot;Berger&quot;,&quot;given&quot;:&quot;Christoph&quot;,&quot;parse-names&quot;:false,&quot;dropping-particle&quot;:&quot;&quot;,&quot;non-dropping-particle&quot;:&quot;&quot;},{&quot;family&quot;:&quot;Ha&quot;,&quot;given&quot;:&quot;Sung Min&quot;,&quot;parse-names&quot;:false,&quot;dropping-particle&quot;:&quot;&quot;,&quot;non-dropping-particle&quot;:&quot;&quot;},{&quot;family&quot;:&quot;Rozycki&quot;,&quot;given&quot;:&quot;Martin&quot;,&quot;parse-names&quot;:false,&quot;dropping-particle&quot;:&quot;&quot;,&quot;non-dropping-particle&quot;:&quot;&quot;},{&quot;family&quot;:&quot;Prastawa&quot;,&quot;given&quot;:&quot;Marcel&quot;,&quot;parse-names&quot;:false,&quot;dropping-particle&quot;:&quot;&quot;,&quot;non-dropping-particle&quot;:&quot;&quot;},{&quot;family&quot;:&quot;Alberts&quot;,&quot;given&quot;:&quot;Esther&quot;,&quot;parse-names&quot;:false,&quot;dropping-particle&quot;:&quot;&quot;,&quot;non-dropping-particle&quot;:&quot;&quot;},{&quot;family&quot;:&quot;Lipkova&quot;,&quot;given&quot;:&quot;Jana&quot;,&quot;parse-names&quot;:false,&quot;dropping-particle&quot;:&quot;&quot;,&quot;non-dropping-particle&quot;:&quot;&quot;},{&quot;family&quot;:&quot;Freymann&quot;,&quot;given&quot;:&quot;John&quot;,&quot;parse-names&quot;:false,&quot;dropping-particle&quot;:&quot;&quot;,&quot;non-dropping-particle&quot;:&quot;&quot;},{&quot;family&quot;:&quot;Kirby&quot;,&quot;given&quot;:&quot;Justin&quot;,&quot;parse-names&quot;:false,&quot;dropping-particle&quot;:&quot;&quot;,&quot;non-dropping-particle&quot;:&quot;&quot;},{&quot;family&quot;:&quot;Bilello&quot;,&quot;given&quot;:&quot;Michel&quot;,&quot;parse-names&quot;:false,&quot;dropping-particle&quot;:&quot;&quot;,&quot;non-dropping-particle&quot;:&quot;&quot;},{&quot;family&quot;:&quot;Fathallah-Shaykh&quot;,&quot;given&quot;:&quot;Hassan&quot;,&quot;parse-names&quot;:false,&quot;dropping-particle&quot;:&quot;&quot;,&quot;non-dropping-particle&quot;:&quot;&quot;},{&quot;family&quot;:&quot;Wiest&quot;,&quot;given&quot;:&quot;Roland&quot;,&quot;parse-names&quot;:false,&quot;dropping-particle&quot;:&quot;&quot;,&quot;non-dropping-particle&quot;:&quot;&quot;},{&quot;family&quot;:&quot;Kirschke&quot;,&quot;given&quot;:&quot;Jan&quot;,&quot;parse-names&quot;:false,&quot;dropping-particle&quot;:&quot;&quot;,&quot;non-dropping-particle&quot;:&quot;&quot;},{&quot;family&quot;:&quot;Wiestler&quot;,&quot;given&quot;:&quot;Benedikt&quot;,&quot;parse-names&quot;:false,&quot;dropping-particle&quot;:&quot;&quot;,&quot;non-dropping-particle&quot;:&quot;&quot;},{&quot;family&quot;:&quot;Colen&quot;,&quot;given&quot;:&quot;Rivka&quot;,&quot;parse-names&quot;:false,&quot;dropping-particle&quot;:&quot;&quot;,&quot;non-dropping-particle&quot;:&quot;&quot;},{&quot;family&quot;:&quot;Kotrotsou&quot;,&quot;given&quot;:&quot;Aikaterini&quot;,&quot;parse-names&quot;:false,&quot;dropping-particle&quot;:&quot;&quot;,&quot;non-dropping-particle&quot;:&quot;&quot;},{&quot;family&quot;:&quot;Lamontagne&quot;,&quot;given&quot;:&quot;Pamela&quot;,&quot;parse-names&quot;:false,&quot;dropping-particle&quot;:&quot;&quot;,&quot;non-dropping-particle&quot;:&quot;&quot;},{&quot;family&quot;:&quot;Marcus&quot;,&quot;given&quot;:&quot;Daniel&quot;,&quot;parse-names&quot;:false,&quot;dropping-particle&quot;:&quot;&quot;,&quot;non-dropping-particle&quot;:&quot;&quot;},{&quot;family&quot;:&quot;Milchenko&quot;,&quot;given&quot;:&quot;Mikhail&quot;,&quot;parse-names&quot;:false,&quot;dropping-particle&quot;:&quot;&quot;,&quot;non-dropping-particle&quot;:&quot;&quot;},{&quot;family&quot;:&quot;Nazeri&quot;,&quot;given&quot;:&quot;Arash&quot;,&quot;parse-names&quot;:false,&quot;dropping-particle&quot;:&quot;&quot;,&quot;non-dropping-particle&quot;:&quot;&quot;},{&quot;family&quot;:&quot;Weber&quot;,&quot;given&quot;:&quot;Marc-Andre&quot;,&quot;parse-names&quot;:false,&quot;dropping-particle&quot;:&quot;&quot;,&quot;non-dropping-particle&quot;:&quot;&quot;},{&quot;family&quot;:&quot;Mahajan&quot;,&quot;given&quot;:&quot;Abhishek&quot;,&quot;parse-names&quot;:false,&quot;dropping-particle&quot;:&quot;&quot;,&quot;non-dropping-particle&quot;:&quot;&quot;},{&quot;family&quot;:&quot;Baid&quot;,&quot;given&quot;:&quot;Ujjwal&quot;,&quot;parse-names&quot;:false,&quot;dropping-particle&quot;:&quot;&quot;,&quot;non-dropping-particle&quot;:&quot;&quot;},{&quot;family&quot;:&quot;Gerstner&quot;,&quot;given&quot;:&quot;Elizabeth&quot;,&quot;parse-names&quot;:false,&quot;dropping-particle&quot;:&quot;&quot;,&quot;non-dropping-particle&quot;:&quot;&quot;},{&quot;family&quot;:&quot;Kwon&quot;,&quot;given&quot;:&quot;Dongjin&quot;,&quot;parse-names&quot;:false,&quot;dropping-particle&quot;:&quot;&quot;,&quot;non-dropping-particle&quot;:&quot;&quot;},{&quot;family&quot;:&quot;Acharya&quot;,&quot;given&quot;:&quot;Gagan&quot;,&quot;parse-names&quot;:false,&quot;dropping-particle&quot;:&quot;&quot;,&quot;non-dropping-particle&quot;:&quot;&quot;},{&quot;family&quot;:&quot;Agarwal&quot;,&quot;given&quot;:&quot;Manu&quot;,&quot;parse-names&quot;:false,&quot;dropping-particle&quot;:&quot;&quot;,&quot;non-dropping-particle&quot;:&quot;&quot;},{&quot;family&quot;:&quot;Alam&quot;,&quot;given&quot;:&quot;Mahbubul&quot;,&quot;parse-names&quot;:false,&quot;dropping-particle&quot;:&quot;&quot;,&quot;non-dropping-particle&quot;:&quot;&quot;},{&quot;family&quot;:&quot;Albiol&quot;,&quot;given&quot;:&quot;Alberto&quot;,&quot;parse-names&quot;:false,&quot;dropping-particle&quot;:&quot;&quot;,&quot;non-dropping-particle&quot;:&quot;&quot;},{&quot;family&quot;:&quot;Albiol&quot;,&quot;given&quot;:&quot;Antonio&quot;,&quot;parse-names&quot;:false,&quot;dropping-particle&quot;:&quot;&quot;,&quot;non-dropping-particle&quot;:&quot;&quot;},{&quot;family&quot;:&quot;Albiol&quot;,&quot;given&quot;:&quot;Francisco J.&quot;,&quot;parse-names&quot;:false,&quot;dropping-particle&quot;:&quot;&quot;,&quot;non-dropping-particle&quot;:&quot;&quot;},{&quot;family&quot;:&quot;Alex&quot;,&quot;given&quot;:&quot;Varghese&quot;,&quot;parse-names&quot;:false,&quot;dropping-particle&quot;:&quot;&quot;,&quot;non-dropping-particle&quot;:&quot;&quot;},{&quot;family&quot;:&quot;Allinson&quot;,&quot;given&quot;:&quot;Nigel&quot;,&quot;parse-names&quot;:false,&quot;dropping-particle&quot;:&quot;&quot;,&quot;non-dropping-particle&quot;:&quot;&quot;},{&quot;family&quot;:&quot;Amorim&quot;,&quot;given&quot;:&quot;Pedro H. A.&quot;,&quot;parse-names&quot;:false,&quot;dropping-particle&quot;:&quot;&quot;,&quot;non-dropping-particle&quot;:&quot;&quot;},{&quot;family&quot;:&quot;Amrutkar&quot;,&quot;given&quot;:&quot;Abhijit&quot;,&quot;parse-names&quot;:false,&quot;dropping-particle&quot;:&quot;&quot;,&quot;non-dropping-particle&quot;:&quot;&quot;},{&quot;family&quot;:&quot;Anand&quot;,&quot;given&quot;:&quot;Ganesh&quot;,&quot;parse-names&quot;:false,&quot;dropping-particle&quot;:&quot;&quot;,&quot;non-dropping-particle&quot;:&quot;&quot;},{&quot;family&quot;:&quot;Andermatt&quot;,&quot;given&quot;:&quot;Simon&quot;,&quot;parse-names&quot;:false,&quot;dropping-particle&quot;:&quot;&quot;,&quot;non-dropping-particle&quot;:&quot;&quot;},{&quot;family&quot;:&quot;Arbel&quot;,&quot;given&quot;:&quot;Tal&quot;,&quot;parse-names&quot;:false,&quot;dropping-particle&quot;:&quot;&quot;,&quot;non-dropping-particle&quot;:&quot;&quot;},{&quot;family&quot;:&quot;Arbelaez&quot;,&quot;given&quot;:&quot;Pablo&quot;,&quot;parse-names&quot;:false,&quot;dropping-particle&quot;:&quot;&quot;,&quot;non-dropping-particle&quot;:&quot;&quot;},{&quot;family&quot;:&quot;Avery&quot;,&quot;given&quot;:&quot;Aaron&quot;,&quot;parse-names&quot;:false,&quot;dropping-particle&quot;:&quot;&quot;,&quot;non-dropping-particle&quot;:&quot;&quot;},{&quot;family&quot;:&quot;Azmat&quot;,&quot;given&quot;:&quot;Muneeza&quot;,&quot;parse-names&quot;:false,&quot;dropping-particle&quot;:&quot;&quot;,&quot;non-dropping-particle&quot;:&quot;&quot;},{&quot;family&quot;:&quot;B.&quot;,&quot;given&quot;:&quot;Pranjal&quot;,&quot;parse-names&quot;:false,&quot;dropping-particle&quot;:&quot;&quot;,&quot;non-dropping-particle&quot;:&quot;&quot;},{&quot;family&quot;:&quot;Bai&quot;,&quot;given&quot;:&quot;W&quot;,&quot;parse-names&quot;:false,&quot;dropping-particle&quot;:&quot;&quot;,&quot;non-dropping-particle&quot;:&quot;&quot;},{&quot;family&quot;:&quot;Banerjee&quot;,&quot;given&quot;:&quot;Subhashis&quot;,&quot;parse-names&quot;:false,&quot;dropping-particle&quot;:&quot;&quot;,&quot;non-dropping-particle&quot;:&quot;&quot;},{&quot;family&quot;:&quot;Barth&quot;,&quot;given&quot;:&quot;Bill&quot;,&quot;parse-names&quot;:false,&quot;dropping-particle&quot;:&quot;&quot;,&quot;non-dropping-particle&quot;:&quot;&quot;},{&quot;family&quot;:&quot;Batchelder&quot;,&quot;given&quot;:&quot;Thomas&quot;,&quot;parse-names&quot;:false,&quot;dropping-particle&quot;:&quot;&quot;,&quot;non-dropping-particle&quot;:&quot;&quot;},{&quot;family&quot;:&quot;Batmanghelich&quot;,&quot;given&quot;:&quot;Kayhan&quot;,&quot;parse-names&quot;:false,&quot;dropping-particle&quot;:&quot;&quot;,&quot;non-dropping-particle&quot;:&quot;&quot;},{&quot;family&quot;:&quot;Battistella&quot;,&quot;given&quot;:&quot;Enzo&quot;,&quot;parse-names&quot;:false,&quot;dropping-particle&quot;:&quot;&quot;,&quot;non-dropping-particle&quot;:&quot;&quot;},{&quot;family&quot;:&quot;Beers&quot;,&quot;given&quot;:&quot;Andrew&quot;,&quot;parse-names&quot;:false,&quot;dropping-particle&quot;:&quot;&quot;,&quot;non-dropping-particle&quot;:&quot;&quot;},{&quot;family&quot;:&quot;Belyaev&quot;,&quot;given&quot;:&quot;Mikhail&quot;,&quot;parse-names&quot;:false,&quot;dropping-particle&quot;:&quot;&quot;,&quot;non-dropping-particle&quot;:&quot;&quot;},{&quot;family&quot;:&quot;Bendszus&quot;,&quot;given&quot;:&quot;Martin&quot;,&quot;parse-names&quot;:false,&quot;dropping-particle&quot;:&quot;&quot;,&quot;non-dropping-particle&quot;:&quot;&quot;},{&quot;family&quot;:&quot;Benson&quot;,&quot;given&quot;:&quot;Eze&quot;,&quot;parse-names&quot;:false,&quot;dropping-particle&quot;:&quot;&quot;,&quot;non-dropping-particle&quot;:&quot;&quot;},{&quot;family&quot;:&quot;Bernal&quot;,&quot;given&quot;:&quot;Jose&quot;,&quot;parse-names&quot;:false,&quot;dropping-particle&quot;:&quot;&quot;,&quot;non-dropping-particle&quot;:&quot;&quot;},{&quot;family&quot;:&quot;Bharath&quot;,&quot;given&quot;:&quot;Halandur Nagaraja&quot;,&quot;parse-names&quot;:false,&quot;dropping-particle&quot;:&quot;&quot;,&quot;non-dropping-particle&quot;:&quot;&quot;},{&quot;family&quot;:&quot;Biros&quot;,&quot;given&quot;:&quot;George&quot;,&quot;parse-names&quot;:false,&quot;dropping-particle&quot;:&quot;&quot;,&quot;non-dropping-particle&quot;:&quot;&quot;},{&quot;family&quot;:&quot;Bisdas&quot;,&quot;given&quot;:&quot;Sotirios&quot;,&quot;parse-names&quot;:false,&quot;dropping-particle&quot;:&quot;&quot;,&quot;non-dropping-particle&quot;:&quot;&quot;},{&quot;family&quot;:&quot;Brown&quot;,&quot;given&quot;:&quot;James&quot;,&quot;parse-names&quot;:false,&quot;dropping-particle&quot;:&quot;&quot;,&quot;non-dropping-particle&quot;:&quot;&quot;},{&quot;family&quot;:&quot;Cabezas&quot;,&quot;given&quot;:&quot;Mariano&quot;,&quot;parse-names&quot;:false,&quot;dropping-particle&quot;:&quot;&quot;,&quot;non-dropping-particle&quot;:&quot;&quot;},{&quot;family&quot;:&quot;Cao&quot;,&quot;given&quot;:&quot;Shilei&quot;,&quot;parse-names&quot;:false,&quot;dropping-particle&quot;:&quot;&quot;,&quot;non-dropping-particle&quot;:&quot;&quot;},{&quot;family&quot;:&quot;Cardoso&quot;,&quot;given&quot;:&quot;Jorge M.&quot;,&quot;parse-names&quot;:false,&quot;dropping-particle&quot;:&quot;&quot;,&quot;non-dropping-particle&quot;:&quot;&quot;},{&quot;family&quot;:&quot;Carver&quot;,&quot;given&quot;:&quot;Eric N&quot;,&quot;parse-names&quot;:false,&quot;dropping-particle&quot;:&quot;&quot;,&quot;non-dropping-particle&quot;:&quot;&quot;},{&quot;family&quot;:&quot;Casamitjana&quot;,&quot;given&quot;:&quot;Adrià&quot;,&quot;parse-names&quot;:false,&quot;dropping-particle&quot;:&quot;&quot;,&quot;non-dropping-particle&quot;:&quot;&quot;},{&quot;family&quot;:&quot;Castillo&quot;,&quot;given&quot;:&quot;Laura Silvana&quot;,&quot;parse-names&quot;:false,&quot;dropping-particle&quot;:&quot;&quot;,&quot;non-dropping-particle&quot;:&quot;&quot;},{&quot;family&quot;:&quot;Catà&quot;,&quot;given&quot;:&quot;Marcel&quot;,&quot;parse-names&quot;:false,&quot;dropping-particle&quot;:&quot;&quot;,&quot;non-dropping-particle&quot;:&quot;&quot;},{&quot;family&quot;:&quot;Cattin&quot;,&quot;given&quot;:&quot;Philippe&quot;,&quot;parse-names&quot;:false,&quot;dropping-particle&quot;:&quot;&quot;,&quot;non-dropping-particle&quot;:&quot;&quot;},{&quot;family&quot;:&quot;Cerigues&quot;,&quot;given&quot;:&quot;Albert&quot;,&quot;parse-names&quot;:false,&quot;dropping-particle&quot;:&quot;&quot;,&quot;non-dropping-particle&quot;:&quot;&quot;},{&quot;family&quot;:&quot;Chagas&quot;,&quot;given&quot;:&quot;Vinicius S.&quot;,&quot;parse-names&quot;:false,&quot;dropping-particle&quot;:&quot;&quot;,&quot;non-dropping-particle&quot;:&quot;&quot;},{&quot;family&quot;:&quot;Chandra&quot;,&quot;given&quot;:&quot;Siddhartha&quot;,&quot;parse-names&quot;:false,&quot;dropping-particle&quot;:&quot;&quot;,&quot;non-dropping-particle&quot;:&quot;&quot;},{&quot;family&quot;:&quot;Chang&quot;,&quot;given&quot;:&quot;Yi-Ju&quot;,&quot;parse-names&quot;:false,&quot;dropping-particle&quot;:&quot;&quot;,&quot;non-dropping-particle&quot;:&quot;&quot;},{&quot;family&quot;:&quot;Chang&quot;,&quot;given&quot;:&quot;Shiyu&quot;,&quot;parse-names&quot;:false,&quot;dropping-particle&quot;:&quot;&quot;,&quot;non-dropping-particle&quot;:&quot;&quot;},{&quot;family&quot;:&quot;Chang&quot;,&quot;given&quot;:&quot;Ken&quot;,&quot;parse-names&quot;:false,&quot;dropping-particle&quot;:&quot;&quot;,&quot;non-dropping-particle&quot;:&quot;&quot;},{&quot;family&quot;:&quot;Chazalon&quot;,&quot;given&quot;:&quot;Joseph&quot;,&quot;parse-names&quot;:false,&quot;dropping-particle&quot;:&quot;&quot;,&quot;non-dropping-particle&quot;:&quot;&quot;},{&quot;family&quot;:&quot;Chen&quot;,&quot;given&quot;:&quot;Shengcong&quot;,&quot;parse-names&quot;:false,&quot;dropping-particle&quot;:&quot;&quot;,&quot;non-dropping-particle&quot;:&quot;&quot;},{&quot;family&quot;:&quot;Chen&quot;,&quot;given&quot;:&quot;Wei&quot;,&quot;parse-names&quot;:false,&quot;dropping-particle&quot;:&quot;&quot;,&quot;non-dropping-particle&quot;:&quot;&quot;},{&quot;family&quot;:&quot;Chen&quot;,&quot;given&quot;:&quot;Jefferson W&quot;,&quot;parse-names&quot;:false,&quot;dropping-particle&quot;:&quot;&quot;,&quot;non-dropping-particle&quot;:&quot;&quot;},{&quot;family&quot;:&quot;Chen&quot;,&quot;given&quot;:&quot;Zhaolin&quot;,&quot;parse-names&quot;:false,&quot;dropping-particle&quot;:&quot;&quot;,&quot;non-dropping-particle&quot;:&quot;&quot;},{&quot;family&quot;:&quot;Cheng&quot;,&quot;given&quot;:&quot;Kun&quot;,&quot;parse-names&quot;:false,&quot;dropping-particle&quot;:&quot;&quot;,&quot;non-dropping-particle&quot;:&quot;&quot;},{&quot;family&quot;:&quot;Choudhury&quot;,&quot;given&quot;:&quot;Ahana Roy&quot;,&quot;parse-names&quot;:false,&quot;dropping-particle&quot;:&quot;&quot;,&quot;non-dropping-particle&quot;:&quot;&quot;},{&quot;family&quot;:&quot;Chylla&quot;,&quot;given&quot;:&quot;Roger&quot;,&quot;parse-names&quot;:false,&quot;dropping-particle&quot;:&quot;&quot;,&quot;non-dropping-particle&quot;:&quot;&quot;},{&quot;family&quot;:&quot;Clérigues&quot;,&quot;given&quot;:&quot;Albert&quot;,&quot;parse-names&quot;:false,&quot;dropping-particle&quot;:&quot;&quot;,&quot;non-dropping-particle&quot;:&quot;&quot;},{&quot;family&quot;:&quot;Colleman&quot;,&quot;given&quot;:&quot;Steven&quot;,&quot;parse-names&quot;:false,&quot;dropping-particle&quot;:&quot;&quot;,&quot;non-dropping-particle&quot;:&quot;&quot;},{&quot;family&quot;:&quot;Colmeiro&quot;,&quot;given&quot;:&quot;Ramiro German Rodriguez&quot;,&quot;parse-names&quot;:false,&quot;dropping-particle&quot;:&quot;&quot;,&quot;non-dropping-particle&quot;:&quot;&quot;},{&quot;family&quot;:&quot;Combalia&quot;,&quot;given&quot;:&quot;Marc&quot;,&quot;parse-names&quot;:false,&quot;dropping-particle&quot;:&quot;&quot;,&quot;non-dropping-particle&quot;:&quot;&quot;},{&quot;family&quot;:&quot;Costa&quot;,&quot;given&quot;:&quot;Anthony&quot;,&quot;parse-names&quot;:false,&quot;dropping-particle&quot;:&quot;&quot;,&quot;non-dropping-particle&quot;:&quot;&quot;},{&quot;family&quot;:&quot;Cui&quot;,&quot;given&quot;:&quot;Xiaomeng&quot;,&quot;parse-names&quot;:false,&quot;dropping-particle&quot;:&quot;&quot;,&quot;non-dropping-particle&quot;:&quot;&quot;},{&quot;family&quot;:&quot;Dai&quot;,&quot;given&quot;:&quot;Zhenzhen&quot;,&quot;parse-names&quot;:false,&quot;dropping-particle&quot;:&quot;&quot;,&quot;non-dropping-particle&quot;:&quot;&quot;},{&quot;family&quot;:&quot;Dai&quot;,&quot;given&quot;:&quot;Lutao&quot;,&quot;parse-names&quot;:false,&quot;dropping-particle&quot;:&quot;&quot;,&quot;non-dropping-particle&quot;:&quot;&quot;},{&quot;family&quot;:&quot;Daza&quot;,&quot;given&quot;:&quot;Laura Alexandra&quot;,&quot;parse-names&quot;:false,&quot;dropping-particle&quot;:&quot;&quot;,&quot;non-dropping-particle&quot;:&quot;&quot;},{&quot;family&quot;:&quot;Deutsch&quot;,&quot;given&quot;:&quot;Eric&quot;,&quot;parse-names&quot;:false,&quot;dropping-particle&quot;:&quot;&quot;,&quot;non-dropping-particle&quot;:&quot;&quot;},{&quot;family&quot;:&quot;Ding&quot;,&quot;given&quot;:&quot;Changxing&quot;,&quot;parse-names&quot;:false,&quot;dropping-particle&quot;:&quot;&quot;,&quot;non-dropping-particle&quot;:&quot;&quot;},{&quot;family&quot;:&quot;Dong&quot;,&quot;given&quot;:&quot;Chao&quot;,&quot;parse-names&quot;:false,&quot;dropping-particle&quot;:&quot;&quot;,&quot;non-dropping-particle&quot;:&quot;&quot;},{&quot;family&quot;:&quot;Dong&quot;,&quot;given&quot;:&quot;Shidu&quot;,&quot;parse-names&quot;:false,&quot;dropping-particle&quot;:&quot;&quot;,&quot;non-dropping-particle&quot;:&quot;&quot;},{&quot;family&quot;:&quot;Dudzik&quot;,&quot;given&quot;:&quot;Wojciech&quot;,&quot;parse-names&quot;:false,&quot;dropping-particle&quot;:&quot;&quot;,&quot;non-dropping-particle&quot;:&quot;&quot;},{&quot;family&quot;:&quot;Eaton-Rosen&quot;,&quot;given&quot;:&quot;Zach&quot;,&quot;parse-names&quot;:false,&quot;dropping-particle&quot;:&quot;&quot;,&quot;non-dropping-particle&quot;:&quot;&quot;},{&quot;family&quot;:&quot;Egan&quot;,&quot;given&quot;:&quot;Gary&quot;,&quot;parse-names&quot;:false,&quot;dropping-particle&quot;:&quot;&quot;,&quot;non-dropping-particle&quot;:&quot;&quot;},{&quot;family&quot;:&quot;Escudero&quot;,&quot;given&quot;:&quot;Guilherme&quot;,&quot;parse-names&quot;:false,&quot;dropping-particle&quot;:&quot;&quot;,&quot;non-dropping-particle&quot;:&quot;&quot;},{&quot;family&quot;:&quot;Estienne&quot;,&quot;given&quot;:&quot;Théo&quot;,&quot;parse-names&quot;:false,&quot;dropping-particle&quot;:&quot;&quot;,&quot;non-dropping-particle&quot;:&quot;&quot;},{&quot;family&quot;:&quot;Everson&quot;,&quot;given&quot;:&quot;Richard&quot;,&quot;parse-names&quot;:false,&quot;dropping-particle&quot;:&quot;&quot;,&quot;non-dropping-particle&quot;:&quot;&quot;},{&quot;family&quot;:&quot;Fabrizio&quot;,&quot;given&quot;:&quot;Jonathan&quot;,&quot;parse-names&quot;:false,&quot;dropping-particle&quot;:&quot;&quot;,&quot;non-dropping-particle&quot;:&quot;&quot;},{&quot;family&quot;:&quot;Fan&quot;,&quot;given&quot;:&quot;Yong&quot;,&quot;parse-names&quot;:false,&quot;dropping-particle&quot;:&quot;&quot;,&quot;non-dropping-particle&quot;:&quot;&quot;},{&quot;family&quot;:&quot;Fang&quot;,&quot;given&quot;:&quot;Longwei&quot;,&quot;parse-names&quot;:false,&quot;dropping-particle&quot;:&quot;&quot;,&quot;non-dropping-particle&quot;:&quot;&quot;},{&quot;family&quot;:&quot;Feng&quot;,&quot;given&quot;:&quot;Xue&quot;,&quot;parse-names&quot;:false,&quot;dropping-particle&quot;:&quot;&quot;,&quot;non-dropping-particle&quot;:&quot;&quot;},{&quot;family&quot;:&quot;Ferrante&quot;,&quot;given&quot;:&quot;Enzo&quot;,&quot;parse-names&quot;:false,&quot;dropping-particle&quot;:&quot;&quot;,&quot;non-dropping-particle&quot;:&quot;&quot;},{&quot;family&quot;:&quot;Fidon&quot;,&quot;given&quot;:&quot;Lucas&quot;,&quot;parse-names&quot;:false,&quot;dropping-particle&quot;:&quot;&quot;,&quot;non-dropping-particle&quot;:&quot;&quot;},{&quot;family&quot;:&quot;Fischer&quot;,&quot;given&quot;:&quot;Martin&quot;,&quot;parse-names&quot;:false,&quot;dropping-particle&quot;:&quot;&quot;,&quot;non-dropping-particle&quot;:&quot;&quot;},{&quot;family&quot;:&quot;French&quot;,&quot;given&quot;:&quot;Andrew P.&quot;,&quot;parse-names&quot;:false,&quot;dropping-particle&quot;:&quot;&quot;,&quot;non-dropping-particle&quot;:&quot;&quot;},{&quot;family&quot;:&quot;Fridman&quot;,&quot;given&quot;:&quot;Naomi&quot;,&quot;parse-names&quot;:false,&quot;dropping-particle&quot;:&quot;&quot;,&quot;non-dropping-particle&quot;:&quot;&quot;},{&quot;family&quot;:&quot;Fu&quot;,&quot;given&quot;:&quot;Huan&quot;,&quot;parse-names&quot;:false,&quot;dropping-particle&quot;:&quot;&quot;,&quot;non-dropping-particle&quot;:&quot;&quot;},{&quot;family&quot;:&quot;Fuentes&quot;,&quot;given&quot;:&quot;David&quot;,&quot;parse-names&quot;:false,&quot;dropping-particle&quot;:&quot;&quot;,&quot;non-dropping-particle&quot;:&quot;&quot;},{&quot;family&quot;:&quot;Gao&quot;,&quot;given&quot;:&quot;Yaozong&quot;,&quot;parse-names&quot;:false,&quot;dropping-particle&quot;:&quot;&quot;,&quot;non-dropping-particle&quot;:&quot;&quot;},{&quot;family&quot;:&quot;Gates&quot;,&quot;given&quot;:&quot;Evan&quot;,&quot;parse-names&quot;:false,&quot;dropping-particle&quot;:&quot;&quot;,&quot;non-dropping-particle&quot;:&quot;&quot;},{&quot;family&quot;:&quot;Gering&quot;,&quot;given&quot;:&quot;David&quot;,&quot;parse-names&quot;:false,&quot;dropping-particle&quot;:&quot;&quot;,&quot;non-dropping-particle&quot;:&quot;&quot;},{&quot;family&quot;:&quot;Gholami&quot;,&quot;given&quot;:&quot;Amir&quot;,&quot;parse-names&quot;:false,&quot;dropping-particle&quot;:&quot;&quot;,&quot;non-dropping-particle&quot;:&quot;&quot;},{&quot;family&quot;:&quot;Gierke&quot;,&quot;given&quot;:&quot;Willi&quot;,&quot;parse-names&quot;:false,&quot;dropping-particle&quot;:&quot;&quot;,&quot;non-dropping-particle&quot;:&quot;&quot;},{&quot;family&quot;:&quot;Glocker&quot;,&quot;given&quot;:&quot;Ben&quot;,&quot;parse-names&quot;:false,&quot;dropping-particle&quot;:&quot;&quot;,&quot;non-dropping-particle&quot;:&quot;&quot;},{&quot;family&quot;:&quot;Gong&quot;,&quot;given&quot;:&quot;Mingming&quot;,&quot;parse-names&quot;:false,&quot;dropping-particle&quot;:&quot;&quot;,&quot;non-dropping-particle&quot;:&quot;&quot;},{&quot;family&quot;:&quot;González-Villá&quot;,&quot;given&quot;:&quot;Sandra&quot;,&quot;parse-names&quot;:false,&quot;dropping-particle&quot;:&quot;&quot;,&quot;non-dropping-particle&quot;:&quot;&quot;},{&quot;family&quot;:&quot;Grosges&quot;,&quot;given&quot;:&quot;T.&quot;,&quot;parse-names&quot;:false,&quot;dropping-particle&quot;:&quot;&quot;,&quot;non-dropping-particle&quot;:&quot;&quot;},{&quot;family&quot;:&quot;Guan&quot;,&quot;given&quot;:&quot;Yuanfang&quot;,&quot;parse-names&quot;:false,&quot;dropping-particle&quot;:&quot;&quot;,&quot;non-dropping-particle&quot;:&quot;&quot;},{&quot;family&quot;:&quot;Guo&quot;,&quot;given&quot;:&quot;Sheng&quot;,&quot;parse-names&quot;:false,&quot;dropping-particle&quot;:&quot;&quot;,&quot;non-dropping-particle&quot;:&quot;&quot;},{&quot;family&quot;:&quot;Gupta&quot;,&quot;given&quot;:&quot;Sudeep&quot;,&quot;parse-names&quot;:false,&quot;dropping-particle&quot;:&quot;&quot;,&quot;non-dropping-particle&quot;:&quot;&quot;},{&quot;family&quot;:&quot;Han&quot;,&quot;given&quot;:&quot;Woo-Sup&quot;,&quot;parse-names&quot;:false,&quot;dropping-particle&quot;:&quot;&quot;,&quot;non-dropping-particle&quot;:&quot;&quot;},{&quot;family&quot;:&quot;Han&quot;,&quot;given&quot;:&quot;Il Song&quot;,&quot;parse-names&quot;:false,&quot;dropping-particle&quot;:&quot;&quot;,&quot;non-dropping-particle&quot;:&quot;&quot;},{&quot;family&quot;:&quot;Harmuth&quot;,&quot;given&quot;:&quot;Konstantin&quot;,&quot;parse-names&quot;:false,&quot;dropping-particle&quot;:&quot;&quot;,&quot;non-dropping-particle&quot;:&quot;&quot;},{&quot;family&quot;:&quot;He&quot;,&quot;given&quot;:&quot;Huiguang&quot;,&quot;parse-names&quot;:false,&quot;dropping-particle&quot;:&quot;&quot;,&quot;non-dropping-particle&quot;:&quot;&quot;},{&quot;family&quot;:&quot;Hernández-Sabaté&quot;,&quot;given&quot;:&quot;Aura&quot;,&quot;parse-names&quot;:false,&quot;dropping-particle&quot;:&quot;&quot;,&quot;non-dropping-particle&quot;:&quot;&quot;},{&quot;family&quot;:&quot;Herrmann&quot;,&quot;given&quot;:&quot;Evelyn&quot;,&quot;parse-names&quot;:false,&quot;dropping-particle&quot;:&quot;&quot;,&quot;non-dropping-particle&quot;:&quot;&quot;},{&quot;family&quot;:&quot;Himthani&quot;,&quot;given&quot;:&quot;Naveen&quot;,&quot;parse-names&quot;:false,&quot;dropping-particle&quot;:&quot;&quot;,&quot;non-dropping-particle&quot;:&quot;&quot;},{&quot;family&quot;:&quot;Hsu&quot;,&quot;given&quot;:&quot;Winston&quot;,&quot;parse-names&quot;:false,&quot;dropping-particle&quot;:&quot;&quot;,&quot;non-dropping-particle&quot;:&quot;&quot;},{&quot;family&quot;:&quot;Hsu&quot;,&quot;given&quot;:&quot;Cheyu&quot;,&quot;parse-names&quot;:false,&quot;dropping-particle&quot;:&quot;&quot;,&quot;non-dropping-particle&quot;:&quot;&quot;},{&quot;family&quot;:&quot;Hu&quot;,&quot;given&quot;:&quot;Xiaojun&quot;,&quot;parse-names&quot;:false,&quot;dropping-particle&quot;:&quot;&quot;,&quot;non-dropping-particle&quot;:&quot;&quot;},{&quot;family&quot;:&quot;Hu&quot;,&quot;given&quot;:&quot;Xiaobin&quot;,&quot;parse-names&quot;:false,&quot;dropping-particle&quot;:&quot;&quot;,&quot;non-dropping-particle&quot;:&quot;&quot;},{&quot;family&quot;:&quot;Hu&quot;,&quot;given&quot;:&quot;Yan&quot;,&quot;parse-names&quot;:false,&quot;dropping-particle&quot;:&quot;&quot;,&quot;non-dropping-particle&quot;:&quot;&quot;},{&quot;family&quot;:&quot;Hu&quot;,&quot;given&quot;:&quot;Yifan&quot;,&quot;parse-names&quot;:false,&quot;dropping-particle&quot;:&quot;&quot;,&quot;non-dropping-particle&quot;:&quot;&quot;},{&quot;family&quot;:&quot;Hua&quot;,&quot;given&quot;:&quot;Rui&quot;,&quot;parse-names&quot;:false,&quot;dropping-particle&quot;:&quot;&quot;,&quot;non-dropping-particle&quot;:&quot;&quot;},{&quot;family&quot;:&quot;Huang&quot;,&quot;given&quot;:&quot;Teng-Yi&quot;,&quot;parse-names&quot;:false,&quot;dropping-particle&quot;:&quot;&quot;,&quot;non-dropping-particle&quot;:&quot;&quot;},{&quot;family&quot;:&quot;Huang&quot;,&quot;given&quot;:&quot;Weilin&quot;,&quot;parse-names&quot;:false,&quot;dropping-particle&quot;:&quot;&quot;,&quot;non-dropping-particle&quot;:&quot;&quot;},{&quot;family&quot;:&quot;Huffel&quot;,&quot;given&quot;:&quot;Sabine&quot;,&quot;parse-names&quot;:false,&quot;dropping-particle&quot;:&quot;&quot;,&quot;non-dropping-particle&quot;:&quot;Van&quot;},{&quot;family&quot;:&quot;Huo&quot;,&quot;given&quot;:&quot;Quan&quot;,&quot;parse-names&quot;:false,&quot;dropping-particle&quot;:&quot;&quot;,&quot;non-dropping-particle&quot;:&quot;&quot;},{&quot;family&quot;:&quot;HV&quot;,&quot;given&quot;:&quot;Vivek&quot;,&quot;parse-names&quot;:false,&quot;dropping-particle&quot;:&quot;&quot;,&quot;non-dropping-particle&quot;:&quot;&quot;},{&quot;family&quot;:&quot;Iftekharuddin&quot;,&quot;given&quot;:&quot;Khan M.&quot;,&quot;parse-names&quot;:false,&quot;dropping-particle&quot;:&quot;&quot;,&quot;non-dropping-particle&quot;:&quot;&quot;},{&quot;family&quot;:&quot;Isensee&quot;,&quot;given&quot;:&quot;Fabian&quot;,&quot;parse-names&quot;:false,&quot;dropping-particle&quot;:&quot;&quot;,&quot;non-dropping-particle&quot;:&quot;&quot;},{&quot;family&quot;:&quot;Islam&quot;,&quot;given&quot;:&quot;Mobarakol&quot;,&quot;parse-names&quot;:false,&quot;dropping-particle&quot;:&quot;&quot;,&quot;non-dropping-particle&quot;:&quot;&quot;},{&quot;family&quot;:&quot;Jackson&quot;,&quot;given&quot;:&quot;Aaron S.&quot;,&quot;parse-names&quot;:false,&quot;dropping-particle&quot;:&quot;&quot;,&quot;non-dropping-particle&quot;:&quot;&quot;},{&quot;family&quot;:&quot;Jambawalikar&quot;,&quot;given&quot;:&quot;Sachin R.&quot;,&quot;parse-names&quot;:false,&quot;dropping-particle&quot;:&quot;&quot;,&quot;non-dropping-particle&quot;:&quot;&quot;},{&quot;family&quot;:&quot;Jesson&quot;,&quot;given&quot;:&quot;Andrew&quot;,&quot;parse-names&quot;:false,&quot;dropping-particle&quot;:&quot;&quot;,&quot;non-dropping-particle&quot;:&quot;&quot;},{&quot;family&quot;:&quot;Jian&quot;,&quot;given&quot;:&quot;Weijian&quot;,&quot;parse-names&quot;:false,&quot;dropping-particle&quot;:&quot;&quot;,&quot;non-dropping-particle&quot;:&quot;&quot;},{&quot;family&quot;:&quot;Jin&quot;,&quot;given&quot;:&quot;Peter&quot;,&quot;parse-names&quot;:false,&quot;dropping-particle&quot;:&quot;&quot;,&quot;non-dropping-particle&quot;:&quot;&quot;},{&quot;family&quot;:&quot;Jose&quot;,&quot;given&quot;:&quot;V Jeya Maria&quot;,&quot;parse-names&quot;:false,&quot;dropping-particle&quot;:&quot;&quot;,&quot;non-dropping-particle&quot;:&quot;&quot;},{&quot;family&quot;:&quot;Jungo&quot;,&quot;given&quot;:&quot;Alain&quot;,&quot;parse-names&quot;:false,&quot;dropping-particle&quot;:&quot;&quot;,&quot;non-dropping-particle&quot;:&quot;&quot;},{&quot;family&quot;:&quot;Kainz&quot;,&quot;given&quot;:&quot;B&quot;,&quot;parse-names&quot;:false,&quot;dropping-particle&quot;:&quot;&quot;,&quot;non-dropping-particle&quot;:&quot;&quot;},{&quot;family&quot;:&quot;Kamnitsas&quot;,&quot;given&quot;:&quot;Konstantinos&quot;,&quot;parse-names&quot;:false,&quot;dropping-particle&quot;:&quot;&quot;,&quot;non-dropping-particle&quot;:&quot;&quot;},{&quot;family&quot;:&quot;Kao&quot;,&quot;given&quot;:&quot;Po-Yu&quot;,&quot;parse-names&quot;:false,&quot;dropping-particle&quot;:&quot;&quot;,&quot;non-dropping-particle&quot;:&quot;&quot;},{&quot;family&quot;:&quot;Karnawat&quot;,&quot;given&quot;:&quot;Ayush&quot;,&quot;parse-names&quot;:false,&quot;dropping-particle&quot;:&quot;&quot;,&quot;non-dropping-particle&quot;:&quot;&quot;},{&quot;family&quot;:&quot;Kellermeier&quot;,&quot;given&quot;:&quot;Thomas&quot;,&quot;parse-names&quot;:false,&quot;dropping-particle&quot;:&quot;&quot;,&quot;non-dropping-particle&quot;:&quot;&quot;},{&quot;family&quot;:&quot;Kermi&quot;,&quot;given&quot;:&quot;Adel&quot;,&quot;parse-names&quot;:false,&quot;dropping-particle&quot;:&quot;&quot;,&quot;non-dropping-particle&quot;:&quot;&quot;},{&quot;family&quot;:&quot;Keutzer&quot;,&quot;given&quot;:&quot;Kurt&quot;,&quot;parse-names&quot;:false,&quot;dropping-particle&quot;:&quot;&quot;,&quot;non-dropping-particle&quot;:&quot;&quot;},{&quot;family&quot;:&quot;Khadir&quot;,&quot;given&quot;:&quot;Mohamed Tarek&quot;,&quot;parse-names&quot;:false,&quot;dropping-particle&quot;:&quot;&quot;,&quot;non-dropping-particle&quot;:&quot;&quot;},{&quot;family&quot;:&quot;Khened&quot;,&quot;given&quot;:&quot;Mahendra&quot;,&quot;parse-names&quot;:false,&quot;dropping-particle&quot;:&quot;&quot;,&quot;non-dropping-particle&quot;:&quot;&quot;},{&quot;family&quot;:&quot;Kickingereder&quot;,&quot;given&quot;:&quot;Philipp&quot;,&quot;parse-names&quot;:false,&quot;dropping-particle&quot;:&quot;&quot;,&quot;non-dropping-particle&quot;:&quot;&quot;},{&quot;family&quot;:&quot;Kim&quot;,&quot;given&quot;:&quot;Geena&quot;,&quot;parse-names&quot;:false,&quot;dropping-particle&quot;:&quot;&quot;,&quot;non-dropping-particle&quot;:&quot;&quot;},{&quot;family&quot;:&quot;King&quot;,&quot;given&quot;:&quot;Nik&quot;,&quot;parse-names&quot;:false,&quot;dropping-particle&quot;:&quot;&quot;,&quot;non-dropping-particle&quot;:&quot;&quot;},{&quot;family&quot;:&quot;Knapp&quot;,&quot;given&quot;:&quot;Haley&quot;,&quot;parse-names&quot;:false,&quot;dropping-particle&quot;:&quot;&quot;,&quot;non-dropping-particle&quot;:&quot;&quot;},{&quot;family&quot;:&quot;Knecht&quot;,&quot;given&quot;:&quot;Urspeter&quot;,&quot;parse-names&quot;:false,&quot;dropping-particle&quot;:&quot;&quot;,&quot;non-dropping-particle&quot;:&quot;&quot;},{&quot;family&quot;:&quot;Kohli&quot;,&quot;given&quot;:&quot;Lisa&quot;,&quot;parse-names&quot;:false,&quot;dropping-particle&quot;:&quot;&quot;,&quot;non-dropping-particle&quot;:&quot;&quot;},{&quot;family&quot;:&quot;Kong&quot;,&quot;given&quot;:&quot;Deren&quot;,&quot;parse-names&quot;:false,&quot;dropping-particle&quot;:&quot;&quot;,&quot;non-dropping-particle&quot;:&quot;&quot;},{&quot;family&quot;:&quot;Kong&quot;,&quot;given&quot;:&quot;Xiangmao&quot;,&quot;parse-names&quot;:false,&quot;dropping-particle&quot;:&quot;&quot;,&quot;non-dropping-particle&quot;:&quot;&quot;},{&quot;family&quot;:&quot;Koppers&quot;,&quot;given&quot;:&quot;Simon&quot;,&quot;parse-names&quot;:false,&quot;dropping-particle&quot;:&quot;&quot;,&quot;non-dropping-particle&quot;:&quot;&quot;},{&quot;family&quot;:&quot;Kori&quot;,&quot;given&quot;:&quot;Avinash&quot;,&quot;parse-names&quot;:false,&quot;dropping-particle&quot;:&quot;&quot;,&quot;non-dropping-particle&quot;:&quot;&quot;},{&quot;family&quot;:&quot;Krishnamurthi&quot;,&quot;given&quot;:&quot;Ganapathy&quot;,&quot;parse-names&quot;:false,&quot;dropping-particle&quot;:&quot;&quot;,&quot;non-dropping-particle&quot;:&quot;&quot;},{&quot;family&quot;:&quot;Krivov&quot;,&quot;given&quot;:&quot;Egor&quot;,&quot;parse-names&quot;:false,&quot;dropping-particle&quot;:&quot;&quot;,&quot;non-dropping-particle&quot;:&quot;&quot;},{&quot;family&quot;:&quot;Kumar&quot;,&quot;given&quot;:&quot;Piyush&quot;,&quot;parse-names&quot;:false,&quot;dropping-particle&quot;:&quot;&quot;,&quot;non-dropping-particle&quot;:&quot;&quot;},{&quot;family&quot;:&quot;Kushibar&quot;,&quot;given&quot;:&quot;Kaisar&quot;,&quot;parse-names&quot;:false,&quot;dropping-particle&quot;:&quot;&quot;,&quot;non-dropping-particle&quot;:&quot;&quot;},{&quot;family&quot;:&quot;Lachinov&quot;,&quot;given&quot;:&quot;Dmitrii&quot;,&quot;parse-names&quot;:false,&quot;dropping-particle&quot;:&quot;&quot;,&quot;non-dropping-particle&quot;:&quot;&quot;},{&quot;family&quot;:&quot;Lambrou&quot;,&quot;given&quot;:&quot;Tryphon&quot;,&quot;parse-names&quot;:false,&quot;dropping-particle&quot;:&quot;&quot;,&quot;non-dropping-particle&quot;:&quot;&quot;},{&quot;family&quot;:&quot;Lee&quot;,&quot;given&quot;:&quot;Joon&quot;,&quot;parse-names&quot;:false,&quot;dropping-particle&quot;:&quot;&quot;,&quot;non-dropping-particle&quot;:&quot;&quot;},{&quot;family&quot;:&quot;Lee&quot;,&quot;given&quot;:&quot;Chengen&quot;,&quot;parse-names&quot;:false,&quot;dropping-particle&quot;:&quot;&quot;,&quot;non-dropping-particle&quot;:&quot;&quot;},{&quot;family&quot;:&quot;Lee&quot;,&quot;given&quot;:&quot;Yuehchou&quot;,&quot;parse-names&quot;:false,&quot;dropping-particle&quot;:&quot;&quot;,&quot;non-dropping-particle&quot;:&quot;&quot;},{&quot;family&quot;:&quot;Lee&quot;,&quot;given&quot;:&quot;M&quot;,&quot;parse-names&quot;:false,&quot;dropping-particle&quot;:&quot;&quot;,&quot;non-dropping-particle&quot;:&quot;&quot;},{&quot;family&quot;:&quot;Lefkovits&quot;,&quot;given&quot;:&quot;Szidonia&quot;,&quot;parse-names&quot;:false,&quot;dropping-particle&quot;:&quot;&quot;,&quot;non-dropping-particle&quot;:&quot;&quot;},{&quot;family&quot;:&quot;Lefkovits&quot;,&quot;given&quot;:&quot;Laszlo&quot;,&quot;parse-names&quot;:false,&quot;dropping-particle&quot;:&quot;&quot;,&quot;non-dropping-particle&quot;:&quot;&quot;},{&quot;family&quot;:&quot;Levitt&quot;,&quot;given&quot;:&quot;James&quot;,&quot;parse-names&quot;:false,&quot;dropping-particle&quot;:&quot;&quot;,&quot;non-dropping-particle&quot;:&quot;&quot;},{&quot;family&quot;:&quot;Li&quot;,&quot;given&quot;:&quot;Tengfei&quot;,&quot;parse-names&quot;:false,&quot;dropping-particle&quot;:&quot;&quot;,&quot;non-dropping-particle&quot;:&quot;&quot;},{&quot;family&quot;:&quot;Li&quot;,&quot;given&quot;:&quot;Hongwei&quot;,&quot;parse-names&quot;:false,&quot;dropping-particle&quot;:&quot;&quot;,&quot;non-dropping-particle&quot;:&quot;&quot;},{&quot;family&quot;:&quot;Li&quot;,&quot;given&quot;:&quot;Wenqi&quot;,&quot;parse-names&quot;:false,&quot;dropping-particle&quot;:&quot;&quot;,&quot;non-dropping-particle&quot;:&quot;&quot;},{&quot;family&quot;:&quot;Li&quot;,&quot;given&quot;:&quot;Hongyang&quot;,&quot;parse-names&quot;:false,&quot;dropping-particle&quot;:&quot;&quot;,&quot;non-dropping-particle&quot;:&quot;&quot;},{&quot;family&quot;:&quot;Li&quot;,&quot;given&quot;:&quot;Xiaochuan&quot;,&quot;parse-names&quot;:false,&quot;dropping-particle&quot;:&quot;&quot;,&quot;non-dropping-particle&quot;:&quot;&quot;},{&quot;family&quot;:&quot;Li&quot;,&quot;given&quot;:&quot;Yuexiang&quot;,&quot;parse-names&quot;:false,&quot;dropping-particle&quot;:&quot;&quot;,&quot;non-dropping-particle&quot;:&quot;&quot;},{&quot;family&quot;:&quot;Li&quot;,&quot;given&quot;:&quot;Heng&quot;,&quot;parse-names&quot;:false,&quot;dropping-particle&quot;:&quot;&quot;,&quot;non-dropping-particle&quot;:&quot;&quot;},{&quot;family&quot;:&quot;Li&quot;,&quot;given&quot;:&quot;Zhenye&quot;,&quot;parse-names&quot;:false,&quot;dropping-particle&quot;:&quot;&quot;,&quot;non-dropping-particle&quot;:&quot;&quot;},{&quot;family&quot;:&quot;Li&quot;,&quot;given&quot;:&quot;Xiaoyu&quot;,&quot;parse-names&quot;:false,&quot;dropping-particle&quot;:&quot;&quot;,&quot;non-dropping-particle&quot;:&quot;&quot;},{&quot;family&quot;:&quot;Li&quot;,&quot;given&quot;:&quot;Zeju&quot;,&quot;parse-names&quot;:false,&quot;dropping-particle&quot;:&quot;&quot;,&quot;non-dropping-particle&quot;:&quot;&quot;},{&quot;family&quot;:&quot;Li&quot;,&quot;given&quot;:&quot;XiaoGang&quot;,&quot;parse-names&quot;:false,&quot;dropping-particle&quot;:&quot;&quot;,&quot;non-dropping-particle&quot;:&quot;&quot;},{&quot;family&quot;:&quot;Li&quot;,&quot;given&quot;:&quot;Wenqi&quot;,&quot;parse-names&quot;:false,&quot;dropping-particle&quot;:&quot;&quot;,&quot;non-dropping-particle&quot;:&quot;&quot;},{&quot;family&quot;:&quot;Lin&quot;,&quot;given&quot;:&quot;Zheng-Shen&quot;,&quot;parse-names&quot;:false,&quot;dropping-particle&quot;:&quot;&quot;,&quot;non-dropping-particle&quot;:&quot;&quot;},{&quot;family&quot;:&quot;Lin&quot;,&quot;given&quot;:&quot;Fengming&quot;,&quot;parse-names&quot;:false,&quot;dropping-particle&quot;:&quot;&quot;,&quot;non-dropping-particle&quot;:&quot;&quot;},{&quot;family&quot;:&quot;Lio&quot;,&quot;given&quot;:&quot;Pietro&quot;,&quot;parse-names&quot;:false,&quot;dropping-particle&quot;:&quot;&quot;,&quot;non-dropping-particle&quot;:&quot;&quot;},{&quot;family&quot;:&quot;Liu&quot;,&quot;given&quot;:&quot;Chang&quot;,&quot;parse-names&quot;:false,&quot;dropping-particle&quot;:&quot;&quot;,&quot;non-dropping-particle&quot;:&quot;&quot;},{&quot;family&quot;:&quot;Liu&quot;,&quot;given&quot;:&quot;Boqiang&quot;,&quot;parse-names&quot;:false,&quot;dropping-particle&quot;:&quot;&quot;,&quot;non-dropping-particle&quot;:&quot;&quot;},{&quot;family&quot;:&quot;Liu&quot;,&quot;given&quot;:&quot;Xiang&quot;,&quot;parse-names&quot;:false,&quot;dropping-particle&quot;:&quot;&quot;,&quot;non-dropping-particle&quot;:&quot;&quot;},{&quot;family&quot;:&quot;Liu&quot;,&quot;given&quot;:&quot;Mingyuan&quot;,&quot;parse-names&quot;:false,&quot;dropping-particle&quot;:&quot;&quot;,&quot;non-dropping-particle&quot;:&quot;&quot;},{&quot;family&quot;:&quot;Liu&quot;,&quot;given&quot;:&quot;Ju&quot;,&quot;parse-names&quot;:false,&quot;dropping-particle&quot;:&quot;&quot;,&quot;non-dropping-particle&quot;:&quot;&quot;},{&quot;family&quot;:&quot;Liu&quot;,&quot;given&quot;:&quot;Luyan&quot;,&quot;parse-names&quot;:false,&quot;dropping-particle&quot;:&quot;&quot;,&quot;non-dropping-particle&quot;:&quot;&quot;},{&quot;family&quot;:&quot;Llado&quot;,&quot;given&quot;:&quot;Xavier&quot;,&quot;parse-names&quot;:false,&quot;dropping-particle&quot;:&quot;&quot;,&quot;non-dropping-particle&quot;:&quot;&quot;},{&quot;family&quot;:&quot;Lopez&quot;,&quot;given&quot;:&quot;Marc Moreno&quot;,&quot;parse-names&quot;:false,&quot;dropping-particle&quot;:&quot;&quot;,&quot;non-dropping-particle&quot;:&quot;&quot;},{&quot;family&quot;:&quot;Lorenzo&quot;,&quot;given&quot;:&quot;Pablo Ribalta&quot;,&quot;parse-names&quot;:false,&quot;dropping-particle&quot;:&quot;&quot;,&quot;non-dropping-particle&quot;:&quot;&quot;},{&quot;family&quot;:&quot;Lu&quot;,&quot;given&quot;:&quot;Zhentai&quot;,&quot;parse-names&quot;:false,&quot;dropping-particle&quot;:&quot;&quot;,&quot;non-dropping-particle&quot;:&quot;&quot;},{&quot;family&quot;:&quot;Luo&quot;,&quot;given&quot;:&quot;Lin&quot;,&quot;parse-names&quot;:false,&quot;dropping-particle&quot;:&quot;&quot;,&quot;non-dropping-particle&quot;:&quot;&quot;},{&quot;family&quot;:&quot;Luo&quot;,&quot;given&quot;:&quot;Zhigang&quot;,&quot;parse-names&quot;:false,&quot;dropping-particle&quot;:&quot;&quot;,&quot;non-dropping-particle&quot;:&quot;&quot;},{&quot;family&quot;:&quot;Ma&quot;,&quot;given&quot;:&quot;Jun&quot;,&quot;parse-names&quot;:false,&quot;dropping-particle&quot;:&quot;&quot;,&quot;non-dropping-particle&quot;:&quot;&quot;},{&quot;family&quot;:&quot;Ma&quot;,&quot;given&quot;:&quot;Kai&quot;,&quot;parse-names&quot;:false,&quot;dropping-particle&quot;:&quot;&quot;,&quot;non-dropping-particle&quot;:&quot;&quot;},{&quot;family&quot;:&quot;Mackie&quot;,&quot;given&quot;:&quot;Thomas&quot;,&quot;parse-names&quot;:false,&quot;dropping-particle&quot;:&quot;&quot;,&quot;non-dropping-particle&quot;:&quot;&quot;},{&quot;family&quot;:&quot;Madabushi&quot;,&quot;given&quot;:&quot;Anant&quot;,&quot;parse-names&quot;:false,&quot;dropping-particle&quot;:&quot;&quot;,&quot;non-dropping-particle&quot;:&quot;&quot;},{&quot;family&quot;:&quot;Mahmoudi&quot;,&quot;given&quot;:&quot;Issam&quot;,&quot;parse-names&quot;:false,&quot;dropping-particle&quot;:&quot;&quot;,&quot;non-dropping-particle&quot;:&quot;&quot;},{&quot;family&quot;:&quot;Maier-Hein&quot;,&quot;given&quot;:&quot;Klaus H.&quot;,&quot;parse-names&quot;:false,&quot;dropping-particle&quot;:&quot;&quot;,&quot;non-dropping-particle&quot;:&quot;&quot;},{&quot;family&quot;:&quot;Maji&quot;,&quot;given&quot;:&quot;Pradipta&quot;,&quot;parse-names&quot;:false,&quot;dropping-particle&quot;:&quot;&quot;,&quot;non-dropping-particle&quot;:&quot;&quot;},{&quot;family&quot;:&quot;Mammen&quot;,&quot;given&quot;:&quot;CP&quot;,&quot;parse-names&quot;:false,&quot;dropping-particle&quot;:&quot;&quot;,&quot;non-dropping-particle&quot;:&quot;&quot;},{&quot;family&quot;:&quot;Mang&quot;,&quot;given&quot;:&quot;Andreas&quot;,&quot;parse-names&quot;:false,&quot;dropping-particle&quot;:&quot;&quot;,&quot;non-dropping-particle&quot;:&quot;&quot;},{&quot;family&quot;:&quot;Manjunath&quot;,&quot;given&quot;:&quot;B. S.&quot;,&quot;parse-names&quot;:false,&quot;dropping-particle&quot;:&quot;&quot;,&quot;non-dropping-particle&quot;:&quot;&quot;},{&quot;family&quot;:&quot;Marcinkiewicz&quot;,&quot;given&quot;:&quot;Michal&quot;,&quot;parse-names&quot;:false,&quot;dropping-particle&quot;:&quot;&quot;,&quot;non-dropping-particle&quot;:&quot;&quot;},{&quot;family&quot;:&quot;McDonagh&quot;,&quot;given&quot;:&quot;S&quot;,&quot;parse-names&quot;:false,&quot;dropping-particle&quot;:&quot;&quot;,&quot;non-dropping-particle&quot;:&quot;&quot;},{&quot;family&quot;:&quot;McKenna&quot;,&quot;given&quot;:&quot;Stephen&quot;,&quot;parse-names&quot;:false,&quot;dropping-particle&quot;:&quot;&quot;,&quot;non-dropping-particle&quot;:&quot;&quot;},{&quot;family&quot;:&quot;McKinley&quot;,&quot;given&quot;:&quot;Richard&quot;,&quot;parse-names&quot;:false,&quot;dropping-particle&quot;:&quot;&quot;,&quot;non-dropping-particle&quot;:&quot;&quot;},{&quot;family&quot;:&quot;Mehl&quot;,&quot;given&quot;:&quot;Miriam&quot;,&quot;parse-names&quot;:false,&quot;dropping-particle&quot;:&quot;&quot;,&quot;non-dropping-particle&quot;:&quot;&quot;},{&quot;family&quot;:&quot;Mehta&quot;,&quot;given&quot;:&quot;Sachin&quot;,&quot;parse-names&quot;:false,&quot;dropping-particle&quot;:&quot;&quot;,&quot;non-dropping-particle&quot;:&quot;&quot;},{&quot;family&quot;:&quot;Mehta&quot;,&quot;given&quot;:&quot;Raghav&quot;,&quot;parse-names&quot;:false,&quot;dropping-particle&quot;:&quot;&quot;,&quot;non-dropping-particle&quot;:&quot;&quot;},{&quot;family&quot;:&quot;Meier&quot;,&quot;given&quot;:&quot;Raphael&quot;,&quot;parse-names&quot;:false,&quot;dropping-particle&quot;:&quot;&quot;,&quot;non-dropping-particle&quot;:&quot;&quot;},{&quot;family&quot;:&quot;Meinel&quot;,&quot;given&quot;:&quot;Christoph&quot;,&quot;parse-names&quot;:false,&quot;dropping-particle&quot;:&quot;&quot;,&quot;non-dropping-particle&quot;:&quot;&quot;},{&quot;family&quot;:&quot;Merhof&quot;,&quot;given&quot;:&quot;Dorit&quot;,&quot;parse-names&quot;:false,&quot;dropping-particle&quot;:&quot;&quot;,&quot;non-dropping-particle&quot;:&quot;&quot;},{&quot;family&quot;:&quot;Meyer&quot;,&quot;given&quot;:&quot;Craig&quot;,&quot;parse-names&quot;:false,&quot;dropping-particle&quot;:&quot;&quot;,&quot;non-dropping-particle&quot;:&quot;&quot;},{&quot;family&quot;:&quot;Miller&quot;,&quot;given&quot;:&quot;Robert&quot;,&quot;parse-names&quot;:false,&quot;dropping-particle&quot;:&quot;&quot;,&quot;non-dropping-particle&quot;:&quot;&quot;},{&quot;family&quot;:&quot;Mitra&quot;,&quot;given&quot;:&quot;Sushmita&quot;,&quot;parse-names&quot;:false,&quot;dropping-particle&quot;:&quot;&quot;,&quot;non-dropping-particle&quot;:&quot;&quot;},{&quot;family&quot;:&quot;Moiyadi&quot;,&quot;given&quot;:&quot;Aliasgar&quot;,&quot;parse-names&quot;:false,&quot;dropping-particle&quot;:&quot;&quot;,&quot;non-dropping-particle&quot;:&quot;&quot;},{&quot;family&quot;:&quot;Molina-Garcia&quot;,&quot;given&quot;:&quot;David&quot;,&quot;parse-names&quot;:false,&quot;dropping-particle&quot;:&quot;&quot;,&quot;non-dropping-particle&quot;:&quot;&quot;},{&quot;family&quot;:&quot;Monteiro&quot;,&quot;given&quot;:&quot;Miguel A. B.&quot;,&quot;parse-names&quot;:false,&quot;dropping-particle&quot;:&quot;&quot;,&quot;non-dropping-particle&quot;:&quot;&quot;},{&quot;family&quot;:&quot;Mrukwa&quot;,&quot;given&quot;:&quot;Grzegorz&quot;,&quot;parse-names&quot;:false,&quot;dropping-particle&quot;:&quot;&quot;,&quot;non-dropping-particle&quot;:&quot;&quot;},{&quot;family&quot;:&quot;Myronenko&quot;,&quot;given&quot;:&quot;Andriy&quot;,&quot;parse-names&quot;:false,&quot;dropping-particle&quot;:&quot;&quot;,&quot;non-dropping-particle&quot;:&quot;&quot;},{&quot;family&quot;:&quot;Nalepa&quot;,&quot;given&quot;:&quot;Jakub&quot;,&quot;parse-names&quot;:false,&quot;dropping-particle&quot;:&quot;&quot;,&quot;non-dropping-particle&quot;:&quot;&quot;},{&quot;family&quot;:&quot;Ngo&quot;,&quot;given&quot;:&quot;Thuyen&quot;,&quot;parse-names&quot;:false,&quot;dropping-particle&quot;:&quot;&quot;,&quot;non-dropping-particle&quot;:&quot;&quot;},{&quot;family&quot;:&quot;Nie&quot;,&quot;given&quot;:&quot;Dong&quot;,&quot;parse-names&quot;:false,&quot;dropping-particle&quot;:&quot;&quot;,&quot;non-dropping-particle&quot;:&quot;&quot;},{&quot;family&quot;:&quot;Ning&quot;,&quot;given&quot;:&quot;Holly&quot;,&quot;parse-names&quot;:false,&quot;dropping-particle&quot;:&quot;&quot;,&quot;non-dropping-particle&quot;:&quot;&quot;},{&quot;family&quot;:&quot;Niu&quot;,&quot;given&quot;:&quot;Chen&quot;,&quot;parse-names&quot;:false,&quot;dropping-particle&quot;:&quot;&quot;,&quot;non-dropping-particle&quot;:&quot;&quot;},{&quot;family&quot;:&quot;Nuechterlein&quot;,&quot;given&quot;:&quot;Nicholas K&quot;,&quot;parse-names&quot;:false,&quot;dropping-particle&quot;:&quot;&quot;,&quot;non-dropping-particle&quot;:&quot;&quot;},{&quot;family&quot;:&quot;Oermann&quot;,&quot;given&quot;:&quot;Eric&quot;,&quot;parse-names&quot;:false,&quot;dropping-particle&quot;:&quot;&quot;,&quot;non-dropping-particle&quot;:&quot;&quot;},{&quot;family&quot;:&quot;Oliveira&quot;,&quot;given&quot;:&quot;Arlindo&quot;,&quot;parse-names&quot;:false,&quot;dropping-particle&quot;:&quot;&quot;,&quot;non-dropping-particle&quot;:&quot;&quot;},{&quot;family&quot;:&quot;Oliveira&quot;,&quot;given&quot;:&quot;Diego D. C.&quot;,&quot;parse-names&quot;:false,&quot;dropping-particle&quot;:&quot;&quot;,&quot;non-dropping-particle&quot;:&quot;&quot;},{&quot;family&quot;:&quot;Oliver&quot;,&quot;given&quot;:&quot;Arnau&quot;,&quot;parse-names&quot;:false,&quot;dropping-particle&quot;:&quot;&quot;,&quot;non-dropping-particle&quot;:&quot;&quot;},{&quot;family&quot;:&quot;Osman&quot;,&quot;given&quot;:&quot;Alexander F. I.&quot;,&quot;parse-names&quot;:false,&quot;dropping-particle&quot;:&quot;&quot;,&quot;non-dropping-particle&quot;:&quot;&quot;},{&quot;family&quot;:&quot;Ou&quot;,&quot;given&quot;:&quot;Yu-Nian&quot;,&quot;parse-names&quot;:false,&quot;dropping-particle&quot;:&quot;&quot;,&quot;non-dropping-particle&quot;:&quot;&quot;},{&quot;family&quot;:&quot;Ourselin&quot;,&quot;given&quot;:&quot;Sebastien&quot;,&quot;parse-names&quot;:false,&quot;dropping-particle&quot;:&quot;&quot;,&quot;non-dropping-particle&quot;:&quot;&quot;},{&quot;family&quot;:&quot;Paragios&quot;,&quot;given&quot;:&quot;Nikos&quot;,&quot;parse-names&quot;:false,&quot;dropping-particle&quot;:&quot;&quot;,&quot;non-dropping-particle&quot;:&quot;&quot;},{&quot;family&quot;:&quot;Park&quot;,&quot;given&quot;:&quot;Moo Sung&quot;,&quot;parse-names&quot;:false,&quot;dropping-particle&quot;:&quot;&quot;,&quot;non-dropping-particle&quot;:&quot;&quot;},{&quot;family&quot;:&quot;Paschke&quot;,&quot;given&quot;:&quot;Brad&quot;,&quot;parse-names&quot;:false,&quot;dropping-particle&quot;:&quot;&quot;,&quot;non-dropping-particle&quot;:&quot;&quot;},{&quot;family&quot;:&quot;Pauloski&quot;,&quot;given&quot;:&quot;J. Gregory&quot;,&quot;parse-names&quot;:false,&quot;dropping-particle&quot;:&quot;&quot;,&quot;non-dropping-particle&quot;:&quot;&quot;},{&quot;family&quot;:&quot;Pawar&quot;,&quot;given&quot;:&quot;Kamlesh&quot;,&quot;parse-names&quot;:false,&quot;dropping-particle&quot;:&quot;&quot;,&quot;non-dropping-particle&quot;:&quot;&quot;},{&quot;family&quot;:&quot;Pawlowski&quot;,&quot;given&quot;:&quot;Nick&quot;,&quot;parse-names&quot;:false,&quot;dropping-particle&quot;:&quot;&quot;,&quot;non-dropping-particle&quot;:&quot;&quot;},{&quot;family&quot;:&quot;Pei&quot;,&quot;given&quot;:&quot;Linmin&quot;,&quot;parse-names&quot;:false,&quot;dropping-particle&quot;:&quot;&quot;,&quot;non-dropping-particle&quot;:&quot;&quot;},{&quot;family&quot;:&quot;Peng&quot;,&quot;given&quot;:&quot;Suting&quot;,&quot;parse-names&quot;:false,&quot;dropping-particle&quot;:&quot;&quot;,&quot;non-dropping-particle&quot;:&quot;&quot;},{&quot;family&quot;:&quot;Pereira&quot;,&quot;given&quot;:&quot;Silvio M.&quot;,&quot;parse-names&quot;:false,&quot;dropping-particle&quot;:&quot;&quot;,&quot;non-dropping-particle&quot;:&quot;&quot;},{&quot;family&quot;:&quot;Perez-Beteta&quot;,&quot;given&quot;:&quot;Julian&quot;,&quot;parse-names&quot;:false,&quot;dropping-particle&quot;:&quot;&quot;,&quot;non-dropping-particle&quot;:&quot;&quot;},{&quot;family&quot;:&quot;Perez-Garcia&quot;,&quot;given&quot;:&quot;Victor M.&quot;,&quot;parse-names&quot;:false,&quot;dropping-particle&quot;:&quot;&quot;,&quot;non-dropping-particle&quot;:&quot;&quot;},{&quot;family&quot;:&quot;Pezold&quot;,&quot;given&quot;:&quot;Simon&quot;,&quot;parse-names&quot;:false,&quot;dropping-particle&quot;:&quot;&quot;,&quot;non-dropping-particle&quot;:&quot;&quot;},{&quot;family&quot;:&quot;Pham&quot;,&quot;given&quot;:&quot;Bao&quot;,&quot;parse-names&quot;:false,&quot;dropping-particle&quot;:&quot;&quot;,&quot;non-dropping-particle&quot;:&quot;&quot;},{&quot;family&quot;:&quot;Phophalia&quot;,&quot;given&quot;:&quot;Ashish&quot;,&quot;parse-names&quot;:false,&quot;dropping-particle&quot;:&quot;&quot;,&quot;non-dropping-particle&quot;:&quot;&quot;},{&quot;family&quot;:&quot;Piella&quot;,&quot;given&quot;:&quot;Gemma&quot;,&quot;parse-names&quot;:false,&quot;dropping-particle&quot;:&quot;&quot;,&quot;non-dropping-particle&quot;:&quot;&quot;},{&quot;family&quot;:&quot;Pillai&quot;,&quot;given&quot;:&quot;G. N.&quot;,&quot;parse-names&quot;:false,&quot;dropping-particle&quot;:&quot;&quot;,&quot;non-dropping-particle&quot;:&quot;&quot;},{&quot;family&quot;:&quot;Piraud&quot;,&quot;given&quot;:&quot;Marie&quot;,&quot;parse-names&quot;:false,&quot;dropping-particle&quot;:&quot;&quot;,&quot;non-dropping-particle&quot;:&quot;&quot;},{&quot;family&quot;:&quot;Pisov&quot;,&quot;given&quot;:&quot;Maxim&quot;,&quot;parse-names&quot;:false,&quot;dropping-particle&quot;:&quot;&quot;,&quot;non-dropping-particle&quot;:&quot;&quot;},{&quot;family&quot;:&quot;Popli&quot;,&quot;given&quot;:&quot;Anmol&quot;,&quot;parse-names&quot;:false,&quot;dropping-particle&quot;:&quot;&quot;,&quot;non-dropping-particle&quot;:&quot;&quot;},{&quot;family&quot;:&quot;Pound&quot;,&quot;given&quot;:&quot;Michael P.&quot;,&quot;parse-names&quot;:false,&quot;dropping-particle&quot;:&quot;&quot;,&quot;non-dropping-particle&quot;:&quot;&quot;},{&quot;family&quot;:&quot;Pourreza&quot;,&quot;given&quot;:&quot;Reza&quot;,&quot;parse-names&quot;:false,&quot;dropping-particle&quot;:&quot;&quot;,&quot;non-dropping-particle&quot;:&quot;&quot;},{&quot;family&quot;:&quot;Prasanna&quot;,&quot;given&quot;:&quot;Prateek&quot;,&quot;parse-names&quot;:false,&quot;dropping-particle&quot;:&quot;&quot;,&quot;non-dropping-particle&quot;:&quot;&quot;},{&quot;family&quot;:&quot;Prkovska&quot;,&quot;given&quot;:&quot;Vesna&quot;,&quot;parse-names&quot;:false,&quot;dropping-particle&quot;:&quot;&quot;,&quot;non-dropping-particle&quot;:&quot;&quot;},{&quot;family&quot;:&quot;Pridmore&quot;,&quot;given&quot;:&quot;Tony P.&quot;,&quot;parse-names&quot;:false,&quot;dropping-particle&quot;:&quot;&quot;,&quot;non-dropping-particle&quot;:&quot;&quot;},{&quot;family&quot;:&quot;Puch&quot;,&quot;given&quot;:&quot;Santi&quot;,&quot;parse-names&quot;:false,&quot;dropping-particle&quot;:&quot;&quot;,&quot;non-dropping-particle&quot;:&quot;&quot;},{&quot;family&quot;:&quot;Puybareau&quot;,&quot;given&quot;:&quot;Élodie&quot;,&quot;parse-names&quot;:false,&quot;dropping-particle&quot;:&quot;&quot;,&quot;non-dropping-particle&quot;:&quot;&quot;},{&quot;family&quot;:&quot;Qian&quot;,&quot;given&quot;:&quot;Buyue&quot;,&quot;parse-names&quot;:false,&quot;dropping-particle&quot;:&quot;&quot;,&quot;non-dropping-particle&quot;:&quot;&quot;},{&quot;family&quot;:&quot;Qiao&quot;,&quot;given&quot;:&quot;Xu&quot;,&quot;parse-names&quot;:false,&quot;dropping-particle&quot;:&quot;&quot;,&quot;non-dropping-particle&quot;:&quot;&quot;},{&quot;family&quot;:&quot;Rajchl&quot;,&quot;given&quot;:&quot;Martin&quot;,&quot;parse-names&quot;:false,&quot;dropping-particle&quot;:&quot;&quot;,&quot;non-dropping-particle&quot;:&quot;&quot;},{&quot;family&quot;:&quot;Rane&quot;,&quot;given&quot;:&quot;Swapnil&quot;,&quot;parse-names&quot;:false,&quot;dropping-particle&quot;:&quot;&quot;,&quot;non-dropping-particle&quot;:&quot;&quot;},{&quot;family&quot;:&quot;Rebsamen&quot;,&quot;given&quot;:&quot;Michael&quot;,&quot;parse-names&quot;:false,&quot;dropping-particle&quot;:&quot;&quot;,&quot;non-dropping-particle&quot;:&quot;&quot;},{&quot;family&quot;:&quot;Ren&quot;,&quot;given&quot;:&quot;Hongliang&quot;,&quot;parse-names&quot;:false,&quot;dropping-particle&quot;:&quot;&quot;,&quot;non-dropping-particle&quot;:&quot;&quot;},{&quot;family&quot;:&quot;Ren&quot;,&quot;given&quot;:&quot;Xuhua&quot;,&quot;parse-names&quot;:false,&quot;dropping-particle&quot;:&quot;&quot;,&quot;non-dropping-particle&quot;:&quot;&quot;},{&quot;family&quot;:&quot;Revanuru&quot;,&quot;given&quot;:&quot;Karthik&quot;,&quot;parse-names&quot;:false,&quot;dropping-particle&quot;:&quot;&quot;,&quot;non-dropping-particle&quot;:&quot;&quot;},{&quot;family&quot;:&quot;Rezaei&quot;,&quot;given&quot;:&quot;Mina&quot;,&quot;parse-names&quot;:false,&quot;dropping-particle&quot;:&quot;&quot;,&quot;non-dropping-particle&quot;:&quot;&quot;},{&quot;family&quot;:&quot;Rippel&quot;,&quot;given&quot;:&quot;Oliver&quot;,&quot;parse-names&quot;:false,&quot;dropping-particle&quot;:&quot;&quot;,&quot;non-dropping-particle&quot;:&quot;&quot;},{&quot;family&quot;:&quot;Rivera&quot;,&quot;given&quot;:&quot;Luis Carlos&quot;,&quot;parse-names&quot;:false,&quot;dropping-particle&quot;:&quot;&quot;,&quot;non-dropping-particle&quot;:&quot;&quot;},{&quot;family&quot;:&quot;Robert&quot;,&quot;given&quot;:&quot;Charlotte&quot;,&quot;parse-names&quot;:false,&quot;dropping-particle&quot;:&quot;&quot;,&quot;non-dropping-particle&quot;:&quot;&quot;},{&quot;family&quot;:&quot;Rosen&quot;,&quot;given&quot;:&quot;Bruce&quot;,&quot;parse-names&quot;:false,&quot;dropping-particle&quot;:&quot;&quot;,&quot;non-dropping-particle&quot;:&quot;&quot;},{&quot;family&quot;:&quot;Rueckert&quot;,&quot;given&quot;:&quot;Daniel&quot;,&quot;parse-names&quot;:false,&quot;dropping-particle&quot;:&quot;&quot;,&quot;non-dropping-particle&quot;:&quot;&quot;},{&quot;family&quot;:&quot;Safwan&quot;,&quot;given&quot;:&quot;Mohammed&quot;,&quot;parse-names&quot;:false,&quot;dropping-particle&quot;:&quot;&quot;,&quot;non-dropping-particle&quot;:&quot;&quot;},{&quot;family&quot;:&quot;Salem&quot;,&quot;given&quot;:&quot;Mostafa&quot;,&quot;parse-names&quot;:false,&quot;dropping-particle&quot;:&quot;&quot;,&quot;non-dropping-particle&quot;:&quot;&quot;},{&quot;family&quot;:&quot;Salvi&quot;,&quot;given&quot;:&quot;Joaquim&quot;,&quot;parse-names&quot;:false,&quot;dropping-particle&quot;:&quot;&quot;,&quot;non-dropping-particle&quot;:&quot;&quot;},{&quot;family&quot;:&quot;Sanchez&quot;,&quot;given&quot;:&quot;Irina&quot;,&quot;parse-names&quot;:false,&quot;dropping-particle&quot;:&quot;&quot;,&quot;non-dropping-particle&quot;:&quot;&quot;},{&quot;family&quot;:&quot;Sánchez&quot;,&quot;given&quot;:&quot;Irina&quot;,&quot;parse-names&quot;:false,&quot;dropping-particle&quot;:&quot;&quot;,&quot;non-dropping-particle&quot;:&quot;&quot;},{&quot;family&quot;:&quot;Santos&quot;,&quot;given&quot;:&quot;Heitor M.&quot;,&quot;parse-names&quot;:false,&quot;dropping-particle&quot;:&quot;&quot;,&quot;non-dropping-particle&quot;:&quot;&quot;},{&quot;family&quot;:&quot;Sartor&quot;,&quot;given&quot;:&quot;Emmett&quot;,&quot;parse-names&quot;:false,&quot;dropping-particle&quot;:&quot;&quot;,&quot;non-dropping-particle&quot;:&quot;&quot;},{&quot;family&quot;:&quot;Schellingerhout&quot;,&quot;given&quot;:&quot;Dawid&quot;,&quot;parse-names&quot;:false,&quot;dropping-particle&quot;:&quot;&quot;,&quot;non-dropping-particle&quot;:&quot;&quot;},{&quot;family&quot;:&quot;Scheufele&quot;,&quot;given&quot;:&quot;Klaudius&quot;,&quot;parse-names&quot;:false,&quot;dropping-particle&quot;:&quot;&quot;,&quot;non-dropping-particle&quot;:&quot;&quot;},{&quot;family&quot;:&quot;Scott&quot;,&quot;given&quot;:&quot;Matthew R.&quot;,&quot;parse-names&quot;:false,&quot;dropping-particle&quot;:&quot;&quot;,&quot;non-dropping-particle&quot;:&quot;&quot;},{&quot;family&quot;:&quot;Scussel&quot;,&quot;given&quot;:&quot;Artur A.&quot;,&quot;parse-names&quot;:false,&quot;dropping-particle&quot;:&quot;&quot;,&quot;non-dropping-particle&quot;:&quot;&quot;},{&quot;family&quot;:&quot;Sedlar&quot;,&quot;given&quot;:&quot;Sara&quot;,&quot;parse-names&quot;:false,&quot;dropping-particle&quot;:&quot;&quot;,&quot;non-dropping-particle&quot;:&quot;&quot;},{&quot;family&quot;:&quot;Serrano-Rubio&quot;,&quot;given&quot;:&quot;Juan Pablo&quot;,&quot;parse-names&quot;:false,&quot;dropping-particle&quot;:&quot;&quot;,&quot;non-dropping-particle&quot;:&quot;&quot;},{&quot;family&quot;:&quot;Shah&quot;,&quot;given&quot;:&quot;N. Jon&quot;,&quot;parse-names&quot;:false,&quot;dropping-particle&quot;:&quot;&quot;,&quot;non-dropping-particle&quot;:&quot;&quot;},{&quot;family&quot;:&quot;Shah&quot;,&quot;given&quot;:&quot;Nameetha&quot;,&quot;parse-names&quot;:false,&quot;dropping-particle&quot;:&quot;&quot;,&quot;non-dropping-particle&quot;:&quot;&quot;},{&quot;family&quot;:&quot;Shaikh&quot;,&quot;given&quot;:&quot;Mazhar&quot;,&quot;parse-names&quot;:false,&quot;dropping-particle&quot;:&quot;&quot;,&quot;non-dropping-particle&quot;:&quot;&quot;},{&quot;family&quot;:&quot;Shankar&quot;,&quot;given&quot;:&quot;B. Uma&quot;,&quot;parse-names&quot;:false,&quot;dropping-particle&quot;:&quot;&quot;,&quot;non-dropping-particle&quot;:&quot;&quot;},{&quot;family&quot;:&quot;Shboul&quot;,&quot;given&quot;:&quot;Zeina&quot;,&quot;parse-names&quot;:false,&quot;dropping-particle&quot;:&quot;&quot;,&quot;non-dropping-particle&quot;:&quot;&quot;},{&quot;family&quot;:&quot;Shen&quot;,&quot;given&quot;:&quot;Haipeng&quot;,&quot;parse-names&quot;:false,&quot;dropping-particle&quot;:&quot;&quot;,&quot;non-dropping-particle&quot;:&quot;&quot;},{&quot;family&quot;:&quot;Shen&quot;,&quot;given&quot;:&quot;Dinggang&quot;,&quot;parse-names&quot;:false,&quot;dropping-particle&quot;:&quot;&quot;,&quot;non-dropping-particle&quot;:&quot;&quot;},{&quot;family&quot;:&quot;Shen&quot;,&quot;given&quot;:&quot;Linlin&quot;,&quot;parse-names&quot;:false,&quot;dropping-particle&quot;:&quot;&quot;,&quot;non-dropping-particle&quot;:&quot;&quot;},{&quot;family&quot;:&quot;Shen&quot;,&quot;given&quot;:&quot;Haocheng&quot;,&quot;parse-names&quot;:false,&quot;dropping-particle&quot;:&quot;&quot;,&quot;non-dropping-particle&quot;:&quot;&quot;},{&quot;family&quot;:&quot;Shenoy&quot;,&quot;given&quot;:&quot;Varun&quot;,&quot;parse-names&quot;:false,&quot;dropping-particle&quot;:&quot;&quot;,&quot;non-dropping-particle&quot;:&quot;&quot;},{&quot;family&quot;:&quot;Shi&quot;,&quot;given&quot;:&quot;Feng&quot;,&quot;parse-names&quot;:false,&quot;dropping-particle&quot;:&quot;&quot;,&quot;non-dropping-particle&quot;:&quot;&quot;},{&quot;family&quot;:&quot;Shin&quot;,&quot;given&quot;:&quot;Hyung Eun&quot;,&quot;parse-names&quot;:false,&quot;dropping-particle&quot;:&quot;&quot;,&quot;non-dropping-particle&quot;:&quot;&quot;},{&quot;family&quot;:&quot;Shu&quot;,&quot;given&quot;:&quot;Hai&quot;,&quot;parse-names&quot;:false,&quot;dropping-particle&quot;:&quot;&quot;,&quot;non-dropping-particle&quot;:&quot;&quot;},{&quot;family&quot;:&quot;Sima&quot;,&quot;given&quot;:&quot;Diana&quot;,&quot;parse-names&quot;:false,&quot;dropping-particle&quot;:&quot;&quot;,&quot;non-dropping-particle&quot;:&quot;&quot;},{&quot;family&quot;:&quot;Sinclair&quot;,&quot;given&quot;:&quot;M&quot;,&quot;parse-names&quot;:false,&quot;dropping-particle&quot;:&quot;&quot;,&quot;non-dropping-particle&quot;:&quot;&quot;},{&quot;family&quot;:&quot;Smedby&quot;,&quot;given&quot;:&quot;Orjan&quot;,&quot;parse-names&quot;:false,&quot;dropping-particle&quot;:&quot;&quot;,&quot;non-dropping-particle&quot;:&quot;&quot;},{&quot;family&quot;:&quot;Snyder&quot;,&quot;given&quot;:&quot;James M.&quot;,&quot;parse-names&quot;:false,&quot;dropping-particle&quot;:&quot;&quot;,&quot;non-dropping-particle&quot;:&quot;&quot;},{&quot;family&quot;:&quot;Soltaninejad&quot;,&quot;given&quot;:&quot;Mohammadreza&quot;,&quot;parse-names&quot;:false,&quot;dropping-particle&quot;:&quot;&quot;,&quot;non-dropping-particle&quot;:&quot;&quot;},{&quot;family&quot;:&quot;Song&quot;,&quot;given&quot;:&quot;Guidong&quot;,&quot;parse-names&quot;:false,&quot;dropping-particle&quot;:&quot;&quot;,&quot;non-dropping-particle&quot;:&quot;&quot;},{&quot;family&quot;:&quot;Soni&quot;,&quot;given&quot;:&quot;Mehul&quot;,&quot;parse-names&quot;:false,&quot;dropping-particle&quot;:&quot;&quot;,&quot;non-dropping-particle&quot;:&quot;&quot;},{&quot;family&quot;:&quot;Stawiaski&quot;,&quot;given&quot;:&quot;Jean&quot;,&quot;parse-names&quot;:false,&quot;dropping-particle&quot;:&quot;&quot;,&quot;non-dropping-particle&quot;:&quot;&quot;},{&quot;family&quot;:&quot;Subramanian&quot;,&quot;given&quot;:&quot;Shashank&quot;,&quot;parse-names&quot;:false,&quot;dropping-particle&quot;:&quot;&quot;,&quot;non-dropping-particle&quot;:&quot;&quot;},{&quot;family&quot;:&quot;Sun&quot;,&quot;given&quot;:&quot;Li&quot;,&quot;parse-names&quot;:false,&quot;dropping-particle&quot;:&quot;&quot;,&quot;non-dropping-particle&quot;:&quot;&quot;},{&quot;family&quot;:&quot;Sun&quot;,&quot;given&quot;:&quot;Roger&quot;,&quot;parse-names&quot;:false,&quot;dropping-particle&quot;:&quot;&quot;,&quot;non-dropping-particle&quot;:&quot;&quot;},{&quot;family&quot;:&quot;Sun&quot;,&quot;given&quot;:&quot;Jiawei&quot;,&quot;parse-names&quot;:false,&quot;dropping-particle&quot;:&quot;&quot;,&quot;non-dropping-particle&quot;:&quot;&quot;},{&quot;family&quot;:&quot;Sun&quot;,&quot;given&quot;:&quot;Kay&quot;,&quot;parse-names&quot;:false,&quot;dropping-particle&quot;:&quot;&quot;,&quot;non-dropping-particle&quot;:&quot;&quot;},{&quot;family&quot;:&quot;Sun&quot;,&quot;given&quot;:&quot;Yu&quot;,&quot;parse-names&quot;:false,&quot;dropping-particle&quot;:&quot;&quot;,&quot;non-dropping-particle&quot;:&quot;&quot;},{&quot;family&quot;:&quot;Sun&quot;,&quot;given&quot;:&quot;Guoxia&quot;,&quot;parse-names&quot;:false,&quot;dropping-particle&quot;:&quot;&quot;,&quot;non-dropping-particle&quot;:&quot;&quot;},{&quot;family&quot;:&quot;Sun&quot;,&quot;given&quot;:&quot;Shuang&quot;,&quot;parse-names&quot;:false,&quot;dropping-particle&quot;:&quot;&quot;,&quot;non-dropping-particle&quot;:&quot;&quot;},{&quot;family&quot;:&quot;Suter&quot;,&quot;given&quot;:&quot;Yannick R&quot;,&quot;parse-names&quot;:false,&quot;dropping-particle&quot;:&quot;&quot;,&quot;non-dropping-particle&quot;:&quot;&quot;},{&quot;family&quot;:&quot;Szilagyi&quot;,&quot;given&quot;:&quot;Laszlo&quot;,&quot;parse-names&quot;:false,&quot;dropping-particle&quot;:&quot;&quot;,&quot;non-dropping-particle&quot;:&quot;&quot;},{&quot;family&quot;:&quot;Talbar&quot;,&quot;given&quot;:&quot;Sanjay&quot;,&quot;parse-names&quot;:false,&quot;dropping-particle&quot;:&quot;&quot;,&quot;non-dropping-particle&quot;:&quot;&quot;},{&quot;family&quot;:&quot;Tao&quot;,&quot;given&quot;:&quot;Dacheng&quot;,&quot;parse-names&quot;:false,&quot;dropping-particle&quot;:&quot;&quot;,&quot;non-dropping-particle&quot;:&quot;&quot;},{&quot;family&quot;:&quot;Tao&quot;,&quot;given&quot;:&quot;Dacheng&quot;,&quot;parse-names&quot;:false,&quot;dropping-particle&quot;:&quot;&quot;,&quot;non-dropping-particle&quot;:&quot;&quot;},{&quot;family&quot;:&quot;Teng&quot;,&quot;given&quot;:&quot;Zhongzhao&quot;,&quot;parse-names&quot;:false,&quot;dropping-particle&quot;:&quot;&quot;,&quot;non-dropping-particle&quot;:&quot;&quot;},{&quot;family&quot;:&quot;Thakur&quot;,&quot;given&quot;:&quot;Siddhesh&quot;,&quot;parse-names&quot;:false,&quot;dropping-particle&quot;:&quot;&quot;,&quot;non-dropping-particle&quot;:&quot;&quot;},{&quot;family&quot;:&quot;Thakur&quot;,&quot;given&quot;:&quot;Meenakshi H&quot;,&quot;parse-names&quot;:false,&quot;dropping-particle&quot;:&quot;&quot;,&quot;non-dropping-particle&quot;:&quot;&quot;},{&quot;family&quot;:&quot;Tharakan&quot;,&quot;given&quot;:&quot;Sameer&quot;,&quot;parse-names&quot;:false,&quot;dropping-particle&quot;:&quot;&quot;,&quot;non-dropping-particle&quot;:&quot;&quot;},{&quot;family&quot;:&quot;Tiwari&quot;,&quot;given&quot;:&quot;Pallavi&quot;,&quot;parse-names&quot;:false,&quot;dropping-particle&quot;:&quot;&quot;,&quot;non-dropping-particle&quot;:&quot;&quot;},{&quot;family&quot;:&quot;Tochon&quot;,&quot;given&quot;:&quot;Guillaume&quot;,&quot;parse-names&quot;:false,&quot;dropping-particle&quot;:&quot;&quot;,&quot;non-dropping-particle&quot;:&quot;&quot;},{&quot;family&quot;:&quot;Tran&quot;,&quot;given&quot;:&quot;Tuan&quot;,&quot;parse-names&quot;:false,&quot;dropping-particle&quot;:&quot;&quot;,&quot;non-dropping-particle&quot;:&quot;&quot;},{&quot;family&quot;:&quot;Tsai&quot;,&quot;given&quot;:&quot;Yuhsiang M.&quot;,&quot;parse-names&quot;:false,&quot;dropping-particle&quot;:&quot;&quot;,&quot;non-dropping-particle&quot;:&quot;&quot;},{&quot;family&quot;:&quot;Tseng&quot;,&quot;given&quot;:&quot;Kuan-Lun&quot;,&quot;parse-names&quot;:false,&quot;dropping-particle&quot;:&quot;&quot;,&quot;non-dropping-particle&quot;:&quot;&quot;},{&quot;family&quot;:&quot;Tuan&quot;,&quot;given&quot;:&quot;Tran Anh&quot;,&quot;parse-names&quot;:false,&quot;dropping-particle&quot;:&quot;&quot;,&quot;non-dropping-particle&quot;:&quot;&quot;},{&quot;family&quot;:&quot;Turlapov&quot;,&quot;given&quot;:&quot;Vadim&quot;,&quot;parse-names&quot;:false,&quot;dropping-particle&quot;:&quot;&quot;,&quot;non-dropping-particle&quot;:&quot;&quot;},{&quot;family&quot;:&quot;Tustison&quot;,&quot;given&quot;:&quot;Nicholas&quot;,&quot;parse-names&quot;:false,&quot;dropping-particle&quot;:&quot;&quot;,&quot;non-dropping-particle&quot;:&quot;&quot;},{&quot;family&quot;:&quot;Vakalopoulou&quot;,&quot;given&quot;:&quot;Maria&quot;,&quot;parse-names&quot;:false,&quot;dropping-particle&quot;:&quot;&quot;,&quot;non-dropping-particle&quot;:&quot;&quot;},{&quot;family&quot;:&quot;Valverde&quot;,&quot;given&quot;:&quot;Sergi&quot;,&quot;parse-names&quot;:false,&quot;dropping-particle&quot;:&quot;&quot;,&quot;non-dropping-particle&quot;:&quot;&quot;},{&quot;family&quot;:&quot;Vanguri&quot;,&quot;given&quot;:&quot;Rami&quot;,&quot;parse-names&quot;:false,&quot;dropping-particle&quot;:&quot;&quot;,&quot;non-dropping-particle&quot;:&quot;&quot;},{&quot;family&quot;:&quot;Vasiliev&quot;,&quot;given&quot;:&quot;Evgeny&quot;,&quot;parse-names&quot;:false,&quot;dropping-particle&quot;:&quot;&quot;,&quot;non-dropping-particle&quot;:&quot;&quot;},{&quot;family&quot;:&quot;Ventura&quot;,&quot;given&quot;:&quot;Jonathan&quot;,&quot;parse-names&quot;:false,&quot;dropping-particle&quot;:&quot;&quot;,&quot;non-dropping-particle&quot;:&quot;&quot;},{&quot;family&quot;:&quot;Vera&quot;,&quot;given&quot;:&quot;Luis&quot;,&quot;parse-names&quot;:false,&quot;dropping-particle&quot;:&quot;&quot;,&quot;non-dropping-particle&quot;:&quot;&quot;},{&quot;family&quot;:&quot;Vercauteren&quot;,&quot;given&quot;:&quot;Tom&quot;,&quot;parse-names&quot;:false,&quot;dropping-particle&quot;:&quot;&quot;,&quot;non-dropping-particle&quot;:&quot;&quot;},{&quot;family&quot;:&quot;Verrastro&quot;,&quot;given&quot;:&quot;C. A.&quot;,&quot;parse-names&quot;:false,&quot;dropping-particle&quot;:&quot;&quot;,&quot;non-dropping-particle&quot;:&quot;&quot;},{&quot;family&quot;:&quot;Vidyaratne&quot;,&quot;given&quot;:&quot;Lasitha&quot;,&quot;parse-names&quot;:false,&quot;dropping-particle&quot;:&quot;&quot;,&quot;non-dropping-particle&quot;:&quot;&quot;},{&quot;family&quot;:&quot;Vilaplana&quot;,&quot;given&quot;:&quot;Veronica&quot;,&quot;parse-names&quot;:false,&quot;dropping-particle&quot;:&quot;&quot;,&quot;non-dropping-particle&quot;:&quot;&quot;},{&quot;family&quot;:&quot;Vivekanandan&quot;,&quot;given&quot;:&quot;Ajeet&quot;,&quot;parse-names&quot;:false,&quot;dropping-particle&quot;:&quot;&quot;,&quot;non-dropping-particle&quot;:&quot;&quot;},{&quot;family&quot;:&quot;Wang&quot;,&quot;given&quot;:&quot;Guotai&quot;,&quot;parse-names&quot;:false,&quot;dropping-particle&quot;:&quot;&quot;,&quot;non-dropping-particle&quot;:&quot;&quot;},{&quot;family&quot;:&quot;Wang&quot;,&quot;given&quot;:&quot;Qian&quot;,&quot;parse-names&quot;:false,&quot;dropping-particle&quot;:&quot;&quot;,&quot;non-dropping-particle&quot;:&quot;&quot;},{&quot;family&quot;:&quot;Wang&quot;,&quot;given&quot;:&quot;Chiatse J.&quot;,&quot;parse-names&quot;:false,&quot;dropping-particle&quot;:&quot;&quot;,&quot;non-dropping-particle&quot;:&quot;&quot;},{&quot;family&quot;:&quot;Wang&quot;,&quot;given&quot;:&quot;Weichung&quot;,&quot;parse-names&quot;:false,&quot;dropping-particle&quot;:&quot;&quot;,&quot;non-dropping-particle&quot;:&quot;&quot;},{&quot;family&quot;:&quot;Wang&quot;,&quot;given&quot;:&quot;Duo&quot;,&quot;parse-names&quot;:false,&quot;dropping-particle&quot;:&quot;&quot;,&quot;non-dropping-particle&quot;:&quot;&quot;},{&quot;family&quot;:&quot;Wang&quot;,&quot;given&quot;:&quot;Ruixuan&quot;,&quot;parse-names&quot;:false,&quot;dropping-particle&quot;:&quot;&quot;,&quot;non-dropping-particle&quot;:&quot;&quot;},{&quot;family&quot;:&quot;Wang&quot;,&quot;given&quot;:&quot;Yuanyuan&quot;,&quot;parse-names&quot;:false,&quot;dropping-particle&quot;:&quot;&quot;,&quot;non-dropping-particle&quot;:&quot;&quot;},{&quot;family&quot;:&quot;Wang&quot;,&quot;given&quot;:&quot;Chunliang&quot;,&quot;parse-names&quot;:false,&quot;dropping-particle&quot;:&quot;&quot;,&quot;non-dropping-particle&quot;:&quot;&quot;},{&quot;family&quot;:&quot;Wang&quot;,&quot;given&quot;:&quot;Guotai&quot;,&quot;parse-names&quot;:false,&quot;dropping-particle&quot;:&quot;&quot;,&quot;non-dropping-particle&quot;:&quot;&quot;},{&quot;family&quot;:&quot;Wen&quot;,&quot;given&quot;:&quot;Ning&quot;,&quot;parse-names&quot;:false,&quot;dropping-particle&quot;:&quot;&quot;,&quot;non-dropping-particle&quot;:&quot;&quot;},{&quot;family&quot;:&quot;Wen&quot;,&quot;given&quot;:&quot;Xin&quot;,&quot;parse-names&quot;:false,&quot;dropping-particle&quot;:&quot;&quot;,&quot;non-dropping-particle&quot;:&quot;&quot;},{&quot;family&quot;:&quot;Weninger&quot;,&quot;given&quot;:&quot;Leon&quot;,&quot;parse-names&quot;:false,&quot;dropping-particle&quot;:&quot;&quot;,&quot;non-dropping-particle&quot;:&quot;&quot;},{&quot;family&quot;:&quot;Wick&quot;,&quot;given&quot;:&quot;Wolfgang&quot;,&quot;parse-names&quot;:false,&quot;dropping-particle&quot;:&quot;&quot;,&quot;non-dropping-particle&quot;:&quot;&quot;},{&quot;family&quot;:&quot;Wu&quot;,&quot;given&quot;:&quot;Shaocheng&quot;,&quot;parse-names&quot;:false,&quot;dropping-particle&quot;:&quot;&quot;,&quot;non-dropping-particle&quot;:&quot;&quot;},{&quot;family&quot;:&quot;Wu&quot;,&quot;given&quot;:&quot;Qiang&quot;,&quot;parse-names&quot;:false,&quot;dropping-particle&quot;:&quot;&quot;,&quot;non-dropping-particle&quot;:&quot;&quot;},{&quot;family&quot;:&quot;Wu&quot;,&quot;given&quot;:&quot;Yihong&quot;,&quot;parse-names&quot;:false,&quot;dropping-particle&quot;:&quot;&quot;,&quot;non-dropping-particle&quot;:&quot;&quot;},{&quot;family&quot;:&quot;Xia&quot;,&quot;given&quot;:&quot;Yong&quot;,&quot;parse-names&quot;:false,&quot;dropping-particle&quot;:&quot;&quot;,&quot;non-dropping-particle&quot;:&quot;&quot;},{&quot;family&quot;:&quot;Xu&quot;,&quot;given&quot;:&quot;Yanwu&quot;,&quot;parse-names&quot;:false,&quot;dropping-particle&quot;:&quot;&quot;,&quot;non-dropping-particle&quot;:&quot;&quot;},{&quot;family&quot;:&quot;Xu&quot;,&quot;given&quot;:&quot;Xiaowen&quot;,&quot;parse-names&quot;:false,&quot;dropping-particle&quot;:&quot;&quot;,&quot;non-dropping-particle&quot;:&quot;&quot;},{&quot;family&quot;:&quot;Xu&quot;,&quot;given&quot;:&quot;Peiyuan&quot;,&quot;parse-names&quot;:false,&quot;dropping-particle&quot;:&quot;&quot;,&quot;non-dropping-particle&quot;:&quot;&quot;},{&quot;family&quot;:&quot;Yang&quot;,&quot;given&quot;:&quot;Tsai-Ling&quot;,&quot;parse-names&quot;:false,&quot;dropping-particle&quot;:&quot;&quot;,&quot;non-dropping-particle&quot;:&quot;&quot;},{&quot;family&quot;:&quot;Yang&quot;,&quot;given&quot;:&quot;Xiaoping&quot;,&quot;parse-names&quot;:false,&quot;dropping-particle&quot;:&quot;&quot;,&quot;non-dropping-particle&quot;:&quot;&quot;},{&quot;family&quot;:&quot;Yang&quot;,&quot;given&quot;:&quot;Hao-Yu&quot;,&quot;parse-names&quot;:false,&quot;dropping-particle&quot;:&quot;&quot;,&quot;non-dropping-particle&quot;:&quot;&quot;},{&quot;family&quot;:&quot;Yang&quot;,&quot;given&quot;:&quot;Junlin&quot;,&quot;parse-names&quot;:false,&quot;dropping-particle&quot;:&quot;&quot;,&quot;non-dropping-particle&quot;:&quot;&quot;},{&quot;family&quot;:&quot;Yang&quot;,&quot;given&quot;:&quot;Haojin&quot;,&quot;parse-names&quot;:false,&quot;dropping-particle&quot;:&quot;&quot;,&quot;non-dropping-particle&quot;:&quot;&quot;},{&quot;family&quot;:&quot;Yang&quot;,&quot;given&quot;:&quot;Guang&quot;,&quot;parse-names&quot;:false,&quot;dropping-particle&quot;:&quot;&quot;,&quot;non-dropping-particle&quot;:&quot;&quot;},{&quot;family&quot;:&quot;Yao&quot;,&quot;given&quot;:&quot;Hongdou&quot;,&quot;parse-names&quot;:false,&quot;dropping-particle&quot;:&quot;&quot;,&quot;non-dropping-particle&quot;:&quot;&quot;},{&quot;family&quot;:&quot;Ye&quot;,&quot;given&quot;:&quot;Xujiong&quot;,&quot;parse-names&quot;:false,&quot;dropping-particle&quot;:&quot;&quot;,&quot;non-dropping-particle&quot;:&quot;&quot;},{&quot;family&quot;:&quot;Yin&quot;,&quot;given&quot;:&quot;Changchang&quot;,&quot;parse-names&quot;:false,&quot;dropping-particle&quot;:&quot;&quot;,&quot;non-dropping-particle&quot;:&quot;&quot;},{&quot;family&quot;:&quot;Young-Moxon&quot;,&quot;given&quot;:&quot;Brett&quot;,&quot;parse-names&quot;:false,&quot;dropping-particle&quot;:&quot;&quot;,&quot;non-dropping-particle&quot;:&quot;&quot;},{&quot;family&quot;:&quot;Yu&quot;,&quot;given&quot;:&quot;Jinhua&quot;,&quot;parse-names&quot;:false,&quot;dropping-particle&quot;:&quot;&quot;,&quot;non-dropping-particle&quot;:&quot;&quot;},{&quot;family&quot;:&quot;Yue&quot;,&quot;given&quot;:&quot;Xiangyu&quot;,&quot;parse-names&quot;:false,&quot;dropping-particle&quot;:&quot;&quot;,&quot;non-dropping-particle&quot;:&quot;&quot;},{&quot;family&quot;:&quot;Zhang&quot;,&quot;given&quot;:&quot;Songtao&quot;,&quot;parse-names&quot;:false,&quot;dropping-particle&quot;:&quot;&quot;,&quot;non-dropping-particle&quot;:&quot;&quot;},{&quot;family&quot;:&quot;Zhang&quot;,&quot;given&quot;:&quot;Angela&quot;,&quot;parse-names&quot;:false,&quot;dropping-particle&quot;:&quot;&quot;,&quot;non-dropping-particle&quot;:&quot;&quot;},{&quot;family&quot;:&quot;Zhang&quot;,&quot;given&quot;:&quot;Kun&quot;,&quot;parse-names&quot;:false,&quot;dropping-particle&quot;:&quot;&quot;,&quot;non-dropping-particle&quot;:&quot;&quot;},{&quot;family&quot;:&quot;Zhang&quot;,&quot;given&quot;:&quot;Xuejie&quot;,&quot;parse-names&quot;:false,&quot;dropping-particle&quot;:&quot;&quot;,&quot;non-dropping-particle&quot;:&quot;&quot;},{&quot;family&quot;:&quot;Zhang&quot;,&quot;given&quot;:&quot;Lichi&quot;,&quot;parse-names&quot;:false,&quot;dropping-particle&quot;:&quot;&quot;,&quot;non-dropping-particle&quot;:&quot;&quot;},{&quot;family&quot;:&quot;Zhang&quot;,&quot;given&quot;:&quot;Xiaoyue&quot;,&quot;parse-names&quot;:false,&quot;dropping-particle&quot;:&quot;&quot;,&quot;non-dropping-particle&quot;:&quot;&quot;},{&quot;family&quot;:&quot;Zhang&quot;,&quot;given&quot;:&quot;Yazhuo&quot;,&quot;parse-names&quot;:false,&quot;dropping-particle&quot;:&quot;&quot;,&quot;non-dropping-particle&quot;:&quot;&quot;},{&quot;family&quot;:&quot;Zhang&quot;,&quot;given&quot;:&quot;Lei&quot;,&quot;parse-names&quot;:false,&quot;dropping-particle&quot;:&quot;&quot;,&quot;non-dropping-particle&quot;:&quot;&quot;},{&quot;family&quot;:&quot;Zhang&quot;,&quot;given&quot;:&quot;Jianguo&quot;,&quot;parse-names&quot;:false,&quot;dropping-particle&quot;:&quot;&quot;,&quot;non-dropping-particle&quot;:&quot;&quot;},{&quot;family&quot;:&quot;Zhang&quot;,&quot;given&quot;:&quot;Xiang&quot;,&quot;parse-names&quot;:false,&quot;dropping-particle&quot;:&quot;&quot;,&quot;non-dropping-particle&quot;:&quot;&quot;},{&quot;family&quot;:&quot;Zhang&quot;,&quot;given&quot;:&quot;Tianhao&quot;,&quot;parse-names&quot;:false,&quot;dropping-particle&quot;:&quot;&quot;,&quot;non-dropping-particle&quot;:&quot;&quot;},{&quot;family&quot;:&quot;Zhao&quot;,&quot;given&quot;:&quot;Sicheng&quot;,&quot;parse-names&quot;:false,&quot;dropping-particle&quot;:&quot;&quot;,&quot;non-dropping-particle&quot;:&quot;&quot;},{&quot;family&quot;:&quot;Zhao&quot;,&quot;given&quot;:&quot;Yu&quot;,&quot;parse-names&quot;:false,&quot;dropping-particle&quot;:&quot;&quot;,&quot;non-dropping-particle&quot;:&quot;&quot;},{&quot;family&quot;:&quot;Zhao&quot;,&quot;given&quot;:&quot;Xiaomei&quot;,&quot;parse-names&quot;:false,&quot;dropping-particle&quot;:&quot;&quot;,&quot;non-dropping-particle&quot;:&quot;&quot;},{&quot;family&quot;:&quot;Zhao&quot;,&quot;given&quot;:&quot;Liang&quot;,&quot;parse-names&quot;:false,&quot;dropping-particle&quot;:&quot;&quot;,&quot;non-dropping-particle&quot;:&quot;&quot;},{&quot;family&quot;:&quot;Zheng&quot;,&quot;given&quot;:&quot;Yefeng&quot;,&quot;parse-names&quot;:false,&quot;dropping-particle&quot;:&quot;&quot;,&quot;non-dropping-particle&quot;:&quot;&quot;},{&quot;family&quot;:&quot;Zhong&quot;,&quot;given&quot;:&quot;Liming&quot;,&quot;parse-names&quot;:false,&quot;dropping-particle&quot;:&quot;&quot;,&quot;non-dropping-particle&quot;:&quot;&quot;},{&quot;family&quot;:&quot;Zhou&quot;,&quot;given&quot;:&quot;Chenhong&quot;,&quot;parse-names&quot;:false,&quot;dropping-particle&quot;:&quot;&quot;,&quot;non-dropping-particle&quot;:&quot;&quot;},{&quot;family&quot;:&quot;Zhou&quot;,&quot;given&quot;:&quot;Xiaobing&quot;,&quot;parse-names&quot;:false,&quot;dropping-particle&quot;:&quot;&quot;,&quot;non-dropping-particle&quot;:&quot;&quot;},{&quot;family&quot;:&quot;Zhou&quot;,&quot;given&quot;:&quot;Fan&quot;,&quot;parse-names&quot;:false,&quot;dropping-particle&quot;:&quot;&quot;,&quot;non-dropping-particle&quot;:&quot;&quot;},{&quot;family&quot;:&quot;Zhu&quot;,&quot;given&quot;:&quot;Hongtu&quot;,&quot;parse-names&quot;:false,&quot;dropping-particle&quot;:&quot;&quot;,&quot;non-dropping-particle&quot;:&quot;&quot;},{&quot;family&quot;:&quot;Zhu&quot;,&quot;given&quot;:&quot;Jin&quot;,&quot;parse-names&quot;:false,&quot;dropping-particle&quot;:&quot;&quot;,&quot;non-dropping-particle&quot;:&quot;&quot;},{&quot;family&quot;:&quot;Zhuge&quot;,&quot;given&quot;:&quot;Ying&quot;,&quot;parse-names&quot;:false,&quot;dropping-particle&quot;:&quot;&quot;,&quot;non-dropping-particle&quot;:&quot;&quot;},{&quot;family&quot;:&quot;Zong&quot;,&quot;given&quot;:&quot;Weiwei&quot;,&quot;parse-names&quot;:false,&quot;dropping-particle&quot;:&quot;&quot;,&quot;non-dropping-particle&quot;:&quot;&quot;},{&quot;family&quot;:&quot;Kalpathy-Cramer&quot;,&quot;given&quot;:&quot;Jayashree&quot;,&quot;parse-names&quot;:false,&quot;dropping-particle&quot;:&quot;&quot;,&quot;non-dropping-particle&quot;:&quot;&quot;},{&quot;family&quot;:&quot;Farahani&quot;,&quot;given&quot;:&quot;Keyvan&quot;,&quot;parse-names&quot;:false,&quot;dropping-particle&quot;:&quot;&quot;,&quot;non-dropping-particle&quot;:&quot;&quot;},{&quot;family&quot;:&quot;Davatzikos&quot;,&quot;given&quot;:&quot;Christos&quot;,&quot;parse-names&quot;:false,&quot;dropping-particle&quot;:&quot;&quot;,&quot;non-dropping-particle&quot;:&quot;&quot;},{&quot;family&quot;:&quot;Leemput&quot;,&quot;given&quot;:&quot;Koen&quot;,&quot;parse-names&quot;:false,&quot;dropping-particle&quot;:&quot;&quot;,&quot;non-dropping-particle&quot;:&quot;van&quot;},{&quot;family&quot;:&quot;Menze&quot;,&quot;given&quot;:&quot;Bjoern&quot;,&quot;parse-names&quot;:false,&quot;dropping-particle&quot;:&quot;&quot;,&quot;non-dropping-particle&quot;:&quot;&quot;}],&quot;issued&quot;:{&quot;date-parts&quot;:[[2018,11]]},&quot;abstract&quot;:&quot;Gliomas are the most common primary brain malignancies, with different degrees of aggressiveness, variable prognosis and various heterogeneous histologic sub-regions, i.e., peritumoral edematous/invaded tissue, necrotic core, active and non-enhancing core. This intrinsic heterogeneity is also portrayed in their radio-phenotype, as their sub-regions are depicted by varying intensity profiles disseminated across multi-parametric magnetic resonance imaging (mpMRI) scans, reflecting varying biological properties. Their heterogeneous shape, extent, and location are some of the factors that make these tumors difficult to resect, and in some cases inoperable. The amount of resected tumor is a factor also considered in longitudinal scans, when evaluating the apparent tumor for potential diagnosis of progression. Furthermore, there is mounting evidence that accurate segmentation of the various tumor sub-regions can offer the basis for quantitative image analysis towards prediction of patient overall survival. This study assesses the state-of-the-art machine learning (ML) methods used for brain tumor image analysis in mpMRI scans, during the last seven instances of the International Brain Tumor Segmentation (BraTS) challenge, i.e., 2012-2018. Specifically, we focus on i) evaluating segmentations of the various glioma sub-regions in pre-operative mpMRI scans, ii) assessing potential tumor progression by virtue of longitudinal growth of tumor sub-regions, beyond use of the RECIST/RANO criteria, and iii) predicting the overall survival from pre-operative mpMRI scans of patients that underwent gross total resection. Finally, we investigate the challenge of identifying the best ML algorithms for each of these tasks, considering that apart from being diverse on each instance of the challenge, the multi-institutional mpMRI BraTS dataset has also been a continuously evolving/growing dataset.&quot;,&quot;container-title-short&quot;:&quot;&quot;},&quot;isTemporary&quot;:false,&quot;suppress-author&quot;:false,&quot;composite&quot;:false,&quot;author-only&quot;:false}]},{&quot;citationID&quot;:&quot;MENDELEY_CITATION_8a7e557e-96f3-4c16-9e33-6a67b29997e6&quot;,&quot;properties&quot;:{&quot;noteIndex&quot;:0},&quot;isEdited&quot;:false,&quot;manualOverride&quot;:{&quot;isManuallyOverridden&quot;:false,&quot;citeprocText&quot;:&quot;(Kokkinos et al., 2019)&quot;,&quot;manualOverrideText&quot;:&quot;&quot;},&quot;citationTag&quot;:&quot;MENDELEY_CITATION_v3_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&quot;,&quot;citationItems&quot;:[{&quot;id&quot;:&quot;7b4b1410-8f9b-3d2b-a734-1cf804532846&quot;,&quot;itemData&quot;:{&quot;type&quot;:&quot;article-journal&quot;,&quot;id&quot;:&quot;7b4b1410-8f9b-3d2b-a734-1cf804532846&quot;,&quot;title&quot;:&quot;Association of Closed-Loop Brain Stimulation Neurophysiological Features with Seizure Control among Patients with Focal Epilepsy&quot;,&quot;author&quot;:[{&quot;family&quot;:&quot;Kokkinos&quot;,&quot;given&quot;:&quot;Vasileios&quot;,&quot;parse-names&quot;:false,&quot;dropping-particle&quot;:&quot;&quot;,&quot;non-dropping-particle&quot;:&quot;&quot;},{&quot;family&quot;:&quot;Sisterson&quot;,&quot;given&quot;:&quot;Nathaniel D.&quot;,&quot;parse-names&quot;:false,&quot;dropping-particle&quot;:&quot;&quot;,&quot;non-dropping-particle&quot;:&quot;&quot;},{&quot;family&quot;:&quot;Wozny&quot;,&quot;given&quot;:&quot;Thomas A.&quot;,&quot;parse-names&quot;:false,&quot;dropping-particle&quot;:&quot;&quot;,&quot;non-dropping-particle&quot;:&quot;&quot;},{&quot;family&quot;:&quot;Richardson&quot;,&quot;given&quot;:&quot;R. Mark&quot;,&quot;parse-names&quot;:false,&quot;dropping-particle&quot;:&quot;&quot;,&quot;non-dropping-particle&quot;:&quot;&quot;}],&quot;container-title&quot;:&quot;JAMA Neurology&quot;,&quot;container-title-short&quot;:&quot;JAMA Neurol&quot;,&quot;DOI&quot;:&quot;10.1001/jamaneurol.2019.0658&quot;,&quot;ISSN&quot;:&quot;21686149&quot;,&quot;PMID&quot;:&quot;30985902&quot;,&quot;issued&quot;:{&quot;date-parts&quot;:[[2019,7]]},&quot;page&quot;:&quot;800-808&quot;,&quot;abstract&quot;:&quot;Importance: A bidirectional brain-computer interface that performs neurostimulation has been shown to improve seizure control in patients with refractory epilepsy, but the therapeutic mechanism is unknown. Objective: To investigate whether electrographic effects of responsive neurostimulation (RNS), identified in electrocorticographic (ECOG) recordings from the device, are associated with patient outcomes. Design, Setting, and Participants: Retrospective review of ECOG recordings and accompanying clinical meta-data from 11 consecutive patients with focal epilepsy who were implanted with a neurostimulation system between January 28, 2015, and June 6, 2017, with 22 to 112 weeks of follow-up. Recorded ECOG data were obtained from the manufacturer; additional system-generated meta-data, including recording and detection settings, were collected directly from the manufacturer's management system using an in-house, custom-built platform. Electrographic seizure patterns were identified in RNS recordings and evaluated in the time-frequency domain, which was locked to the onset of the seizure pattern. Main Outcomes and Measures: Patterns of electrophysiological modulation were identified and then classified according to their latency of onset in relation to triggered stimulation events. Seizure control after RNS implantation was assessed by 3 main variables: mean frequency of seizure occurrence, estimated mean severity of seizures, and mean duration of seizures. Overall seizure outcomes were evaluated by the extended Personal Impact of Epilepsy Scale questionnaires, a patient-reported outcome measure of 3 domains (seizure characteristics, medication adverse effects, and quality of life), with a range of possible scores from 0 to 300 in which lower scores indicate worse status, and the Engel scale, which comprises 4 classes (I-IV) in which lower numbers indicate greater improvement. Results: Electrocorticographic data from 11 patients (8 female; mean [range] age, 35 [19-65] years; mean [range] duration of epilepsy, 19 [5-37] years) were analyzed. Two main categories of electrophysiological signatures of stimulation-induced modulation of the seizure network were discovered: direct and indirect effects. Direct effects included ictal inhibition and early frequency modulation but were not associated with improved clinical outcomes (odds ratio [OR], 0.67; 95% CI, 0.06-7.35; P &gt;.99). Only indirect effects - those occurring remote from triggered stimulation - were associated with improved clinical outcomes (OR, infinity; 95% CI, -infinity to infinity; P =.02). These indirect effects included spontaneous ictal inhibition, frequency modulation, fragmentation, and ictal duration modulation. Conclusions and Relevance: These findings suggest that RNS effectiveness may be explained by long-term, stimulation-induced modulation of seizure network activity rather than by direct effects on each detected seizure..&quot;,&quot;publisher&quot;:&quot;American Medical Association&quot;,&quot;volume&quot;:&quot;76&quot;},&quot;isTemporary&quot;:false,&quot;suppress-author&quot;:false,&quot;composite&quot;:false,&quot;author-only&quot;:false}]},{&quot;citationID&quot;:&quot;MENDELEY_CITATION_579562f3-c3ec-4e2e-8b19-1d9837b7af30&quot;,&quot;properties&quot;:{&quot;noteIndex&quot;:0},&quot;isEdited&quot;:false,&quot;manualOverride&quot;:{&quot;isManuallyOverridden&quot;:false,&quot;citeprocText&quot;:&quot;(Paszke et al., 2019)&quot;,&quot;manualOverrideText&quot;:&quot;&quot;},&quot;citationTag&quot;:&quot;MENDELEY_CITATION_v3_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&quot;,&quot;citationItems&quot;:[{&quot;id&quot;:&quot;447a10c1-7a64-3a77-92f8-28063594688b&quot;,&quot;itemData&quot;:{&quot;type&quot;:&quot;paper-conference&quot;,&quot;id&quot;:&quot;447a10c1-7a64-3a77-92f8-28063594688b&quot;,&quot;title&quot;:&quot;PyTorch: An imperative style, high-performance deep learning library&quot;,&quot;author&quot;:[{&quot;family&quot;:&quot;Paszke&quot;,&quot;given&quot;:&quot;Adam&quot;,&quot;parse-names&quot;:false,&quot;dropping-particle&quot;:&quot;&quot;,&quot;non-dropping-particle&quot;:&quot;&quot;},{&quot;family&quot;:&quot;Gross&quot;,&quot;given&quot;:&quot;Sam&quot;,&quot;parse-names&quot;:false,&quot;dropping-particle&quot;:&quot;&quot;,&quot;non-dropping-particle&quot;:&quot;&quot;},{&quot;family&quot;:&quot;Massa&quot;,&quot;given&quot;:&quot;Francisco&quot;,&quot;parse-names&quot;:false,&quot;dropping-particle&quot;:&quot;&quot;,&quot;non-dropping-particle&quot;:&quot;&quot;},{&quot;family&quot;:&quot;Lerer&quot;,&quot;given&quot;:&quot;Adam&quot;,&quot;parse-names&quot;:false,&quot;dropping-particle&quot;:&quot;&quot;,&quot;non-dropping-particle&quot;:&quot;&quot;},{&quot;family&quot;:&quot;Bradbury&quot;,&quot;given&quot;:&quot;James&quot;,&quot;parse-names&quot;:false,&quot;dropping-particle&quot;:&quot;&quot;,&quot;non-dropping-particle&quot;:&quot;&quot;},{&quot;family&quot;:&quot;Chanan&quot;,&quot;given&quot;:&quot;Gregory&quot;,&quot;parse-names&quot;:false,&quot;dropping-particle&quot;:&quot;&quot;,&quot;non-dropping-particle&quot;:&quot;&quot;},{&quot;family&quot;:&quot;Killeen&quot;,&quot;given&quot;:&quot;Trevor&quot;,&quot;parse-names&quot;:false,&quot;dropping-particle&quot;:&quot;&quot;,&quot;non-dropping-particle&quot;:&quot;&quot;},{&quot;family&quot;:&quot;Lin&quot;,&quot;given&quot;:&quot;Zeming&quot;,&quot;parse-names&quot;:false,&quot;dropping-particle&quot;:&quot;&quot;,&quot;non-dropping-particle&quot;:&quot;&quot;},{&quot;family&quot;:&quot;Gimelshein&quot;,&quot;given&quot;:&quot;Natalia&quot;,&quot;parse-names&quot;:false,&quot;dropping-particle&quot;:&quot;&quot;,&quot;non-dropping-particle&quot;:&quot;&quot;},{&quot;family&quot;:&quot;Antiga&quot;,&quot;given&quot;:&quot;Luca&quot;,&quot;parse-names&quot;:false,&quot;dropping-particle&quot;:&quot;&quot;,&quot;non-dropping-particle&quot;:&quot;&quot;},{&quot;family&quot;:&quot;Desmaison&quot;,&quot;given&quot;:&quot;Alban&quot;,&quot;parse-names&quot;:false,&quot;dropping-particle&quot;:&quot;&quot;,&quot;non-dropping-particle&quot;:&quot;&quot;},{&quot;family&quot;:&quot;Köpf&quot;,&quot;given&quot;:&quot;Andreas&quot;,&quot;parse-names&quot;:false,&quot;dropping-particle&quot;:&quot;&quot;,&quot;non-dropping-particle&quot;:&quot;&quot;},{&quot;family&quot;:&quot;Yang&quot;,&quot;given&quot;:&quot;Edward&quot;,&quot;parse-names&quot;:false,&quot;dropping-particle&quot;:&quot;&quot;,&quot;non-dropping-particle&quot;:&quot;&quot;},{&quot;family&quot;:&quot;DeVito&quot;,&quot;given&quot;:&quot;Zach&quot;,&quot;parse-names&quot;:false,&quot;dropping-particle&quot;:&quot;&quot;,&quot;non-dropping-particle&quot;:&quot;&quot;},{&quot;family&quot;:&quot;Raison&quot;,&quot;given&quot;:&quot;Martin&quot;,&quot;parse-names&quot;:false,&quot;dropping-particle&quot;:&quot;&quot;,&quot;non-dropping-particle&quot;:&quot;&quot;},{&quot;family&quot;:&quot;Tejani&quot;,&quot;given&quot;:&quot;Alykhan&quot;,&quot;parse-names&quot;:false,&quot;dropping-particle&quot;:&quot;&quot;,&quot;non-dropping-particle&quot;:&quot;&quot;},{&quot;family&quot;:&quot;Chilamkurthy&quot;,&quot;given&quot;:&quot;Sasank&quot;,&quot;parse-names&quot;:false,&quot;dropping-particle&quot;:&quot;&quot;,&quot;non-dropping-particle&quot;:&quot;&quot;},{&quot;family&quot;:&quot;Steiner&quot;,&quot;given&quot;:&quot;Benoit&quot;,&quot;parse-names&quot;:false,&quot;dropping-particle&quot;:&quot;&quot;,&quot;non-dropping-particle&quot;:&quot;&quot;},{&quot;family&quot;:&quot;Fang&quot;,&quot;given&quot;:&quot;Lu&quot;,&quot;parse-names&quot;:false,&quot;dropping-particle&quot;:&quot;&quot;,&quot;non-dropping-particle&quot;:&quot;&quot;},{&quot;family&quot;:&quot;Bai&quot;,&quot;given&quot;:&quot;Junjie&quot;,&quot;parse-names&quot;:false,&quot;dropping-particle&quot;:&quot;&quot;,&quot;non-dropping-particle&quot;:&quot;&quot;},{&quot;family&quot;:&quot;Chintala&quot;,&quot;given&quot;:&quot;Soumith&quot;,&quot;parse-names&quot;:false,&quot;dropping-particle&quot;:&quot;&quot;,&quot;non-dropping-particle&quot;:&quot;&quot;}],&quot;container-title&quot;:&quot;Advances in Neural Information Processing Systems&quot;,&quot;container-title-short&quot;:&quot;Adv Neural Inf Process Syst&quot;,&quot;ISSN&quot;:&quot;10495258&quot;,&quot;issued&quot;:{&quot;date-parts&quot;:[[2019]]},&quot;abstract&quot;:&quot;Deep learning frameworks have often focused on either usability or speed, but not both. PyTorch is a machine learning library that shows that these two goals are in fact compatible: it provides an imperative and Pythonic programming style that supports code as a model, makes debugging easy and is consistent with other popular scientific computing libraries, while remaining efficient and supporting hardware accelerators such as GPUs. In this paper, we detail the principles that drove the implementation of PyTorch and how they are reflected in its architecture. We emphasize that every aspect of PyTorch is a regular Python program under the full control of its user. We also explain how the careful and pragmatic implementation of the key components of its runtime enables them to work together to achieve compelling performance. We demonstrate the efficiency of individual subsystems, as well as the overall speed of PyTorch on several common benchmarks.&quot;,&quot;publisher&quot;:&quot;Neural information processing systems foundation&quot;,&quot;volume&quot;:&quot;32&quot;},&quot;isTemporary&quot;:false,&quot;suppress-author&quot;:false,&quot;composite&quot;:false,&quot;author-only&quot;:false}]},{&quot;citationID&quot;:&quot;MENDELEY_CITATION_74c83c35-7d95-4cb3-8907-369cffbc02bc&quot;,&quot;properties&quot;:{&quot;noteIndex&quot;:0},&quot;isEdited&quot;:false,&quot;manualOverride&quot;:{&quot;isManuallyOverridden&quot;:false,&quot;citeprocText&quot;:&quot;(Kingma &amp;#38; Ba, 2015)&quot;,&quot;manualOverrideText&quot;:&quot;&quot;},&quot;citationTag&quot;:&quot;MENDELEY_CITATION_v3_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&quot;,&quot;citationItems&quot;:[{&quot;id&quot;:&quot;9509b8fc-deb1-3f99-974c-8b46b104d23a&quot;,&quot;itemData&quot;:{&quot;type&quot;:&quot;paper-conference&quot;,&quot;id&quot;:&quot;9509b8fc-deb1-3f99-974c-8b46b104d23a&quot;,&quot;title&quot;:&quot;Adam: A method for stochastic optimization&quot;,&quot;author&quot;:[{&quot;family&quot;:&quot;Kingma&quot;,&quot;given&quot;:&quot;Diederik P.&quot;,&quot;parse-names&quot;:false,&quot;dropping-particle&quot;:&quot;&quot;,&quot;non-dropping-particle&quot;:&quot;&quot;},{&quot;family&quot;:&quot;Ba&quot;,&quot;given&quot;:&quot;Jimmy Lei&quot;,&quot;parse-names&quot;:false,&quot;dropping-particle&quot;:&quot;&quot;,&quot;non-dropping-particle&quot;:&quot;&quot;}],&quot;container-title&quot;:&quot;3rd International Conference on Learning Representations, ICLR 2015 - Conference Track Proceedings&quot;,&quot;issued&quot;:{&quot;date-parts&quot;:[[2015]]},&quot;abstract&quot;:&quo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quot;,&quot;publisher&quot;:&quot;International Conference on Learning Representations, ICLR&quot;,&quot;container-title-short&quot;:&quot;&quot;},&quot;isTemporary&quot;:false,&quot;suppress-author&quot;:false,&quot;composite&quot;:false,&quot;author-only&quot;:false}]},{&quot;citationID&quot;:&quot;MENDELEY_CITATION_a067fb4d-78c4-4c50-9932-fb41ff4886e0&quot;,&quot;properties&quot;:{&quot;noteIndex&quot;:0},&quot;isEdited&quot;:false,&quot;manualOverride&quot;:{&quot;isManuallyOverridden&quot;:false,&quot;citeprocText&quot;:&quot;(&lt;i&gt;GitHub - Janishar/Mit-Deep-Learning-Book-Pdf: MIT Deep Learning Book in PDF Format (Complete and Parts) by Ian Goodfellow, Yoshua Bengio and Aaron Courville&lt;/i&gt;, n.d.)&quot;,&quot;manualOverrideText&quot;:&quot;&quot;},&quot;citationTag&quot;:&quot;MENDELEY_CITATION_v3_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&quot;,&quot;citationItems&quot;:[{&quot;id&quot;:&quot;639afc5e-37d2-374d-9a9e-4a41a99ac20d&quot;,&quot;itemData&quot;:{&quot;type&quot;:&quot;webpage&quot;,&quot;id&quot;:&quot;639afc5e-37d2-374d-9a9e-4a41a99ac20d&quot;,&quot;title&quot;:&quot;GitHub - janishar/mit-deep-learning-book-pdf: MIT Deep Learning Book in PDF format (complete and parts) by Ian Goodfellow, Yoshua Bengio and Aaron Courville&quot;,&quot;container-title&quot;:&quot;https://github.com/janishar/mit-deep-learning-book-pdf&quot;,&quot;abstract&quot;:&quot;MIT Deep Learning Book in PDF format (complete and parts) by Ian Goodfellow, Yoshua Bengio and Aaron Courville - janishar/mit-deep-learning-book-pdf&quot;,&quot;container-title-short&quot;:&quot;&quot;},&quot;isTemporary&quot;:false,&quot;suppress-author&quot;:false,&quot;composite&quot;:false,&quot;author-only&quot;:false}]},{&quot;citationID&quot;:&quot;MENDELEY_CITATION_ba25540e-4669-4fce-9a98-075e6bbefd4a&quot;,&quot;properties&quot;:{&quot;noteIndex&quot;:0},&quot;isEdited&quot;:false,&quot;manualOverride&quot;:{&quot;isManuallyOverridden&quot;:false,&quot;citeprocText&quot;:&quot;(Glorot &amp;#38; Bengio, n.d.)&quot;,&quot;manualOverrideText&quot;:&quot;&quot;},&quot;citationTag&quot;:&quot;MENDELEY_CITATION_v3_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&quot;,&quot;citationItems&quot;:[{&quot;id&quot;:&quot;127389b5-44fd-3020-809f-136cc24a5b14&quot;,&quot;itemData&quot;:{&quot;type&quot;:&quot;report&quot;,&quot;id&quot;:&quot;127389b5-44fd-3020-809f-136cc24a5b14&quot;,&quot;title&quot;:&quot;Understanding the difficulty of training deep feedforward neural networks&quot;,&quot;author&quot;:[{&quot;family&quot;:&quot;Glorot&quot;,&quot;given&quot;:&quot;Xavier&quot;,&quot;parse-names&quot;:false,&quot;dropping-particle&quot;:&quot;&quot;,&quot;non-dropping-particle&quot;:&quot;&quot;},{&quot;family&quot;:&quot;Bengio&quot;,&quot;given&quot;:&quot;Yoshua&quot;,&quot;parse-names&quot;:false,&quot;dropping-particle&quot;:&quot;&quot;,&quot;non-dropping-particle&quot;:&quot;&quot;}],&quot;URL&quot;:&quot;http://www.iro.umontreal.&quot;,&quot;abstract&quot;:&quot;Whereas before 2006 it appears that deep multi-layer neural networks were not successfully trained, since then several algorithms have been shown to successfully train them, with experimental results showing the superiority of deeper vs less deep architectures. All these experimental results were obtained with new initialization or training mechanisms. Our objective here is to understand better why standard gradient descent from random initialization is doing so poorly with deep neural networks, to better understand these recent relative successes and help design better algorithms in the future. We first observe the influence of the non-linear activations functions. We find that the logistic sigmoid activation is unsuited for deep networks with random ini-tialization because of its mean value, which can drive especially the top hidden layer into saturation. Surprisingly, we find that saturated units can move out of saturation by themselves, albeit slowly, and explaining the plateaus sometimes seen when training neural networks. We find that a new non-linearity that saturates less can often be beneficial. Finally, we study how activations and gradients vary across layers and during training , with the idea that training may be more difficult when the singular values of the Jacobian associated with each layer are far from 1. Based on these considerations, we propose a new ini-tialization scheme that brings substantially faster convergence.&quot;,&quot;container-title-short&quot;:&quot;&quot;},&quot;isTemporary&quot;:false,&quot;suppress-author&quot;:false,&quot;composite&quot;:false,&quot;author-only&quot;:false}]},{&quot;citationID&quot;:&quot;MENDELEY_CITATION_d647f7f4-fe2c-4b6f-b0b0-7930df293529&quot;,&quot;properties&quot;:{&quot;noteIndex&quot;:0},&quot;isEdited&quot;:false,&quot;manualOverride&quot;:{&quot;isManuallyOverridden&quot;:false,&quot;citeprocText&quot;:&quot;(M. Y. Chen et al., 2020)&quot;,&quot;manualOverrideText&quot;:&quot;&quot;},&quot;citationTag&quot;:&quot;MENDELEY_CITATION_v3_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&quot;,&quot;citationItems&quot;:[{&quot;id&quot;:&quot;cd68c176-fd5e-3d6b-9863-0628cfc4d8a8&quot;,&quot;itemData&quot;:{&quot;type&quot;:&quot;article-journal&quot;,&quot;id&quot;:&quot;cd68c176-fd5e-3d6b-9863-0628cfc4d8a8&quot;,&quot;title&quot;:&quot;Variability in accuracy of prostate cancer segmentation among radiologists, urologists, and scientists&quot;,&quot;author&quot;:[{&quot;family&quot;:&quot;Chen&quot;,&quot;given&quot;:&quot;Michael Y.&quot;,&quot;parse-names&quot;:false,&quot;dropping-particle&quot;:&quot;&quot;,&quot;non-dropping-particle&quot;:&quot;&quot;},{&quot;family&quot;:&quot;Woodruff&quot;,&quot;given&quot;:&quot;Maria A.&quot;,&quot;parse-names&quot;:false,&quot;dropping-particle&quot;:&quot;&quot;,&quot;non-dropping-particle&quot;:&quot;&quot;},{&quot;family&quot;:&quot;Dasgupta&quot;,&quot;given&quot;:&quot;Prokar&quot;,&quot;parse-names&quot;:false,&quot;dropping-particle&quot;:&quot;&quot;,&quot;non-dropping-particle&quot;:&quot;&quot;},{&quot;family&quot;:&quot;Rukin&quot;,&quot;given&quot;:&quot;Nicholas J.&quot;,&quot;parse-names&quot;:false,&quot;dropping-particle&quot;:&quot;&quot;,&quot;non-dropping-particle&quot;:&quot;&quot;}],&quot;container-title&quot;:&quot;Cancer Medicine&quot;,&quot;container-title-short&quot;:&quot;Cancer Med&quot;,&quot;DOI&quot;:&quot;10.1002/cam4.3386&quot;,&quot;ISSN&quot;:&quot;20457634&quot;,&quot;PMID&quot;:&quot;32810385&quot;,&quot;issued&quot;:{&quot;date-parts&quot;:[[2020,10]]},&quot;page&quot;:&quot;7172-7182&quot;,&quot;abstract&quot;:&quot;Background: There is increasing research in using segmentation of prostate cancer to create a digital 3D model from magnetic resonance imaging (MRI) scans for purposes of education or surgical planning. However, the variation in segmentation of prostate cancer among users and potential inaccuracy has not been studied. Methods: Four consultant radiologists, four consultant urologists, four urology trainees, and four nonclinician segmentation scientists were asked to segment a single slice of a lateral T3 prostate tumor on MRI (“Prostate 1”), an anterior zone prostate tumor MRI (“Prostate 2”), and a kidney tumor computed tomography (CT) scan (“Kidney”). Time taken and self-rated subjective accuracy out of a maximum score of 10 were recorded. Root mean square error, Dice coefficient, Matthews correlation coefficient, Jaccard index, specificity, and sensitivity were calculated using the radiologists as the ground truth. Results: There was high variance among the radiologists in segmentation of Prostate 1 and 2 tumors with mean Dice coefficients of 0.81 and 0.58, respectively, compared to 0.96 for the kidney tumor. Urologists and urology trainees had similar accuracy, while nonclinicians had the lowest accuracy scores for Prostate 1 and 2 tumors (0.60 and 0.47) but similar for kidney tumor (0.95). Mean sensitivity in Prostate 1 (0.63) and Prostate 2 (0.61) was lower than specificity (0.92 and 0.93) suggesting under-segmentation of tumors in the non-radiologist groups. Participants spent less time on the kidney tumor segmentation and self-rated accuracy was higher than both prostate tumors. Conclusion: Segmentation of prostate cancers is more difficult than other anatomy such as kidney tumors. Less experienced participants appear to under-segment models and underestimate the size of prostate tumors. Segmentation of prostate cancer is highly variable even among radiologists, and 3D modeling for clinical use must be performed with caution. Further work to develop a methodology to maximize segmentation accuracy is needed.&quot;,&quot;publisher&quot;:&quot;Blackwell Publishing Ltd&quot;,&quot;volume&quot;:&quot;9&quot;},&quot;isTemporary&quot;:false,&quot;suppress-author&quot;:false,&quot;composite&quot;:false,&quot;author-only&quot;:false}]},{&quot;citationID&quot;:&quot;MENDELEY_CITATION_59be80ca-df4b-47d6-ad1b-d82f0983abbb&quot;,&quot;properties&quot;:{&quot;noteIndex&quot;:0},&quot;isEdited&quot;:false,&quot;manualOverride&quot;:{&quot;isManuallyOverridden&quot;:false,&quot;citeprocText&quot;:&quot;(M. Y. Chen et al., 2020)&quot;,&quot;manualOverrideText&quot;:&quot;&quot;},&quot;citationTag&quot;:&quot;MENDELEY_CITATION_v3_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&quot;,&quot;citationItems&quot;:[{&quot;id&quot;:&quot;cd68c176-fd5e-3d6b-9863-0628cfc4d8a8&quot;,&quot;itemData&quot;:{&quot;type&quot;:&quot;article-journal&quot;,&quot;id&quot;:&quot;cd68c176-fd5e-3d6b-9863-0628cfc4d8a8&quot;,&quot;title&quot;:&quot;Variability in accuracy of prostate cancer segmentation among radiologists, urologists, and scientists&quot;,&quot;author&quot;:[{&quot;family&quot;:&quot;Chen&quot;,&quot;given&quot;:&quot;Michael Y.&quot;,&quot;parse-names&quot;:false,&quot;dropping-particle&quot;:&quot;&quot;,&quot;non-dropping-particle&quot;:&quot;&quot;},{&quot;family&quot;:&quot;Woodruff&quot;,&quot;given&quot;:&quot;Maria A.&quot;,&quot;parse-names&quot;:false,&quot;dropping-particle&quot;:&quot;&quot;,&quot;non-dropping-particle&quot;:&quot;&quot;},{&quot;family&quot;:&quot;Dasgupta&quot;,&quot;given&quot;:&quot;Prokar&quot;,&quot;parse-names&quot;:false,&quot;dropping-particle&quot;:&quot;&quot;,&quot;non-dropping-particle&quot;:&quot;&quot;},{&quot;family&quot;:&quot;Rukin&quot;,&quot;given&quot;:&quot;Nicholas J.&quot;,&quot;parse-names&quot;:false,&quot;dropping-particle&quot;:&quot;&quot;,&quot;non-dropping-particle&quot;:&quot;&quot;}],&quot;container-title&quot;:&quot;Cancer Medicine&quot;,&quot;container-title-short&quot;:&quot;Cancer Med&quot;,&quot;DOI&quot;:&quot;10.1002/cam4.3386&quot;,&quot;ISSN&quot;:&quot;20457634&quot;,&quot;PMID&quot;:&quot;32810385&quot;,&quot;issued&quot;:{&quot;date-parts&quot;:[[2020,10]]},&quot;page&quot;:&quot;7172-7182&quot;,&quot;abstract&quot;:&quot;Background: There is increasing research in using segmentation of prostate cancer to create a digital 3D model from magnetic resonance imaging (MRI) scans for purposes of education or surgical planning. However, the variation in segmentation of prostate cancer among users and potential inaccuracy has not been studied. Methods: Four consultant radiologists, four consultant urologists, four urology trainees, and four nonclinician segmentation scientists were asked to segment a single slice of a lateral T3 prostate tumor on MRI (“Prostate 1”), an anterior zone prostate tumor MRI (“Prostate 2”), and a kidney tumor computed tomography (CT) scan (“Kidney”). Time taken and self-rated subjective accuracy out of a maximum score of 10 were recorded. Root mean square error, Dice coefficient, Matthews correlation coefficient, Jaccard index, specificity, and sensitivity were calculated using the radiologists as the ground truth. Results: There was high variance among the radiologists in segmentation of Prostate 1 and 2 tumors with mean Dice coefficients of 0.81 and 0.58, respectively, compared to 0.96 for the kidney tumor. Urologists and urology trainees had similar accuracy, while nonclinicians had the lowest accuracy scores for Prostate 1 and 2 tumors (0.60 and 0.47) but similar for kidney tumor (0.95). Mean sensitivity in Prostate 1 (0.63) and Prostate 2 (0.61) was lower than specificity (0.92 and 0.93) suggesting under-segmentation of tumors in the non-radiologist groups. Participants spent less time on the kidney tumor segmentation and self-rated accuracy was higher than both prostate tumors. Conclusion: Segmentation of prostate cancers is more difficult than other anatomy such as kidney tumors. Less experienced participants appear to under-segment models and underestimate the size of prostate tumors. Segmentation of prostate cancer is highly variable even among radiologists, and 3D modeling for clinical use must be performed with caution. Further work to develop a methodology to maximize segmentation accuracy is needed.&quot;,&quot;publisher&quot;:&quot;Blackwell Publishing Ltd&quot;,&quot;volume&quot;:&quot;9&quot;},&quot;isTemporary&quot;:false,&quot;suppress-author&quot;:false,&quot;composite&quot;:false,&quot;author-only&quot;:false}]},{&quot;citationID&quot;:&quot;MENDELEY_CITATION_b19c2817-47aa-4a65-bde7-6e6e43b2bf7b&quot;,&quot;properties&quot;:{&quot;noteIndex&quot;:0},&quot;isEdited&quot;:false,&quot;manualOverride&quot;:{&quot;isManuallyOverridden&quot;:false,&quot;citeprocText&quot;:&quot;(Canhoto et al., 2013)&quot;,&quot;manualOverrideText&quot;:&quot;&quot;},&quot;citationTag&quot;:&quot;MENDELEY_CITATION_v3_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&quot;,&quot;citationItems&quot;:[{&quot;id&quot;:&quot;de8d27b6-707e-3f5f-a1db-4e90c79dc51a&quot;,&quot;itemData&quot;:{&quot;type&quot;:&quot;article-journal&quot;,&quot;id&quot;:&quot;de8d27b6-707e-3f5f-a1db-4e90c79dc51a&quot;,&quot;title&quot;:&quot;Emerging segmentation practices in the age of the social customer&quot;,&quot;author&quot;:[{&quot;family&quot;:&quot;Canhoto&quot;,&quot;given&quot;:&quot;Ana Isabel&quot;,&quot;parse-names&quot;:false,&quot;dropping-particle&quot;:&quot;&quot;,&quot;non-dropping-particle&quot;:&quot;&quot;},{&quot;family&quot;:&quot;Clark&quot;,&quot;given&quot;:&quot;Moira&quot;,&quot;parse-names&quot;:false,&quot;dropping-particle&quot;:&quot;&quot;,&quot;non-dropping-particle&quot;:&quot;&quot;},{&quot;family&quot;:&quot;Fennemore&quot;,&quot;given&quot;:&quot;Paul&quot;,&quot;parse-names&quot;:false,&quot;dropping-particle&quot;:&quot;&quot;,&quot;non-dropping-particle&quot;:&quot;&quot;}],&quot;container-title&quot;:&quot;Journal of Strategic Marketing&quot;,&quot;DOI&quot;:&quot;10.1080/0965254X.2013.801609&quot;,&quot;ISSN&quot;:&quot;0965254X&quot;,&quot;issued&quot;:{&quot;date-parts&quot;:[[2013,8]]},&quot;page&quot;:&quot;413-428&quot;,&quot;abstract&quot;:&quot;This paper reports on an exploratory study of segmentation practices of organisations with a social media presence. It investigates whether traditional segmentation approaches are still relevant in this new socio-technical environment and identifies emerging practices. The study found that social media are particularly promising in terms of targeting influencers, enabling the cost-effective delivery of personalised messages and engaging with numerous customer segments in a differentiated way. However, some problems previously identified in the segmentation literature still occur in the social media environment, such as the technical challenge of integrating databases, the preference for pragmatic rather than complex solutions and the lack of relevant analytical skills. Overall, a gap has emerged between marketing theory and practice. While segmentation is far from obsolete in the age of the social customer, it needs to adapt to reflect the characteristics of the new media. © 2013 Copyright Taylor and Francis Group, LLC.&quot;,&quot;volume&quot;:&quot;21&quot;,&quot;container-title-short&quot;:&quot;&quot;},&quot;isTemporary&quot;:false,&quot;suppress-author&quot;:false,&quot;composite&quot;:false,&quot;author-only&quot;:false}]},{&quot;citationID&quot;:&quot;MENDELEY_CITATION_9f09abeb-5b4b-4883-b1e8-e3c912ad8e8e&quot;,&quot;properties&quot;:{&quot;noteIndex&quot;:0},&quot;isEdited&quot;:false,&quot;manualOverride&quot;:{&quot;isManuallyOverridden&quot;:false,&quot;citeprocText&quot;:&quot;(Bakas et al., 2018b; Isensee et al., 2021)&quot;,&quot;manualOverrideText&quot;:&quot;&quot;},&quot;citationItems&quot;:[{&quot;id&quot;:&quot;0612d360-51cc-30a7-a266-d63ccd81a647&quot;,&quot;itemData&quot;:{&quot;type&quot;:&quot;article-journal&quot;,&quot;id&quot;:&quot;0612d360-51cc-30a7-a266-d63ccd81a647&quot;,&quot;title&quot;:&quot;Identifying the Best Machine Learning Algorithms for Brain Tumor Segmentation, Progression Assessment, and Overall Survival Prediction in the BRATS Challenge&quot;,&quot;author&quot;:[{&quot;family&quot;:&quot;Bakas&quot;,&quot;given&quot;:&quot;Spyridon&quot;,&quot;parse-names&quot;:false,&quot;dropping-particle&quot;:&quot;&quot;,&quot;non-dropping-particle&quot;:&quot;&quot;},{&quot;family&quot;:&quot;Reyes&quot;,&quot;given&quot;:&quot;Mauricio&quot;,&quot;parse-names&quot;:false,&quot;dropping-particle&quot;:&quot;&quot;,&quot;non-dropping-particle&quot;:&quot;&quot;},{&quot;family&quot;:&quot;Jakab&quot;,&quot;given&quot;:&quot;Andras&quot;,&quot;parse-names&quot;:false,&quot;dropping-particle&quot;:&quot;&quot;,&quot;non-dropping-particle&quot;:&quot;&quot;},{&quot;family&quot;:&quot;Bauer&quot;,&quot;given&quot;:&quot;Stefan&quot;,&quot;parse-names&quot;:false,&quot;dropping-particle&quot;:&quot;&quot;,&quot;non-dropping-particle&quot;:&quot;&quot;},{&quot;family&quot;:&quot;Rempfler&quot;,&quot;given&quot;:&quot;Markus&quot;,&quot;parse-names&quot;:false,&quot;dropping-particle&quot;:&quot;&quot;,&quot;non-dropping-particle&quot;:&quot;&quot;},{&quot;family&quot;:&quot;Crimi&quot;,&quot;given&quot;:&quot;Alessandro&quot;,&quot;parse-names&quot;:false,&quot;dropping-particle&quot;:&quot;&quot;,&quot;non-dropping-particle&quot;:&quot;&quot;},{&quot;family&quot;:&quot;Shinohara&quot;,&quot;given&quot;:&quot;Russell Takeshi&quot;,&quot;parse-names&quot;:false,&quot;dropping-particle&quot;:&quot;&quot;,&quot;non-dropping-particle&quot;:&quot;&quot;},{&quot;family&quot;:&quot;Berger&quot;,&quot;given&quot;:&quot;Christoph&quot;,&quot;parse-names&quot;:false,&quot;dropping-particle&quot;:&quot;&quot;,&quot;non-dropping-particle&quot;:&quot;&quot;},{&quot;family&quot;:&quot;Ha&quot;,&quot;given&quot;:&quot;Sung Min&quot;,&quot;parse-names&quot;:false,&quot;dropping-particle&quot;:&quot;&quot;,&quot;non-dropping-particle&quot;:&quot;&quot;},{&quot;family&quot;:&quot;Rozycki&quot;,&quot;given&quot;:&quot;Martin&quot;,&quot;parse-names&quot;:false,&quot;dropping-particle&quot;:&quot;&quot;,&quot;non-dropping-particle&quot;:&quot;&quot;},{&quot;family&quot;:&quot;Prastawa&quot;,&quot;given&quot;:&quot;Marcel&quot;,&quot;parse-names&quot;:false,&quot;dropping-particle&quot;:&quot;&quot;,&quot;non-dropping-particle&quot;:&quot;&quot;},{&quot;family&quot;:&quot;Alberts&quot;,&quot;given&quot;:&quot;Esther&quot;,&quot;parse-names&quot;:false,&quot;dropping-particle&quot;:&quot;&quot;,&quot;non-dropping-particle&quot;:&quot;&quot;},{&quot;family&quot;:&quot;Lipkova&quot;,&quot;given&quot;:&quot;Jana&quot;,&quot;parse-names&quot;:false,&quot;dropping-particle&quot;:&quot;&quot;,&quot;non-dropping-particle&quot;:&quot;&quot;},{&quot;family&quot;:&quot;Freymann&quot;,&quot;given&quot;:&quot;John&quot;,&quot;parse-names&quot;:false,&quot;dropping-particle&quot;:&quot;&quot;,&quot;non-dropping-particle&quot;:&quot;&quot;},{&quot;family&quot;:&quot;Kirby&quot;,&quot;given&quot;:&quot;Justin&quot;,&quot;parse-names&quot;:false,&quot;dropping-particle&quot;:&quot;&quot;,&quot;non-dropping-particle&quot;:&quot;&quot;},{&quot;family&quot;:&quot;Bilello&quot;,&quot;given&quot;:&quot;Michel&quot;,&quot;parse-names&quot;:false,&quot;dropping-particle&quot;:&quot;&quot;,&quot;non-dropping-particle&quot;:&quot;&quot;},{&quot;family&quot;:&quot;Fathallah-Shaykh&quot;,&quot;given&quot;:&quot;Hassan&quot;,&quot;parse-names&quot;:false,&quot;dropping-particle&quot;:&quot;&quot;,&quot;non-dropping-particle&quot;:&quot;&quot;},{&quot;family&quot;:&quot;Wiest&quot;,&quot;given&quot;:&quot;Roland&quot;,&quot;parse-names&quot;:false,&quot;dropping-particle&quot;:&quot;&quot;,&quot;non-dropping-particle&quot;:&quot;&quot;},{&quot;family&quot;:&quot;Kirschke&quot;,&quot;given&quot;:&quot;Jan&quot;,&quot;parse-names&quot;:false,&quot;dropping-particle&quot;:&quot;&quot;,&quot;non-dropping-particle&quot;:&quot;&quot;},{&quot;family&quot;:&quot;Wiestler&quot;,&quot;given&quot;:&quot;Benedikt&quot;,&quot;parse-names&quot;:false,&quot;dropping-particle&quot;:&quot;&quot;,&quot;non-dropping-particle&quot;:&quot;&quot;},{&quot;family&quot;:&quot;Colen&quot;,&quot;given&quot;:&quot;Rivka&quot;,&quot;parse-names&quot;:false,&quot;dropping-particle&quot;:&quot;&quot;,&quot;non-dropping-particle&quot;:&quot;&quot;},{&quot;family&quot;:&quot;Kotrotsou&quot;,&quot;given&quot;:&quot;Aikaterini&quot;,&quot;parse-names&quot;:false,&quot;dropping-particle&quot;:&quot;&quot;,&quot;non-dropping-particle&quot;:&quot;&quot;},{&quot;family&quot;:&quot;Lamontagne&quot;,&quot;given&quot;:&quot;Pamela&quot;,&quot;parse-names&quot;:false,&quot;dropping-particle&quot;:&quot;&quot;,&quot;non-dropping-particle&quot;:&quot;&quot;},{&quot;family&quot;:&quot;Marcus&quot;,&quot;given&quot;:&quot;Daniel&quot;,&quot;parse-names&quot;:false,&quot;dropping-particle&quot;:&quot;&quot;,&quot;non-dropping-particle&quot;:&quot;&quot;},{&quot;family&quot;:&quot;Milchenko&quot;,&quot;given&quot;:&quot;Mikhail&quot;,&quot;parse-names&quot;:false,&quot;dropping-particle&quot;:&quot;&quot;,&quot;non-dropping-particle&quot;:&quot;&quot;},{&quot;family&quot;:&quot;Nazeri&quot;,&quot;given&quot;:&quot;Arash&quot;,&quot;parse-names&quot;:false,&quot;dropping-particle&quot;:&quot;&quot;,&quot;non-dropping-particle&quot;:&quot;&quot;},{&quot;family&quot;:&quot;Weber&quot;,&quot;given&quot;:&quot;Marc-Andre&quot;,&quot;parse-names&quot;:false,&quot;dropping-particle&quot;:&quot;&quot;,&quot;non-dropping-particle&quot;:&quot;&quot;},{&quot;family&quot;:&quot;Mahajan&quot;,&quot;given&quot;:&quot;Abhishek&quot;,&quot;parse-names&quot;:false,&quot;dropping-particle&quot;:&quot;&quot;,&quot;non-dropping-particle&quot;:&quot;&quot;},{&quot;family&quot;:&quot;Baid&quot;,&quot;given&quot;:&quot;Ujjwal&quot;,&quot;parse-names&quot;:false,&quot;dropping-particle&quot;:&quot;&quot;,&quot;non-dropping-particle&quot;:&quot;&quot;},{&quot;family&quot;:&quot;Gerstner&quot;,&quot;given&quot;:&quot;Elizabeth&quot;,&quot;parse-names&quot;:false,&quot;dropping-particle&quot;:&quot;&quot;,&quot;non-dropping-particle&quot;:&quot;&quot;},{&quot;family&quot;:&quot;Kwon&quot;,&quot;given&quot;:&quot;Dongjin&quot;,&quot;parse-names&quot;:false,&quot;dropping-particle&quot;:&quot;&quot;,&quot;non-dropping-particle&quot;:&quot;&quot;},{&quot;family&quot;:&quot;Acharya&quot;,&quot;given&quot;:&quot;Gagan&quot;,&quot;parse-names&quot;:false,&quot;dropping-particle&quot;:&quot;&quot;,&quot;non-dropping-particle&quot;:&quot;&quot;},{&quot;family&quot;:&quot;Agarwal&quot;,&quot;given&quot;:&quot;Manu&quot;,&quot;parse-names&quot;:false,&quot;dropping-particle&quot;:&quot;&quot;,&quot;non-dropping-particle&quot;:&quot;&quot;},{&quot;family&quot;:&quot;Alam&quot;,&quot;given&quot;:&quot;Mahbubul&quot;,&quot;parse-names&quot;:false,&quot;dropping-particle&quot;:&quot;&quot;,&quot;non-dropping-particle&quot;:&quot;&quot;},{&quot;family&quot;:&quot;Albiol&quot;,&quot;given&quot;:&quot;Alberto&quot;,&quot;parse-names&quot;:false,&quot;dropping-particle&quot;:&quot;&quot;,&quot;non-dropping-particle&quot;:&quot;&quot;},{&quot;family&quot;:&quot;Albiol&quot;,&quot;given&quot;:&quot;Antonio&quot;,&quot;parse-names&quot;:false,&quot;dropping-particle&quot;:&quot;&quot;,&quot;non-dropping-particle&quot;:&quot;&quot;},{&quot;family&quot;:&quot;Albiol&quot;,&quot;given&quot;:&quot;Francisco J.&quot;,&quot;parse-names&quot;:false,&quot;dropping-particle&quot;:&quot;&quot;,&quot;non-dropping-particle&quot;:&quot;&quot;},{&quot;family&quot;:&quot;Alex&quot;,&quot;given&quot;:&quot;Varghese&quot;,&quot;parse-names&quot;:false,&quot;dropping-particle&quot;:&quot;&quot;,&quot;non-dropping-particle&quot;:&quot;&quot;},{&quot;family&quot;:&quot;Allinson&quot;,&quot;given&quot;:&quot;Nigel&quot;,&quot;parse-names&quot;:false,&quot;dropping-particle&quot;:&quot;&quot;,&quot;non-dropping-particle&quot;:&quot;&quot;},{&quot;family&quot;:&quot;Amorim&quot;,&quot;given&quot;:&quot;Pedro H. A.&quot;,&quot;parse-names&quot;:false,&quot;dropping-particle&quot;:&quot;&quot;,&quot;non-dropping-particle&quot;:&quot;&quot;},{&quot;family&quot;:&quot;Amrutkar&quot;,&quot;given&quot;:&quot;Abhijit&quot;,&quot;parse-names&quot;:false,&quot;dropping-particle&quot;:&quot;&quot;,&quot;non-dropping-particle&quot;:&quot;&quot;},{&quot;family&quot;:&quot;Anand&quot;,&quot;given&quot;:&quot;Ganesh&quot;,&quot;parse-names&quot;:false,&quot;dropping-particle&quot;:&quot;&quot;,&quot;non-dropping-particle&quot;:&quot;&quot;},{&quot;family&quot;:&quot;Andermatt&quot;,&quot;given&quot;:&quot;Simon&quot;,&quot;parse-names&quot;:false,&quot;dropping-particle&quot;:&quot;&quot;,&quot;non-dropping-particle&quot;:&quot;&quot;},{&quot;family&quot;:&quot;Arbel&quot;,&quot;given&quot;:&quot;Tal&quot;,&quot;parse-names&quot;:false,&quot;dropping-particle&quot;:&quot;&quot;,&quot;non-dropping-particle&quot;:&quot;&quot;},{&quot;family&quot;:&quot;Arbelaez&quot;,&quot;given&quot;:&quot;Pablo&quot;,&quot;parse-names&quot;:false,&quot;dropping-particle&quot;:&quot;&quot;,&quot;non-dropping-particle&quot;:&quot;&quot;},{&quot;family&quot;:&quot;Avery&quot;,&quot;given&quot;:&quot;Aaron&quot;,&quot;parse-names&quot;:false,&quot;dropping-particle&quot;:&quot;&quot;,&quot;non-dropping-particle&quot;:&quot;&quot;},{&quot;family&quot;:&quot;Azmat&quot;,&quot;given&quot;:&quot;Muneeza&quot;,&quot;parse-names&quot;:false,&quot;dropping-particle&quot;:&quot;&quot;,&quot;non-dropping-particle&quot;:&quot;&quot;},{&quot;family&quot;:&quot;B.&quot;,&quot;given&quot;:&quot;Pranjal&quot;,&quot;parse-names&quot;:false,&quot;dropping-particle&quot;:&quot;&quot;,&quot;non-dropping-particle&quot;:&quot;&quot;},{&quot;family&quot;:&quot;Bai&quot;,&quot;given&quot;:&quot;W&quot;,&quot;parse-names&quot;:false,&quot;dropping-particle&quot;:&quot;&quot;,&quot;non-dropping-particle&quot;:&quot;&quot;},{&quot;family&quot;:&quot;Banerjee&quot;,&quot;given&quot;:&quot;Subhashis&quot;,&quot;parse-names&quot;:false,&quot;dropping-particle&quot;:&quot;&quot;,&quot;non-dropping-particle&quot;:&quot;&quot;},{&quot;family&quot;:&quot;Barth&quot;,&quot;given&quot;:&quot;Bill&quot;,&quot;parse-names&quot;:false,&quot;dropping-particle&quot;:&quot;&quot;,&quot;non-dropping-particle&quot;:&quot;&quot;},{&quot;family&quot;:&quot;Batchelder&quot;,&quot;given&quot;:&quot;Thomas&quot;,&quot;parse-names&quot;:false,&quot;dropping-particle&quot;:&quot;&quot;,&quot;non-dropping-particle&quot;:&quot;&quot;},{&quot;family&quot;:&quot;Batmanghelich&quot;,&quot;given&quot;:&quot;Kayhan&quot;,&quot;parse-names&quot;:false,&quot;dropping-particle&quot;:&quot;&quot;,&quot;non-dropping-particle&quot;:&quot;&quot;},{&quot;family&quot;:&quot;Battistella&quot;,&quot;given&quot;:&quot;Enzo&quot;,&quot;parse-names&quot;:false,&quot;dropping-particle&quot;:&quot;&quot;,&quot;non-dropping-particle&quot;:&quot;&quot;},{&quot;family&quot;:&quot;Beers&quot;,&quot;given&quot;:&quot;Andrew&quot;,&quot;parse-names&quot;:false,&quot;dropping-particle&quot;:&quot;&quot;,&quot;non-dropping-particle&quot;:&quot;&quot;},{&quot;family&quot;:&quot;Belyaev&quot;,&quot;given&quot;:&quot;Mikhail&quot;,&quot;parse-names&quot;:false,&quot;dropping-particle&quot;:&quot;&quot;,&quot;non-dropping-particle&quot;:&quot;&quot;},{&quot;family&quot;:&quot;Bendszus&quot;,&quot;given&quot;:&quot;Martin&quot;,&quot;parse-names&quot;:false,&quot;dropping-particle&quot;:&quot;&quot;,&quot;non-dropping-particle&quot;:&quot;&quot;},{&quot;family&quot;:&quot;Benson&quot;,&quot;given&quot;:&quot;Eze&quot;,&quot;parse-names&quot;:false,&quot;dropping-particle&quot;:&quot;&quot;,&quot;non-dropping-particle&quot;:&quot;&quot;},{&quot;family&quot;:&quot;Bernal&quot;,&quot;given&quot;:&quot;Jose&quot;,&quot;parse-names&quot;:false,&quot;dropping-particle&quot;:&quot;&quot;,&quot;non-dropping-particle&quot;:&quot;&quot;},{&quot;family&quot;:&quot;Bharath&quot;,&quot;given&quot;:&quot;Halandur Nagaraja&quot;,&quot;parse-names&quot;:false,&quot;dropping-particle&quot;:&quot;&quot;,&quot;non-dropping-particle&quot;:&quot;&quot;},{&quot;family&quot;:&quot;Biros&quot;,&quot;given&quot;:&quot;George&quot;,&quot;parse-names&quot;:false,&quot;dropping-particle&quot;:&quot;&quot;,&quot;non-dropping-particle&quot;:&quot;&quot;},{&quot;family&quot;:&quot;Bisdas&quot;,&quot;given&quot;:&quot;Sotirios&quot;,&quot;parse-names&quot;:false,&quot;dropping-particle&quot;:&quot;&quot;,&quot;non-dropping-particle&quot;:&quot;&quot;},{&quot;family&quot;:&quot;Brown&quot;,&quot;given&quot;:&quot;James&quot;,&quot;parse-names&quot;:false,&quot;dropping-particle&quot;:&quot;&quot;,&quot;non-dropping-particle&quot;:&quot;&quot;},{&quot;family&quot;:&quot;Cabezas&quot;,&quot;given&quot;:&quot;Mariano&quot;,&quot;parse-names&quot;:false,&quot;dropping-particle&quot;:&quot;&quot;,&quot;non-dropping-particle&quot;:&quot;&quot;},{&quot;family&quot;:&quot;Cao&quot;,&quot;given&quot;:&quot;Shilei&quot;,&quot;parse-names&quot;:false,&quot;dropping-particle&quot;:&quot;&quot;,&quot;non-dropping-particle&quot;:&quot;&quot;},{&quot;family&quot;:&quot;Cardoso&quot;,&quot;given&quot;:&quot;Jorge M.&quot;,&quot;parse-names&quot;:false,&quot;dropping-particle&quot;:&quot;&quot;,&quot;non-dropping-particle&quot;:&quot;&quot;},{&quot;family&quot;:&quot;Carver&quot;,&quot;given&quot;:&quot;Eric N&quot;,&quot;parse-names&quot;:false,&quot;dropping-particle&quot;:&quot;&quot;,&quot;non-dropping-particle&quot;:&quot;&quot;},{&quot;family&quot;:&quot;Casamitjana&quot;,&quot;given&quot;:&quot;Adrià&quot;,&quot;parse-names&quot;:false,&quot;dropping-particle&quot;:&quot;&quot;,&quot;non-dropping-particle&quot;:&quot;&quot;},{&quot;family&quot;:&quot;Castillo&quot;,&quot;given&quot;:&quot;Laura Silvana&quot;,&quot;parse-names&quot;:false,&quot;dropping-particle&quot;:&quot;&quot;,&quot;non-dropping-particle&quot;:&quot;&quot;},{&quot;family&quot;:&quot;Catà&quot;,&quot;given&quot;:&quot;Marcel&quot;,&quot;parse-names&quot;:false,&quot;dropping-particle&quot;:&quot;&quot;,&quot;non-dropping-particle&quot;:&quot;&quot;},{&quot;family&quot;:&quot;Cattin&quot;,&quot;given&quot;:&quot;Philippe&quot;,&quot;parse-names&quot;:false,&quot;dropping-particle&quot;:&quot;&quot;,&quot;non-dropping-particle&quot;:&quot;&quot;},{&quot;family&quot;:&quot;Cerigues&quot;,&quot;given&quot;:&quot;Albert&quot;,&quot;parse-names&quot;:false,&quot;dropping-particle&quot;:&quot;&quot;,&quot;non-dropping-particle&quot;:&quot;&quot;},{&quot;family&quot;:&quot;Chagas&quot;,&quot;given&quot;:&quot;Vinicius S.&quot;,&quot;parse-names&quot;:false,&quot;dropping-particle&quot;:&quot;&quot;,&quot;non-dropping-particle&quot;:&quot;&quot;},{&quot;family&quot;:&quot;Chandra&quot;,&quot;given&quot;:&quot;Siddhartha&quot;,&quot;parse-names&quot;:false,&quot;dropping-particle&quot;:&quot;&quot;,&quot;non-dropping-particle&quot;:&quot;&quot;},{&quot;family&quot;:&quot;Chang&quot;,&quot;given&quot;:&quot;Yi-Ju&quot;,&quot;parse-names&quot;:false,&quot;dropping-particle&quot;:&quot;&quot;,&quot;non-dropping-particle&quot;:&quot;&quot;},{&quot;family&quot;:&quot;Chang&quot;,&quot;given&quot;:&quot;Shiyu&quot;,&quot;parse-names&quot;:false,&quot;dropping-particle&quot;:&quot;&quot;,&quot;non-dropping-particle&quot;:&quot;&quot;},{&quot;family&quot;:&quot;Chang&quot;,&quot;given&quot;:&quot;Ken&quot;,&quot;parse-names&quot;:false,&quot;dropping-particle&quot;:&quot;&quot;,&quot;non-dropping-particle&quot;:&quot;&quot;},{&quot;family&quot;:&quot;Chazalon&quot;,&quot;given&quot;:&quot;Joseph&quot;,&quot;parse-names&quot;:false,&quot;dropping-particle&quot;:&quot;&quot;,&quot;non-dropping-particle&quot;:&quot;&quot;},{&quot;family&quot;:&quot;Chen&quot;,&quot;given&quot;:&quot;Shengcong&quot;,&quot;parse-names&quot;:false,&quot;dropping-particle&quot;:&quot;&quot;,&quot;non-dropping-particle&quot;:&quot;&quot;},{&quot;family&quot;:&quot;Chen&quot;,&quot;given&quot;:&quot;Wei&quot;,&quot;parse-names&quot;:false,&quot;dropping-particle&quot;:&quot;&quot;,&quot;non-dropping-particle&quot;:&quot;&quot;},{&quot;family&quot;:&quot;Chen&quot;,&quot;given&quot;:&quot;Jefferson W&quot;,&quot;parse-names&quot;:false,&quot;dropping-particle&quot;:&quot;&quot;,&quot;non-dropping-particle&quot;:&quot;&quot;},{&quot;family&quot;:&quot;Chen&quot;,&quot;given&quot;:&quot;Zhaolin&quot;,&quot;parse-names&quot;:false,&quot;dropping-particle&quot;:&quot;&quot;,&quot;non-dropping-particle&quot;:&quot;&quot;},{&quot;family&quot;:&quot;Cheng&quot;,&quot;given&quot;:&quot;Kun&quot;,&quot;parse-names&quot;:false,&quot;dropping-particle&quot;:&quot;&quot;,&quot;non-dropping-particle&quot;:&quot;&quot;},{&quot;family&quot;:&quot;Choudhury&quot;,&quot;given&quot;:&quot;Ahana Roy&quot;,&quot;parse-names&quot;:false,&quot;dropping-particle&quot;:&quot;&quot;,&quot;non-dropping-particle&quot;:&quot;&quot;},{&quot;family&quot;:&quot;Chylla&quot;,&quot;given&quot;:&quot;Roger&quot;,&quot;parse-names&quot;:false,&quot;dropping-particle&quot;:&quot;&quot;,&quot;non-dropping-particle&quot;:&quot;&quot;},{&quot;family&quot;:&quot;Clérigues&quot;,&quot;given&quot;:&quot;Albert&quot;,&quot;parse-names&quot;:false,&quot;dropping-particle&quot;:&quot;&quot;,&quot;non-dropping-particle&quot;:&quot;&quot;},{&quot;family&quot;:&quot;Colleman&quot;,&quot;given&quot;:&quot;Steven&quot;,&quot;parse-names&quot;:false,&quot;dropping-particle&quot;:&quot;&quot;,&quot;non-dropping-particle&quot;:&quot;&quot;},{&quot;family&quot;:&quot;Colmeiro&quot;,&quot;given&quot;:&quot;Ramiro German Rodriguez&quot;,&quot;parse-names&quot;:false,&quot;dropping-particle&quot;:&quot;&quot;,&quot;non-dropping-particle&quot;:&quot;&quot;},{&quot;family&quot;:&quot;Combalia&quot;,&quot;given&quot;:&quot;Marc&quot;,&quot;parse-names&quot;:false,&quot;dropping-particle&quot;:&quot;&quot;,&quot;non-dropping-particle&quot;:&quot;&quot;},{&quot;family&quot;:&quot;Costa&quot;,&quot;given&quot;:&quot;Anthony&quot;,&quot;parse-names&quot;:false,&quot;dropping-particle&quot;:&quot;&quot;,&quot;non-dropping-particle&quot;:&quot;&quot;},{&quot;family&quot;:&quot;Cui&quot;,&quot;given&quot;:&quot;Xiaomeng&quot;,&quot;parse-names&quot;:false,&quot;dropping-particle&quot;:&quot;&quot;,&quot;non-dropping-particle&quot;:&quot;&quot;},{&quot;family&quot;:&quot;Dai&quot;,&quot;given&quot;:&quot;Zhenzhen&quot;,&quot;parse-names&quot;:false,&quot;dropping-particle&quot;:&quot;&quot;,&quot;non-dropping-particle&quot;:&quot;&quot;},{&quot;family&quot;:&quot;Dai&quot;,&quot;given&quot;:&quot;Lutao&quot;,&quot;parse-names&quot;:false,&quot;dropping-particle&quot;:&quot;&quot;,&quot;non-dropping-particle&quot;:&quot;&quot;},{&quot;family&quot;:&quot;Daza&quot;,&quot;given&quot;:&quot;Laura Alexandra&quot;,&quot;parse-names&quot;:false,&quot;dropping-particle&quot;:&quot;&quot;,&quot;non-dropping-particle&quot;:&quot;&quot;},{&quot;family&quot;:&quot;Deutsch&quot;,&quot;given&quot;:&quot;Eric&quot;,&quot;parse-names&quot;:false,&quot;dropping-particle&quot;:&quot;&quot;,&quot;non-dropping-particle&quot;:&quot;&quot;},{&quot;family&quot;:&quot;Ding&quot;,&quot;given&quot;:&quot;Changxing&quot;,&quot;parse-names&quot;:false,&quot;dropping-particle&quot;:&quot;&quot;,&quot;non-dropping-particle&quot;:&quot;&quot;},{&quot;family&quot;:&quot;Dong&quot;,&quot;given&quot;:&quot;Chao&quot;,&quot;parse-names&quot;:false,&quot;dropping-particle&quot;:&quot;&quot;,&quot;non-dropping-particle&quot;:&quot;&quot;},{&quot;family&quot;:&quot;Dong&quot;,&quot;given&quot;:&quot;Shidu&quot;,&quot;parse-names&quot;:false,&quot;dropping-particle&quot;:&quot;&quot;,&quot;non-dropping-particle&quot;:&quot;&quot;},{&quot;family&quot;:&quot;Dudzik&quot;,&quot;given&quot;:&quot;Wojciech&quot;,&quot;parse-names&quot;:false,&quot;dropping-particle&quot;:&quot;&quot;,&quot;non-dropping-particle&quot;:&quot;&quot;},{&quot;family&quot;:&quot;Eaton-Rosen&quot;,&quot;given&quot;:&quot;Zach&quot;,&quot;parse-names&quot;:false,&quot;dropping-particle&quot;:&quot;&quot;,&quot;non-dropping-particle&quot;:&quot;&quot;},{&quot;family&quot;:&quot;Egan&quot;,&quot;given&quot;:&quot;Gary&quot;,&quot;parse-names&quot;:false,&quot;dropping-particle&quot;:&quot;&quot;,&quot;non-dropping-particle&quot;:&quot;&quot;},{&quot;family&quot;:&quot;Escudero&quot;,&quot;given&quot;:&quot;Guilherme&quot;,&quot;parse-names&quot;:false,&quot;dropping-particle&quot;:&quot;&quot;,&quot;non-dropping-particle&quot;:&quot;&quot;},{&quot;family&quot;:&quot;Estienne&quot;,&quot;given&quot;:&quot;Théo&quot;,&quot;parse-names&quot;:false,&quot;dropping-particle&quot;:&quot;&quot;,&quot;non-dropping-particle&quot;:&quot;&quot;},{&quot;family&quot;:&quot;Everson&quot;,&quot;given&quot;:&quot;Richard&quot;,&quot;parse-names&quot;:false,&quot;dropping-particle&quot;:&quot;&quot;,&quot;non-dropping-particle&quot;:&quot;&quot;},{&quot;family&quot;:&quot;Fabrizio&quot;,&quot;given&quot;:&quot;Jonathan&quot;,&quot;parse-names&quot;:false,&quot;dropping-particle&quot;:&quot;&quot;,&quot;non-dropping-particle&quot;:&quot;&quot;},{&quot;family&quot;:&quot;Fan&quot;,&quot;given&quot;:&quot;Yong&quot;,&quot;parse-names&quot;:false,&quot;dropping-particle&quot;:&quot;&quot;,&quot;non-dropping-particle&quot;:&quot;&quot;},{&quot;family&quot;:&quot;Fang&quot;,&quot;given&quot;:&quot;Longwei&quot;,&quot;parse-names&quot;:false,&quot;dropping-particle&quot;:&quot;&quot;,&quot;non-dropping-particle&quot;:&quot;&quot;},{&quot;family&quot;:&quot;Feng&quot;,&quot;given&quot;:&quot;Xue&quot;,&quot;parse-names&quot;:false,&quot;dropping-particle&quot;:&quot;&quot;,&quot;non-dropping-particle&quot;:&quot;&quot;},{&quot;family&quot;:&quot;Ferrante&quot;,&quot;given&quot;:&quot;Enzo&quot;,&quot;parse-names&quot;:false,&quot;dropping-particle&quot;:&quot;&quot;,&quot;non-dropping-particle&quot;:&quot;&quot;},{&quot;family&quot;:&quot;Fidon&quot;,&quot;given&quot;:&quot;Lucas&quot;,&quot;parse-names&quot;:false,&quot;dropping-particle&quot;:&quot;&quot;,&quot;non-dropping-particle&quot;:&quot;&quot;},{&quot;family&quot;:&quot;Fischer&quot;,&quot;given&quot;:&quot;Martin&quot;,&quot;parse-names&quot;:false,&quot;dropping-particle&quot;:&quot;&quot;,&quot;non-dropping-particle&quot;:&quot;&quot;},{&quot;family&quot;:&quot;French&quot;,&quot;given&quot;:&quot;Andrew P.&quot;,&quot;parse-names&quot;:false,&quot;dropping-particle&quot;:&quot;&quot;,&quot;non-dropping-particle&quot;:&quot;&quot;},{&quot;family&quot;:&quot;Fridman&quot;,&quot;given&quot;:&quot;Naomi&quot;,&quot;parse-names&quot;:false,&quot;dropping-particle&quot;:&quot;&quot;,&quot;non-dropping-particle&quot;:&quot;&quot;},{&quot;family&quot;:&quot;Fu&quot;,&quot;given&quot;:&quot;Huan&quot;,&quot;parse-names&quot;:false,&quot;dropping-particle&quot;:&quot;&quot;,&quot;non-dropping-particle&quot;:&quot;&quot;},{&quot;family&quot;:&quot;Fuentes&quot;,&quot;given&quot;:&quot;David&quot;,&quot;parse-names&quot;:false,&quot;dropping-particle&quot;:&quot;&quot;,&quot;non-dropping-particle&quot;:&quot;&quot;},{&quot;family&quot;:&quot;Gao&quot;,&quot;given&quot;:&quot;Yaozong&quot;,&quot;parse-names&quot;:false,&quot;dropping-particle&quot;:&quot;&quot;,&quot;non-dropping-particle&quot;:&quot;&quot;},{&quot;family&quot;:&quot;Gates&quot;,&quot;given&quot;:&quot;Evan&quot;,&quot;parse-names&quot;:false,&quot;dropping-particle&quot;:&quot;&quot;,&quot;non-dropping-particle&quot;:&quot;&quot;},{&quot;family&quot;:&quot;Gering&quot;,&quot;given&quot;:&quot;David&quot;,&quot;parse-names&quot;:false,&quot;dropping-particle&quot;:&quot;&quot;,&quot;non-dropping-particle&quot;:&quot;&quot;},{&quot;family&quot;:&quot;Gholami&quot;,&quot;given&quot;:&quot;Amir&quot;,&quot;parse-names&quot;:false,&quot;dropping-particle&quot;:&quot;&quot;,&quot;non-dropping-particle&quot;:&quot;&quot;},{&quot;family&quot;:&quot;Gierke&quot;,&quot;given&quot;:&quot;Willi&quot;,&quot;parse-names&quot;:false,&quot;dropping-particle&quot;:&quot;&quot;,&quot;non-dropping-particle&quot;:&quot;&quot;},{&quot;family&quot;:&quot;Glocker&quot;,&quot;given&quot;:&quot;Ben&quot;,&quot;parse-names&quot;:false,&quot;dropping-particle&quot;:&quot;&quot;,&quot;non-dropping-particle&quot;:&quot;&quot;},{&quot;family&quot;:&quot;Gong&quot;,&quot;given&quot;:&quot;Mingming&quot;,&quot;parse-names&quot;:false,&quot;dropping-particle&quot;:&quot;&quot;,&quot;non-dropping-particle&quot;:&quot;&quot;},{&quot;family&quot;:&quot;González-Villá&quot;,&quot;given&quot;:&quot;Sandra&quot;,&quot;parse-names&quot;:false,&quot;dropping-particle&quot;:&quot;&quot;,&quot;non-dropping-particle&quot;:&quot;&quot;},{&quot;family&quot;:&quot;Grosges&quot;,&quot;given&quot;:&quot;T.&quot;,&quot;parse-names&quot;:false,&quot;dropping-particle&quot;:&quot;&quot;,&quot;non-dropping-particle&quot;:&quot;&quot;},{&quot;family&quot;:&quot;Guan&quot;,&quot;given&quot;:&quot;Yuanfang&quot;,&quot;parse-names&quot;:false,&quot;dropping-particle&quot;:&quot;&quot;,&quot;non-dropping-particle&quot;:&quot;&quot;},{&quot;family&quot;:&quot;Guo&quot;,&quot;given&quot;:&quot;Sheng&quot;,&quot;parse-names&quot;:false,&quot;dropping-particle&quot;:&quot;&quot;,&quot;non-dropping-particle&quot;:&quot;&quot;},{&quot;family&quot;:&quot;Gupta&quot;,&quot;given&quot;:&quot;Sudeep&quot;,&quot;parse-names&quot;:false,&quot;dropping-particle&quot;:&quot;&quot;,&quot;non-dropping-particle&quot;:&quot;&quot;},{&quot;family&quot;:&quot;Han&quot;,&quot;given&quot;:&quot;Woo-Sup&quot;,&quot;parse-names&quot;:false,&quot;dropping-particle&quot;:&quot;&quot;,&quot;non-dropping-particle&quot;:&quot;&quot;},{&quot;family&quot;:&quot;Han&quot;,&quot;given&quot;:&quot;Il Song&quot;,&quot;parse-names&quot;:false,&quot;dropping-particle&quot;:&quot;&quot;,&quot;non-dropping-particle&quot;:&quot;&quot;},{&quot;family&quot;:&quot;Harmuth&quot;,&quot;given&quot;:&quot;Konstantin&quot;,&quot;parse-names&quot;:false,&quot;dropping-particle&quot;:&quot;&quot;,&quot;non-dropping-particle&quot;:&quot;&quot;},{&quot;family&quot;:&quot;He&quot;,&quot;given&quot;:&quot;Huiguang&quot;,&quot;parse-names&quot;:false,&quot;dropping-particle&quot;:&quot;&quot;,&quot;non-dropping-particle&quot;:&quot;&quot;},{&quot;family&quot;:&quot;Hernández-Sabaté&quot;,&quot;given&quot;:&quot;Aura&quot;,&quot;parse-names&quot;:false,&quot;dropping-particle&quot;:&quot;&quot;,&quot;non-dropping-particle&quot;:&quot;&quot;},{&quot;family&quot;:&quot;Herrmann&quot;,&quot;given&quot;:&quot;Evelyn&quot;,&quot;parse-names&quot;:false,&quot;dropping-particle&quot;:&quot;&quot;,&quot;non-dropping-particle&quot;:&quot;&quot;},{&quot;family&quot;:&quot;Himthani&quot;,&quot;given&quot;:&quot;Naveen&quot;,&quot;parse-names&quot;:false,&quot;dropping-particle&quot;:&quot;&quot;,&quot;non-dropping-particle&quot;:&quot;&quot;},{&quot;family&quot;:&quot;Hsu&quot;,&quot;given&quot;:&quot;Winston&quot;,&quot;parse-names&quot;:false,&quot;dropping-particle&quot;:&quot;&quot;,&quot;non-dropping-particle&quot;:&quot;&quot;},{&quot;family&quot;:&quot;Hsu&quot;,&quot;given&quot;:&quot;Cheyu&quot;,&quot;parse-names&quot;:false,&quot;dropping-particle&quot;:&quot;&quot;,&quot;non-dropping-particle&quot;:&quot;&quot;},{&quot;family&quot;:&quot;Hu&quot;,&quot;given&quot;:&quot;Xiaojun&quot;,&quot;parse-names&quot;:false,&quot;dropping-particle&quot;:&quot;&quot;,&quot;non-dropping-particle&quot;:&quot;&quot;},{&quot;family&quot;:&quot;Hu&quot;,&quot;given&quot;:&quot;Xiaobin&quot;,&quot;parse-names&quot;:false,&quot;dropping-particle&quot;:&quot;&quot;,&quot;non-dropping-particle&quot;:&quot;&quot;},{&quot;family&quot;:&quot;Hu&quot;,&quot;given&quot;:&quot;Yan&quot;,&quot;parse-names&quot;:false,&quot;dropping-particle&quot;:&quot;&quot;,&quot;non-dropping-particle&quot;:&quot;&quot;},{&quot;family&quot;:&quot;Hu&quot;,&quot;given&quot;:&quot;Yifan&quot;,&quot;parse-names&quot;:false,&quot;dropping-particle&quot;:&quot;&quot;,&quot;non-dropping-particle&quot;:&quot;&quot;},{&quot;family&quot;:&quot;Hua&quot;,&quot;given&quot;:&quot;Rui&quot;,&quot;parse-names&quot;:false,&quot;dropping-particle&quot;:&quot;&quot;,&quot;non-dropping-particle&quot;:&quot;&quot;},{&quot;family&quot;:&quot;Huang&quot;,&quot;given&quot;:&quot;Teng-Yi&quot;,&quot;parse-names&quot;:false,&quot;dropping-particle&quot;:&quot;&quot;,&quot;non-dropping-particle&quot;:&quot;&quot;},{&quot;family&quot;:&quot;Huang&quot;,&quot;given&quot;:&quot;Weilin&quot;,&quot;parse-names&quot;:false,&quot;dropping-particle&quot;:&quot;&quot;,&quot;non-dropping-particle&quot;:&quot;&quot;},{&quot;family&quot;:&quot;Huffel&quot;,&quot;given&quot;:&quot;Sabine&quot;,&quot;parse-names&quot;:false,&quot;dropping-particle&quot;:&quot;&quot;,&quot;non-dropping-particle&quot;:&quot;Van&quot;},{&quot;family&quot;:&quot;Huo&quot;,&quot;given&quot;:&quot;Quan&quot;,&quot;parse-names&quot;:false,&quot;dropping-particle&quot;:&quot;&quot;,&quot;non-dropping-particle&quot;:&quot;&quot;},{&quot;family&quot;:&quot;HV&quot;,&quot;given&quot;:&quot;Vivek&quot;,&quot;parse-names&quot;:false,&quot;dropping-particle&quot;:&quot;&quot;,&quot;non-dropping-particle&quot;:&quot;&quot;},{&quot;family&quot;:&quot;Iftekharuddin&quot;,&quot;given&quot;:&quot;Khan M.&quot;,&quot;parse-names&quot;:false,&quot;dropping-particle&quot;:&quot;&quot;,&quot;non-dropping-particle&quot;:&quot;&quot;},{&quot;family&quot;:&quot;Isensee&quot;,&quot;given&quot;:&quot;Fabian&quot;,&quot;parse-names&quot;:false,&quot;dropping-particle&quot;:&quot;&quot;,&quot;non-dropping-particle&quot;:&quot;&quot;},{&quot;family&quot;:&quot;Islam&quot;,&quot;given&quot;:&quot;Mobarakol&quot;,&quot;parse-names&quot;:false,&quot;dropping-particle&quot;:&quot;&quot;,&quot;non-dropping-particle&quot;:&quot;&quot;},{&quot;family&quot;:&quot;Jackson&quot;,&quot;given&quot;:&quot;Aaron S.&quot;,&quot;parse-names&quot;:false,&quot;dropping-particle&quot;:&quot;&quot;,&quot;non-dropping-particle&quot;:&quot;&quot;},{&quot;family&quot;:&quot;Jambawalikar&quot;,&quot;given&quot;:&quot;Sachin R.&quot;,&quot;parse-names&quot;:false,&quot;dropping-particle&quot;:&quot;&quot;,&quot;non-dropping-particle&quot;:&quot;&quot;},{&quot;family&quot;:&quot;Jesson&quot;,&quot;given&quot;:&quot;Andrew&quot;,&quot;parse-names&quot;:false,&quot;dropping-particle&quot;:&quot;&quot;,&quot;non-dropping-particle&quot;:&quot;&quot;},{&quot;family&quot;:&quot;Jian&quot;,&quot;given&quot;:&quot;Weijian&quot;,&quot;parse-names&quot;:false,&quot;dropping-particle&quot;:&quot;&quot;,&quot;non-dropping-particle&quot;:&quot;&quot;},{&quot;family&quot;:&quot;Jin&quot;,&quot;given&quot;:&quot;Peter&quot;,&quot;parse-names&quot;:false,&quot;dropping-particle&quot;:&quot;&quot;,&quot;non-dropping-particle&quot;:&quot;&quot;},{&quot;family&quot;:&quot;Jose&quot;,&quot;given&quot;:&quot;V Jeya Maria&quot;,&quot;parse-names&quot;:false,&quot;dropping-particle&quot;:&quot;&quot;,&quot;non-dropping-particle&quot;:&quot;&quot;},{&quot;family&quot;:&quot;Jungo&quot;,&quot;given&quot;:&quot;Alain&quot;,&quot;parse-names&quot;:false,&quot;dropping-particle&quot;:&quot;&quot;,&quot;non-dropping-particle&quot;:&quot;&quot;},{&quot;family&quot;:&quot;Kainz&quot;,&quot;given&quot;:&quot;B&quot;,&quot;parse-names&quot;:false,&quot;dropping-particle&quot;:&quot;&quot;,&quot;non-dropping-particle&quot;:&quot;&quot;},{&quot;family&quot;:&quot;Kamnitsas&quot;,&quot;given&quot;:&quot;Konstantinos&quot;,&quot;parse-names&quot;:false,&quot;dropping-particle&quot;:&quot;&quot;,&quot;non-dropping-particle&quot;:&quot;&quot;},{&quot;family&quot;:&quot;Kao&quot;,&quot;given&quot;:&quot;Po-Yu&quot;,&quot;parse-names&quot;:false,&quot;dropping-particle&quot;:&quot;&quot;,&quot;non-dropping-particle&quot;:&quot;&quot;},{&quot;family&quot;:&quot;Karnawat&quot;,&quot;given&quot;:&quot;Ayush&quot;,&quot;parse-names&quot;:false,&quot;dropping-particle&quot;:&quot;&quot;,&quot;non-dropping-particle&quot;:&quot;&quot;},{&quot;family&quot;:&quot;Kellermeier&quot;,&quot;given&quot;:&quot;Thomas&quot;,&quot;parse-names&quot;:false,&quot;dropping-particle&quot;:&quot;&quot;,&quot;non-dropping-particle&quot;:&quot;&quot;},{&quot;family&quot;:&quot;Kermi&quot;,&quot;given&quot;:&quot;Adel&quot;,&quot;parse-names&quot;:false,&quot;dropping-particle&quot;:&quot;&quot;,&quot;non-dropping-particle&quot;:&quot;&quot;},{&quot;family&quot;:&quot;Keutzer&quot;,&quot;given&quot;:&quot;Kurt&quot;,&quot;parse-names&quot;:false,&quot;dropping-particle&quot;:&quot;&quot;,&quot;non-dropping-particle&quot;:&quot;&quot;},{&quot;family&quot;:&quot;Khadir&quot;,&quot;given&quot;:&quot;Mohamed Tarek&quot;,&quot;parse-names&quot;:false,&quot;dropping-particle&quot;:&quot;&quot;,&quot;non-dropping-particle&quot;:&quot;&quot;},{&quot;family&quot;:&quot;Khened&quot;,&quot;given&quot;:&quot;Mahendra&quot;,&quot;parse-names&quot;:false,&quot;dropping-particle&quot;:&quot;&quot;,&quot;non-dropping-particle&quot;:&quot;&quot;},{&quot;family&quot;:&quot;Kickingereder&quot;,&quot;given&quot;:&quot;Philipp&quot;,&quot;parse-names&quot;:false,&quot;dropping-particle&quot;:&quot;&quot;,&quot;non-dropping-particle&quot;:&quot;&quot;},{&quot;family&quot;:&quot;Kim&quot;,&quot;given&quot;:&quot;Geena&quot;,&quot;parse-names&quot;:false,&quot;dropping-particle&quot;:&quot;&quot;,&quot;non-dropping-particle&quot;:&quot;&quot;},{&quot;family&quot;:&quot;King&quot;,&quot;given&quot;:&quot;Nik&quot;,&quot;parse-names&quot;:false,&quot;dropping-particle&quot;:&quot;&quot;,&quot;non-dropping-particle&quot;:&quot;&quot;},{&quot;family&quot;:&quot;Knapp&quot;,&quot;given&quot;:&quot;Haley&quot;,&quot;parse-names&quot;:false,&quot;dropping-particle&quot;:&quot;&quot;,&quot;non-dropping-particle&quot;:&quot;&quot;},{&quot;family&quot;:&quot;Knecht&quot;,&quot;given&quot;:&quot;Urspeter&quot;,&quot;parse-names&quot;:false,&quot;dropping-particle&quot;:&quot;&quot;,&quot;non-dropping-particle&quot;:&quot;&quot;},{&quot;family&quot;:&quot;Kohli&quot;,&quot;given&quot;:&quot;Lisa&quot;,&quot;parse-names&quot;:false,&quot;dropping-particle&quot;:&quot;&quot;,&quot;non-dropping-particle&quot;:&quot;&quot;},{&quot;family&quot;:&quot;Kong&quot;,&quot;given&quot;:&quot;Deren&quot;,&quot;parse-names&quot;:false,&quot;dropping-particle&quot;:&quot;&quot;,&quot;non-dropping-particle&quot;:&quot;&quot;},{&quot;family&quot;:&quot;Kong&quot;,&quot;given&quot;:&quot;Xiangmao&quot;,&quot;parse-names&quot;:false,&quot;dropping-particle&quot;:&quot;&quot;,&quot;non-dropping-particle&quot;:&quot;&quot;},{&quot;family&quot;:&quot;Koppers&quot;,&quot;given&quot;:&quot;Simon&quot;,&quot;parse-names&quot;:false,&quot;dropping-particle&quot;:&quot;&quot;,&quot;non-dropping-particle&quot;:&quot;&quot;},{&quot;family&quot;:&quot;Kori&quot;,&quot;given&quot;:&quot;Avinash&quot;,&quot;parse-names&quot;:false,&quot;dropping-particle&quot;:&quot;&quot;,&quot;non-dropping-particle&quot;:&quot;&quot;},{&quot;family&quot;:&quot;Krishnamurthi&quot;,&quot;given&quot;:&quot;Ganapathy&quot;,&quot;parse-names&quot;:false,&quot;dropping-particle&quot;:&quot;&quot;,&quot;non-dropping-particle&quot;:&quot;&quot;},{&quot;family&quot;:&quot;Krivov&quot;,&quot;given&quot;:&quot;Egor&quot;,&quot;parse-names&quot;:false,&quot;dropping-particle&quot;:&quot;&quot;,&quot;non-dropping-particle&quot;:&quot;&quot;},{&quot;family&quot;:&quot;Kumar&quot;,&quot;given&quot;:&quot;Piyush&quot;,&quot;parse-names&quot;:false,&quot;dropping-particle&quot;:&quot;&quot;,&quot;non-dropping-particle&quot;:&quot;&quot;},{&quot;family&quot;:&quot;Kushibar&quot;,&quot;given&quot;:&quot;Kaisar&quot;,&quot;parse-names&quot;:false,&quot;dropping-particle&quot;:&quot;&quot;,&quot;non-dropping-particle&quot;:&quot;&quot;},{&quot;family&quot;:&quot;Lachinov&quot;,&quot;given&quot;:&quot;Dmitrii&quot;,&quot;parse-names&quot;:false,&quot;dropping-particle&quot;:&quot;&quot;,&quot;non-dropping-particle&quot;:&quot;&quot;},{&quot;family&quot;:&quot;Lambrou&quot;,&quot;given&quot;:&quot;Tryphon&quot;,&quot;parse-names&quot;:false,&quot;dropping-particle&quot;:&quot;&quot;,&quot;non-dropping-particle&quot;:&quot;&quot;},{&quot;family&quot;:&quot;Lee&quot;,&quot;given&quot;:&quot;Joon&quot;,&quot;parse-names&quot;:false,&quot;dropping-particle&quot;:&quot;&quot;,&quot;non-dropping-particle&quot;:&quot;&quot;},{&quot;family&quot;:&quot;Lee&quot;,&quot;given&quot;:&quot;Chengen&quot;,&quot;parse-names&quot;:false,&quot;dropping-particle&quot;:&quot;&quot;,&quot;non-dropping-particle&quot;:&quot;&quot;},{&quot;family&quot;:&quot;Lee&quot;,&quot;given&quot;:&quot;Yuehchou&quot;,&quot;parse-names&quot;:false,&quot;dropping-particle&quot;:&quot;&quot;,&quot;non-dropping-particle&quot;:&quot;&quot;},{&quot;family&quot;:&quot;Lee&quot;,&quot;given&quot;:&quot;M&quot;,&quot;parse-names&quot;:false,&quot;dropping-particle&quot;:&quot;&quot;,&quot;non-dropping-particle&quot;:&quot;&quot;},{&quot;family&quot;:&quot;Lefkovits&quot;,&quot;given&quot;:&quot;Szidonia&quot;,&quot;parse-names&quot;:false,&quot;dropping-particle&quot;:&quot;&quot;,&quot;non-dropping-particle&quot;:&quot;&quot;},{&quot;family&quot;:&quot;Lefkovits&quot;,&quot;given&quot;:&quot;Laszlo&quot;,&quot;parse-names&quot;:false,&quot;dropping-particle&quot;:&quot;&quot;,&quot;non-dropping-particle&quot;:&quot;&quot;},{&quot;family&quot;:&quot;Levitt&quot;,&quot;given&quot;:&quot;James&quot;,&quot;parse-names&quot;:false,&quot;dropping-particle&quot;:&quot;&quot;,&quot;non-dropping-particle&quot;:&quot;&quot;},{&quot;family&quot;:&quot;Li&quot;,&quot;given&quot;:&quot;Tengfei&quot;,&quot;parse-names&quot;:false,&quot;dropping-particle&quot;:&quot;&quot;,&quot;non-dropping-particle&quot;:&quot;&quot;},{&quot;family&quot;:&quot;Li&quot;,&quot;given&quot;:&quot;Hongwei&quot;,&quot;parse-names&quot;:false,&quot;dropping-particle&quot;:&quot;&quot;,&quot;non-dropping-particle&quot;:&quot;&quot;},{&quot;family&quot;:&quot;Li&quot;,&quot;given&quot;:&quot;Wenqi&quot;,&quot;parse-names&quot;:false,&quot;dropping-particle&quot;:&quot;&quot;,&quot;non-dropping-particle&quot;:&quot;&quot;},{&quot;family&quot;:&quot;Li&quot;,&quot;given&quot;:&quot;Hongyang&quot;,&quot;parse-names&quot;:false,&quot;dropping-particle&quot;:&quot;&quot;,&quot;non-dropping-particle&quot;:&quot;&quot;},{&quot;family&quot;:&quot;Li&quot;,&quot;given&quot;:&quot;Xiaochuan&quot;,&quot;parse-names&quot;:false,&quot;dropping-particle&quot;:&quot;&quot;,&quot;non-dropping-particle&quot;:&quot;&quot;},{&quot;family&quot;:&quot;Li&quot;,&quot;given&quot;:&quot;Yuexiang&quot;,&quot;parse-names&quot;:false,&quot;dropping-particle&quot;:&quot;&quot;,&quot;non-dropping-particle&quot;:&quot;&quot;},{&quot;family&quot;:&quot;Li&quot;,&quot;given&quot;:&quot;Heng&quot;,&quot;parse-names&quot;:false,&quot;dropping-particle&quot;:&quot;&quot;,&quot;non-dropping-particle&quot;:&quot;&quot;},{&quot;family&quot;:&quot;Li&quot;,&quot;given&quot;:&quot;Zhenye&quot;,&quot;parse-names&quot;:false,&quot;dropping-particle&quot;:&quot;&quot;,&quot;non-dropping-particle&quot;:&quot;&quot;},{&quot;family&quot;:&quot;Li&quot;,&quot;given&quot;:&quot;Xiaoyu&quot;,&quot;parse-names&quot;:false,&quot;dropping-particle&quot;:&quot;&quot;,&quot;non-dropping-particle&quot;:&quot;&quot;},{&quot;family&quot;:&quot;Li&quot;,&quot;given&quot;:&quot;Zeju&quot;,&quot;parse-names&quot;:false,&quot;dropping-particle&quot;:&quot;&quot;,&quot;non-dropping-particle&quot;:&quot;&quot;},{&quot;family&quot;:&quot;Li&quot;,&quot;given&quot;:&quot;XiaoGang&quot;,&quot;parse-names&quot;:false,&quot;dropping-particle&quot;:&quot;&quot;,&quot;non-dropping-particle&quot;:&quot;&quot;},{&quot;family&quot;:&quot;Li&quot;,&quot;given&quot;:&quot;Wenqi&quot;,&quot;parse-names&quot;:false,&quot;dropping-particle&quot;:&quot;&quot;,&quot;non-dropping-particle&quot;:&quot;&quot;},{&quot;family&quot;:&quot;Lin&quot;,&quot;given&quot;:&quot;Zheng-Shen&quot;,&quot;parse-names&quot;:false,&quot;dropping-particle&quot;:&quot;&quot;,&quot;non-dropping-particle&quot;:&quot;&quot;},{&quot;family&quot;:&quot;Lin&quot;,&quot;given&quot;:&quot;Fengming&quot;,&quot;parse-names&quot;:false,&quot;dropping-particle&quot;:&quot;&quot;,&quot;non-dropping-particle&quot;:&quot;&quot;},{&quot;family&quot;:&quot;Lio&quot;,&quot;given&quot;:&quot;Pietro&quot;,&quot;parse-names&quot;:false,&quot;dropping-particle&quot;:&quot;&quot;,&quot;non-dropping-particle&quot;:&quot;&quot;},{&quot;family&quot;:&quot;Liu&quot;,&quot;given&quot;:&quot;Chang&quot;,&quot;parse-names&quot;:false,&quot;dropping-particle&quot;:&quot;&quot;,&quot;non-dropping-particle&quot;:&quot;&quot;},{&quot;family&quot;:&quot;Liu&quot;,&quot;given&quot;:&quot;Boqiang&quot;,&quot;parse-names&quot;:false,&quot;dropping-particle&quot;:&quot;&quot;,&quot;non-dropping-particle&quot;:&quot;&quot;},{&quot;family&quot;:&quot;Liu&quot;,&quot;given&quot;:&quot;Xiang&quot;,&quot;parse-names&quot;:false,&quot;dropping-particle&quot;:&quot;&quot;,&quot;non-dropping-particle&quot;:&quot;&quot;},{&quot;family&quot;:&quot;Liu&quot;,&quot;given&quot;:&quot;Mingyuan&quot;,&quot;parse-names&quot;:false,&quot;dropping-particle&quot;:&quot;&quot;,&quot;non-dropping-particle&quot;:&quot;&quot;},{&quot;family&quot;:&quot;Liu&quot;,&quot;given&quot;:&quot;Ju&quot;,&quot;parse-names&quot;:false,&quot;dropping-particle&quot;:&quot;&quot;,&quot;non-dropping-particle&quot;:&quot;&quot;},{&quot;family&quot;:&quot;Liu&quot;,&quot;given&quot;:&quot;Luyan&quot;,&quot;parse-names&quot;:false,&quot;dropping-particle&quot;:&quot;&quot;,&quot;non-dropping-particle&quot;:&quot;&quot;},{&quot;family&quot;:&quot;Llado&quot;,&quot;given&quot;:&quot;Xavier&quot;,&quot;parse-names&quot;:false,&quot;dropping-particle&quot;:&quot;&quot;,&quot;non-dropping-particle&quot;:&quot;&quot;},{&quot;family&quot;:&quot;Lopez&quot;,&quot;given&quot;:&quot;Marc Moreno&quot;,&quot;parse-names&quot;:false,&quot;dropping-particle&quot;:&quot;&quot;,&quot;non-dropping-particle&quot;:&quot;&quot;},{&quot;family&quot;:&quot;Lorenzo&quot;,&quot;given&quot;:&quot;Pablo Ribalta&quot;,&quot;parse-names&quot;:false,&quot;dropping-particle&quot;:&quot;&quot;,&quot;non-dropping-particle&quot;:&quot;&quot;},{&quot;family&quot;:&quot;Lu&quot;,&quot;given&quot;:&quot;Zhentai&quot;,&quot;parse-names&quot;:false,&quot;dropping-particle&quot;:&quot;&quot;,&quot;non-dropping-particle&quot;:&quot;&quot;},{&quot;family&quot;:&quot;Luo&quot;,&quot;given&quot;:&quot;Lin&quot;,&quot;parse-names&quot;:false,&quot;dropping-particle&quot;:&quot;&quot;,&quot;non-dropping-particle&quot;:&quot;&quot;},{&quot;family&quot;:&quot;Luo&quot;,&quot;given&quot;:&quot;Zhigang&quot;,&quot;parse-names&quot;:false,&quot;dropping-particle&quot;:&quot;&quot;,&quot;non-dropping-particle&quot;:&quot;&quot;},{&quot;family&quot;:&quot;Ma&quot;,&quot;given&quot;:&quot;Jun&quot;,&quot;parse-names&quot;:false,&quot;dropping-particle&quot;:&quot;&quot;,&quot;non-dropping-particle&quot;:&quot;&quot;},{&quot;family&quot;:&quot;Ma&quot;,&quot;given&quot;:&quot;Kai&quot;,&quot;parse-names&quot;:false,&quot;dropping-particle&quot;:&quot;&quot;,&quot;non-dropping-particle&quot;:&quot;&quot;},{&quot;family&quot;:&quot;Mackie&quot;,&quot;given&quot;:&quot;Thomas&quot;,&quot;parse-names&quot;:false,&quot;dropping-particle&quot;:&quot;&quot;,&quot;non-dropping-particle&quot;:&quot;&quot;},{&quot;family&quot;:&quot;Madabushi&quot;,&quot;given&quot;:&quot;Anant&quot;,&quot;parse-names&quot;:false,&quot;dropping-particle&quot;:&quot;&quot;,&quot;non-dropping-particle&quot;:&quot;&quot;},{&quot;family&quot;:&quot;Mahmoudi&quot;,&quot;given&quot;:&quot;Issam&quot;,&quot;parse-names&quot;:false,&quot;dropping-particle&quot;:&quot;&quot;,&quot;non-dropping-particle&quot;:&quot;&quot;},{&quot;family&quot;:&quot;Maier-Hein&quot;,&quot;given&quot;:&quot;Klaus H.&quot;,&quot;parse-names&quot;:false,&quot;dropping-particle&quot;:&quot;&quot;,&quot;non-dropping-particle&quot;:&quot;&quot;},{&quot;family&quot;:&quot;Maji&quot;,&quot;given&quot;:&quot;Pradipta&quot;,&quot;parse-names&quot;:false,&quot;dropping-particle&quot;:&quot;&quot;,&quot;non-dropping-particle&quot;:&quot;&quot;},{&quot;family&quot;:&quot;Mammen&quot;,&quot;given&quot;:&quot;CP&quot;,&quot;parse-names&quot;:false,&quot;dropping-particle&quot;:&quot;&quot;,&quot;non-dropping-particle&quot;:&quot;&quot;},{&quot;family&quot;:&quot;Mang&quot;,&quot;given&quot;:&quot;Andreas&quot;,&quot;parse-names&quot;:false,&quot;dropping-particle&quot;:&quot;&quot;,&quot;non-dropping-particle&quot;:&quot;&quot;},{&quot;family&quot;:&quot;Manjunath&quot;,&quot;given&quot;:&quot;B. S.&quot;,&quot;parse-names&quot;:false,&quot;dropping-particle&quot;:&quot;&quot;,&quot;non-dropping-particle&quot;:&quot;&quot;},{&quot;family&quot;:&quot;Marcinkiewicz&quot;,&quot;given&quot;:&quot;Michal&quot;,&quot;parse-names&quot;:false,&quot;dropping-particle&quot;:&quot;&quot;,&quot;non-dropping-particle&quot;:&quot;&quot;},{&quot;family&quot;:&quot;McDonagh&quot;,&quot;given&quot;:&quot;S&quot;,&quot;parse-names&quot;:false,&quot;dropping-particle&quot;:&quot;&quot;,&quot;non-dropping-particle&quot;:&quot;&quot;},{&quot;family&quot;:&quot;McKenna&quot;,&quot;given&quot;:&quot;Stephen&quot;,&quot;parse-names&quot;:false,&quot;dropping-particle&quot;:&quot;&quot;,&quot;non-dropping-particle&quot;:&quot;&quot;},{&quot;family&quot;:&quot;McKinley&quot;,&quot;given&quot;:&quot;Richard&quot;,&quot;parse-names&quot;:false,&quot;dropping-particle&quot;:&quot;&quot;,&quot;non-dropping-particle&quot;:&quot;&quot;},{&quot;family&quot;:&quot;Mehl&quot;,&quot;given&quot;:&quot;Miriam&quot;,&quot;parse-names&quot;:false,&quot;dropping-particle&quot;:&quot;&quot;,&quot;non-dropping-particle&quot;:&quot;&quot;},{&quot;family&quot;:&quot;Mehta&quot;,&quot;given&quot;:&quot;Sachin&quot;,&quot;parse-names&quot;:false,&quot;dropping-particle&quot;:&quot;&quot;,&quot;non-dropping-particle&quot;:&quot;&quot;},{&quot;family&quot;:&quot;Mehta&quot;,&quot;given&quot;:&quot;Raghav&quot;,&quot;parse-names&quot;:false,&quot;dropping-particle&quot;:&quot;&quot;,&quot;non-dropping-particle&quot;:&quot;&quot;},{&quot;family&quot;:&quot;Meier&quot;,&quot;given&quot;:&quot;Raphael&quot;,&quot;parse-names&quot;:false,&quot;dropping-particle&quot;:&quot;&quot;,&quot;non-dropping-particle&quot;:&quot;&quot;},{&quot;family&quot;:&quot;Meinel&quot;,&quot;given&quot;:&quot;Christoph&quot;,&quot;parse-names&quot;:false,&quot;dropping-particle&quot;:&quot;&quot;,&quot;non-dropping-particle&quot;:&quot;&quot;},{&quot;family&quot;:&quot;Merhof&quot;,&quot;given&quot;:&quot;Dorit&quot;,&quot;parse-names&quot;:false,&quot;dropping-particle&quot;:&quot;&quot;,&quot;non-dropping-particle&quot;:&quot;&quot;},{&quot;family&quot;:&quot;Meyer&quot;,&quot;given&quot;:&quot;Craig&quot;,&quot;parse-names&quot;:false,&quot;dropping-particle&quot;:&quot;&quot;,&quot;non-dropping-particle&quot;:&quot;&quot;},{&quot;family&quot;:&quot;Miller&quot;,&quot;given&quot;:&quot;Robert&quot;,&quot;parse-names&quot;:false,&quot;dropping-particle&quot;:&quot;&quot;,&quot;non-dropping-particle&quot;:&quot;&quot;},{&quot;family&quot;:&quot;Mitra&quot;,&quot;given&quot;:&quot;Sushmita&quot;,&quot;parse-names&quot;:false,&quot;dropping-particle&quot;:&quot;&quot;,&quot;non-dropping-particle&quot;:&quot;&quot;},{&quot;family&quot;:&quot;Moiyadi&quot;,&quot;given&quot;:&quot;Aliasgar&quot;,&quot;parse-names&quot;:false,&quot;dropping-particle&quot;:&quot;&quot;,&quot;non-dropping-particle&quot;:&quot;&quot;},{&quot;family&quot;:&quot;Molina-Garcia&quot;,&quot;given&quot;:&quot;David&quot;,&quot;parse-names&quot;:false,&quot;dropping-particle&quot;:&quot;&quot;,&quot;non-dropping-particle&quot;:&quot;&quot;},{&quot;family&quot;:&quot;Monteiro&quot;,&quot;given&quot;:&quot;Miguel A. B.&quot;,&quot;parse-names&quot;:false,&quot;dropping-particle&quot;:&quot;&quot;,&quot;non-dropping-particle&quot;:&quot;&quot;},{&quot;family&quot;:&quot;Mrukwa&quot;,&quot;given&quot;:&quot;Grzegorz&quot;,&quot;parse-names&quot;:false,&quot;dropping-particle&quot;:&quot;&quot;,&quot;non-dropping-particle&quot;:&quot;&quot;},{&quot;family&quot;:&quot;Myronenko&quot;,&quot;given&quot;:&quot;Andriy&quot;,&quot;parse-names&quot;:false,&quot;dropping-particle&quot;:&quot;&quot;,&quot;non-dropping-particle&quot;:&quot;&quot;},{&quot;family&quot;:&quot;Nalepa&quot;,&quot;given&quot;:&quot;Jakub&quot;,&quot;parse-names&quot;:false,&quot;dropping-particle&quot;:&quot;&quot;,&quot;non-dropping-particle&quot;:&quot;&quot;},{&quot;family&quot;:&quot;Ngo&quot;,&quot;given&quot;:&quot;Thuyen&quot;,&quot;parse-names&quot;:false,&quot;dropping-particle&quot;:&quot;&quot;,&quot;non-dropping-particle&quot;:&quot;&quot;},{&quot;family&quot;:&quot;Nie&quot;,&quot;given&quot;:&quot;Dong&quot;,&quot;parse-names&quot;:false,&quot;dropping-particle&quot;:&quot;&quot;,&quot;non-dropping-particle&quot;:&quot;&quot;},{&quot;family&quot;:&quot;Ning&quot;,&quot;given&quot;:&quot;Holly&quot;,&quot;parse-names&quot;:false,&quot;dropping-particle&quot;:&quot;&quot;,&quot;non-dropping-particle&quot;:&quot;&quot;},{&quot;family&quot;:&quot;Niu&quot;,&quot;given&quot;:&quot;Chen&quot;,&quot;parse-names&quot;:false,&quot;dropping-particle&quot;:&quot;&quot;,&quot;non-dropping-particle&quot;:&quot;&quot;},{&quot;family&quot;:&quot;Nuechterlein&quot;,&quot;given&quot;:&quot;Nicholas K&quot;,&quot;parse-names&quot;:false,&quot;dropping-particle&quot;:&quot;&quot;,&quot;non-dropping-particle&quot;:&quot;&quot;},{&quot;family&quot;:&quot;Oermann&quot;,&quot;given&quot;:&quot;Eric&quot;,&quot;parse-names&quot;:false,&quot;dropping-particle&quot;:&quot;&quot;,&quot;non-dropping-particle&quot;:&quot;&quot;},{&quot;family&quot;:&quot;Oliveira&quot;,&quot;given&quot;:&quot;Arlindo&quot;,&quot;parse-names&quot;:false,&quot;dropping-particle&quot;:&quot;&quot;,&quot;non-dropping-particle&quot;:&quot;&quot;},{&quot;family&quot;:&quot;Oliveira&quot;,&quot;given&quot;:&quot;Diego D. C.&quot;,&quot;parse-names&quot;:false,&quot;dropping-particle&quot;:&quot;&quot;,&quot;non-dropping-particle&quot;:&quot;&quot;},{&quot;family&quot;:&quot;Oliver&quot;,&quot;given&quot;:&quot;Arnau&quot;,&quot;parse-names&quot;:false,&quot;dropping-particle&quot;:&quot;&quot;,&quot;non-dropping-particle&quot;:&quot;&quot;},{&quot;family&quot;:&quot;Osman&quot;,&quot;given&quot;:&quot;Alexander F. I.&quot;,&quot;parse-names&quot;:false,&quot;dropping-particle&quot;:&quot;&quot;,&quot;non-dropping-particle&quot;:&quot;&quot;},{&quot;family&quot;:&quot;Ou&quot;,&quot;given&quot;:&quot;Yu-Nian&quot;,&quot;parse-names&quot;:false,&quot;dropping-particle&quot;:&quot;&quot;,&quot;non-dropping-particle&quot;:&quot;&quot;},{&quot;family&quot;:&quot;Ourselin&quot;,&quot;given&quot;:&quot;Sebastien&quot;,&quot;parse-names&quot;:false,&quot;dropping-particle&quot;:&quot;&quot;,&quot;non-dropping-particle&quot;:&quot;&quot;},{&quot;family&quot;:&quot;Paragios&quot;,&quot;given&quot;:&quot;Nikos&quot;,&quot;parse-names&quot;:false,&quot;dropping-particle&quot;:&quot;&quot;,&quot;non-dropping-particle&quot;:&quot;&quot;},{&quot;family&quot;:&quot;Park&quot;,&quot;given&quot;:&quot;Moo Sung&quot;,&quot;parse-names&quot;:false,&quot;dropping-particle&quot;:&quot;&quot;,&quot;non-dropping-particle&quot;:&quot;&quot;},{&quot;family&quot;:&quot;Paschke&quot;,&quot;given&quot;:&quot;Brad&quot;,&quot;parse-names&quot;:false,&quot;dropping-particle&quot;:&quot;&quot;,&quot;non-dropping-particle&quot;:&quot;&quot;},{&quot;family&quot;:&quot;Pauloski&quot;,&quot;given&quot;:&quot;J. Gregory&quot;,&quot;parse-names&quot;:false,&quot;dropping-particle&quot;:&quot;&quot;,&quot;non-dropping-particle&quot;:&quot;&quot;},{&quot;family&quot;:&quot;Pawar&quot;,&quot;given&quot;:&quot;Kamlesh&quot;,&quot;parse-names&quot;:false,&quot;dropping-particle&quot;:&quot;&quot;,&quot;non-dropping-particle&quot;:&quot;&quot;},{&quot;family&quot;:&quot;Pawlowski&quot;,&quot;given&quot;:&quot;Nick&quot;,&quot;parse-names&quot;:false,&quot;dropping-particle&quot;:&quot;&quot;,&quot;non-dropping-particle&quot;:&quot;&quot;},{&quot;family&quot;:&quot;Pei&quot;,&quot;given&quot;:&quot;Linmin&quot;,&quot;parse-names&quot;:false,&quot;dropping-particle&quot;:&quot;&quot;,&quot;non-dropping-particle&quot;:&quot;&quot;},{&quot;family&quot;:&quot;Peng&quot;,&quot;given&quot;:&quot;Suting&quot;,&quot;parse-names&quot;:false,&quot;dropping-particle&quot;:&quot;&quot;,&quot;non-dropping-particle&quot;:&quot;&quot;},{&quot;family&quot;:&quot;Pereira&quot;,&quot;given&quot;:&quot;Silvio M.&quot;,&quot;parse-names&quot;:false,&quot;dropping-particle&quot;:&quot;&quot;,&quot;non-dropping-particle&quot;:&quot;&quot;},{&quot;family&quot;:&quot;Perez-Beteta&quot;,&quot;given&quot;:&quot;Julian&quot;,&quot;parse-names&quot;:false,&quot;dropping-particle&quot;:&quot;&quot;,&quot;non-dropping-particle&quot;:&quot;&quot;},{&quot;family&quot;:&quot;Perez-Garcia&quot;,&quot;given&quot;:&quot;Victor M.&quot;,&quot;parse-names&quot;:false,&quot;dropping-particle&quot;:&quot;&quot;,&quot;non-dropping-particle&quot;:&quot;&quot;},{&quot;family&quot;:&quot;Pezold&quot;,&quot;given&quot;:&quot;Simon&quot;,&quot;parse-names&quot;:false,&quot;dropping-particle&quot;:&quot;&quot;,&quot;non-dropping-particle&quot;:&quot;&quot;},{&quot;family&quot;:&quot;Pham&quot;,&quot;given&quot;:&quot;Bao&quot;,&quot;parse-names&quot;:false,&quot;dropping-particle&quot;:&quot;&quot;,&quot;non-dropping-particle&quot;:&quot;&quot;},{&quot;family&quot;:&quot;Phophalia&quot;,&quot;given&quot;:&quot;Ashish&quot;,&quot;parse-names&quot;:false,&quot;dropping-particle&quot;:&quot;&quot;,&quot;non-dropping-particle&quot;:&quot;&quot;},{&quot;family&quot;:&quot;Piella&quot;,&quot;given&quot;:&quot;Gemma&quot;,&quot;parse-names&quot;:false,&quot;dropping-particle&quot;:&quot;&quot;,&quot;non-dropping-particle&quot;:&quot;&quot;},{&quot;family&quot;:&quot;Pillai&quot;,&quot;given&quot;:&quot;G. N.&quot;,&quot;parse-names&quot;:false,&quot;dropping-particle&quot;:&quot;&quot;,&quot;non-dropping-particle&quot;:&quot;&quot;},{&quot;family&quot;:&quot;Piraud&quot;,&quot;given&quot;:&quot;Marie&quot;,&quot;parse-names&quot;:false,&quot;dropping-particle&quot;:&quot;&quot;,&quot;non-dropping-particle&quot;:&quot;&quot;},{&quot;family&quot;:&quot;Pisov&quot;,&quot;given&quot;:&quot;Maxim&quot;,&quot;parse-names&quot;:false,&quot;dropping-particle&quot;:&quot;&quot;,&quot;non-dropping-particle&quot;:&quot;&quot;},{&quot;family&quot;:&quot;Popli&quot;,&quot;given&quot;:&quot;Anmol&quot;,&quot;parse-names&quot;:false,&quot;dropping-particle&quot;:&quot;&quot;,&quot;non-dropping-particle&quot;:&quot;&quot;},{&quot;family&quot;:&quot;Pound&quot;,&quot;given&quot;:&quot;Michael P.&quot;,&quot;parse-names&quot;:false,&quot;dropping-particle&quot;:&quot;&quot;,&quot;non-dropping-particle&quot;:&quot;&quot;},{&quot;family&quot;:&quot;Pourreza&quot;,&quot;given&quot;:&quot;Reza&quot;,&quot;parse-names&quot;:false,&quot;dropping-particle&quot;:&quot;&quot;,&quot;non-dropping-particle&quot;:&quot;&quot;},{&quot;family&quot;:&quot;Prasanna&quot;,&quot;given&quot;:&quot;Prateek&quot;,&quot;parse-names&quot;:false,&quot;dropping-particle&quot;:&quot;&quot;,&quot;non-dropping-particle&quot;:&quot;&quot;},{&quot;family&quot;:&quot;Prkovska&quot;,&quot;given&quot;:&quot;Vesna&quot;,&quot;parse-names&quot;:false,&quot;dropping-particle&quot;:&quot;&quot;,&quot;non-dropping-particle&quot;:&quot;&quot;},{&quot;family&quot;:&quot;Pridmore&quot;,&quot;given&quot;:&quot;Tony P.&quot;,&quot;parse-names&quot;:false,&quot;dropping-particle&quot;:&quot;&quot;,&quot;non-dropping-particle&quot;:&quot;&quot;},{&quot;family&quot;:&quot;Puch&quot;,&quot;given&quot;:&quot;Santi&quot;,&quot;parse-names&quot;:false,&quot;dropping-particle&quot;:&quot;&quot;,&quot;non-dropping-particle&quot;:&quot;&quot;},{&quot;family&quot;:&quot;Puybareau&quot;,&quot;given&quot;:&quot;Élodie&quot;,&quot;parse-names&quot;:false,&quot;dropping-particle&quot;:&quot;&quot;,&quot;non-dropping-particle&quot;:&quot;&quot;},{&quot;family&quot;:&quot;Qian&quot;,&quot;given&quot;:&quot;Buyue&quot;,&quot;parse-names&quot;:false,&quot;dropping-particle&quot;:&quot;&quot;,&quot;non-dropping-particle&quot;:&quot;&quot;},{&quot;family&quot;:&quot;Qiao&quot;,&quot;given&quot;:&quot;Xu&quot;,&quot;parse-names&quot;:false,&quot;dropping-particle&quot;:&quot;&quot;,&quot;non-dropping-particle&quot;:&quot;&quot;},{&quot;family&quot;:&quot;Rajchl&quot;,&quot;given&quot;:&quot;Martin&quot;,&quot;parse-names&quot;:false,&quot;dropping-particle&quot;:&quot;&quot;,&quot;non-dropping-particle&quot;:&quot;&quot;},{&quot;family&quot;:&quot;Rane&quot;,&quot;given&quot;:&quot;Swapnil&quot;,&quot;parse-names&quot;:false,&quot;dropping-particle&quot;:&quot;&quot;,&quot;non-dropping-particle&quot;:&quot;&quot;},{&quot;family&quot;:&quot;Rebsamen&quot;,&quot;given&quot;:&quot;Michael&quot;,&quot;parse-names&quot;:false,&quot;dropping-particle&quot;:&quot;&quot;,&quot;non-dropping-particle&quot;:&quot;&quot;},{&quot;family&quot;:&quot;Ren&quot;,&quot;given&quot;:&quot;Hongliang&quot;,&quot;parse-names&quot;:false,&quot;dropping-particle&quot;:&quot;&quot;,&quot;non-dropping-particle&quot;:&quot;&quot;},{&quot;family&quot;:&quot;Ren&quot;,&quot;given&quot;:&quot;Xuhua&quot;,&quot;parse-names&quot;:false,&quot;dropping-particle&quot;:&quot;&quot;,&quot;non-dropping-particle&quot;:&quot;&quot;},{&quot;family&quot;:&quot;Revanuru&quot;,&quot;given&quot;:&quot;Karthik&quot;,&quot;parse-names&quot;:false,&quot;dropping-particle&quot;:&quot;&quot;,&quot;non-dropping-particle&quot;:&quot;&quot;},{&quot;family&quot;:&quot;Rezaei&quot;,&quot;given&quot;:&quot;Mina&quot;,&quot;parse-names&quot;:false,&quot;dropping-particle&quot;:&quot;&quot;,&quot;non-dropping-particle&quot;:&quot;&quot;},{&quot;family&quot;:&quot;Rippel&quot;,&quot;given&quot;:&quot;Oliver&quot;,&quot;parse-names&quot;:false,&quot;dropping-particle&quot;:&quot;&quot;,&quot;non-dropping-particle&quot;:&quot;&quot;},{&quot;family&quot;:&quot;Rivera&quot;,&quot;given&quot;:&quot;Luis Carlos&quot;,&quot;parse-names&quot;:false,&quot;dropping-particle&quot;:&quot;&quot;,&quot;non-dropping-particle&quot;:&quot;&quot;},{&quot;family&quot;:&quot;Robert&quot;,&quot;given&quot;:&quot;Charlotte&quot;,&quot;parse-names&quot;:false,&quot;dropping-particle&quot;:&quot;&quot;,&quot;non-dropping-particle&quot;:&quot;&quot;},{&quot;family&quot;:&quot;Rosen&quot;,&quot;given&quot;:&quot;Bruce&quot;,&quot;parse-names&quot;:false,&quot;dropping-particle&quot;:&quot;&quot;,&quot;non-dropping-particle&quot;:&quot;&quot;},{&quot;family&quot;:&quot;Rueckert&quot;,&quot;given&quot;:&quot;Daniel&quot;,&quot;parse-names&quot;:false,&quot;dropping-particle&quot;:&quot;&quot;,&quot;non-dropping-particle&quot;:&quot;&quot;},{&quot;family&quot;:&quot;Safwan&quot;,&quot;given&quot;:&quot;Mohammed&quot;,&quot;parse-names&quot;:false,&quot;dropping-particle&quot;:&quot;&quot;,&quot;non-dropping-particle&quot;:&quot;&quot;},{&quot;family&quot;:&quot;Salem&quot;,&quot;given&quot;:&quot;Mostafa&quot;,&quot;parse-names&quot;:false,&quot;dropping-particle&quot;:&quot;&quot;,&quot;non-dropping-particle&quot;:&quot;&quot;},{&quot;family&quot;:&quot;Salvi&quot;,&quot;given&quot;:&quot;Joaquim&quot;,&quot;parse-names&quot;:false,&quot;dropping-particle&quot;:&quot;&quot;,&quot;non-dropping-particle&quot;:&quot;&quot;},{&quot;family&quot;:&quot;Sanchez&quot;,&quot;given&quot;:&quot;Irina&quot;,&quot;parse-names&quot;:false,&quot;dropping-particle&quot;:&quot;&quot;,&quot;non-dropping-particle&quot;:&quot;&quot;},{&quot;family&quot;:&quot;Sánchez&quot;,&quot;given&quot;:&quot;Irina&quot;,&quot;parse-names&quot;:false,&quot;dropping-particle&quot;:&quot;&quot;,&quot;non-dropping-particle&quot;:&quot;&quot;},{&quot;family&quot;:&quot;Santos&quot;,&quot;given&quot;:&quot;Heitor M.&quot;,&quot;parse-names&quot;:false,&quot;dropping-particle&quot;:&quot;&quot;,&quot;non-dropping-particle&quot;:&quot;&quot;},{&quot;family&quot;:&quot;Sartor&quot;,&quot;given&quot;:&quot;Emmett&quot;,&quot;parse-names&quot;:false,&quot;dropping-particle&quot;:&quot;&quot;,&quot;non-dropping-particle&quot;:&quot;&quot;},{&quot;family&quot;:&quot;Schellingerhout&quot;,&quot;given&quot;:&quot;Dawid&quot;,&quot;parse-names&quot;:false,&quot;dropping-particle&quot;:&quot;&quot;,&quot;non-dropping-particle&quot;:&quot;&quot;},{&quot;family&quot;:&quot;Scheufele&quot;,&quot;given&quot;:&quot;Klaudius&quot;,&quot;parse-names&quot;:false,&quot;dropping-particle&quot;:&quot;&quot;,&quot;non-dropping-particle&quot;:&quot;&quot;},{&quot;family&quot;:&quot;Scott&quot;,&quot;given&quot;:&quot;Matthew R.&quot;,&quot;parse-names&quot;:false,&quot;dropping-particle&quot;:&quot;&quot;,&quot;non-dropping-particle&quot;:&quot;&quot;},{&quot;family&quot;:&quot;Scussel&quot;,&quot;given&quot;:&quot;Artur A.&quot;,&quot;parse-names&quot;:false,&quot;dropping-particle&quot;:&quot;&quot;,&quot;non-dropping-particle&quot;:&quot;&quot;},{&quot;family&quot;:&quot;Sedlar&quot;,&quot;given&quot;:&quot;Sara&quot;,&quot;parse-names&quot;:false,&quot;dropping-particle&quot;:&quot;&quot;,&quot;non-dropping-particle&quot;:&quot;&quot;},{&quot;family&quot;:&quot;Serrano-Rubio&quot;,&quot;given&quot;:&quot;Juan Pablo&quot;,&quot;parse-names&quot;:false,&quot;dropping-particle&quot;:&quot;&quot;,&quot;non-dropping-particle&quot;:&quot;&quot;},{&quot;family&quot;:&quot;Shah&quot;,&quot;given&quot;:&quot;N. Jon&quot;,&quot;parse-names&quot;:false,&quot;dropping-particle&quot;:&quot;&quot;,&quot;non-dropping-particle&quot;:&quot;&quot;},{&quot;family&quot;:&quot;Shah&quot;,&quot;given&quot;:&quot;Nameetha&quot;,&quot;parse-names&quot;:false,&quot;dropping-particle&quot;:&quot;&quot;,&quot;non-dropping-particle&quot;:&quot;&quot;},{&quot;family&quot;:&quot;Shaikh&quot;,&quot;given&quot;:&quot;Mazhar&quot;,&quot;parse-names&quot;:false,&quot;dropping-particle&quot;:&quot;&quot;,&quot;non-dropping-particle&quot;:&quot;&quot;},{&quot;family&quot;:&quot;Shankar&quot;,&quot;given&quot;:&quot;B. Uma&quot;,&quot;parse-names&quot;:false,&quot;dropping-particle&quot;:&quot;&quot;,&quot;non-dropping-particle&quot;:&quot;&quot;},{&quot;family&quot;:&quot;Shboul&quot;,&quot;given&quot;:&quot;Zeina&quot;,&quot;parse-names&quot;:false,&quot;dropping-particle&quot;:&quot;&quot;,&quot;non-dropping-particle&quot;:&quot;&quot;},{&quot;family&quot;:&quot;Shen&quot;,&quot;given&quot;:&quot;Haipeng&quot;,&quot;parse-names&quot;:false,&quot;dropping-particle&quot;:&quot;&quot;,&quot;non-dropping-particle&quot;:&quot;&quot;},{&quot;family&quot;:&quot;Shen&quot;,&quot;given&quot;:&quot;Dinggang&quot;,&quot;parse-names&quot;:false,&quot;dropping-particle&quot;:&quot;&quot;,&quot;non-dropping-particle&quot;:&quot;&quot;},{&quot;family&quot;:&quot;Shen&quot;,&quot;given&quot;:&quot;Linlin&quot;,&quot;parse-names&quot;:false,&quot;dropping-particle&quot;:&quot;&quot;,&quot;non-dropping-particle&quot;:&quot;&quot;},{&quot;family&quot;:&quot;Shen&quot;,&quot;given&quot;:&quot;Haocheng&quot;,&quot;parse-names&quot;:false,&quot;dropping-particle&quot;:&quot;&quot;,&quot;non-dropping-particle&quot;:&quot;&quot;},{&quot;family&quot;:&quot;Shenoy&quot;,&quot;given&quot;:&quot;Varun&quot;,&quot;parse-names&quot;:false,&quot;dropping-particle&quot;:&quot;&quot;,&quot;non-dropping-particle&quot;:&quot;&quot;},{&quot;family&quot;:&quot;Shi&quot;,&quot;given&quot;:&quot;Feng&quot;,&quot;parse-names&quot;:false,&quot;dropping-particle&quot;:&quot;&quot;,&quot;non-dropping-particle&quot;:&quot;&quot;},{&quot;family&quot;:&quot;Shin&quot;,&quot;given&quot;:&quot;Hyung Eun&quot;,&quot;parse-names&quot;:false,&quot;dropping-particle&quot;:&quot;&quot;,&quot;non-dropping-particle&quot;:&quot;&quot;},{&quot;family&quot;:&quot;Shu&quot;,&quot;given&quot;:&quot;Hai&quot;,&quot;parse-names&quot;:false,&quot;dropping-particle&quot;:&quot;&quot;,&quot;non-dropping-particle&quot;:&quot;&quot;},{&quot;family&quot;:&quot;Sima&quot;,&quot;given&quot;:&quot;Diana&quot;,&quot;parse-names&quot;:false,&quot;dropping-particle&quot;:&quot;&quot;,&quot;non-dropping-particle&quot;:&quot;&quot;},{&quot;family&quot;:&quot;Sinclair&quot;,&quot;given&quot;:&quot;M&quot;,&quot;parse-names&quot;:false,&quot;dropping-particle&quot;:&quot;&quot;,&quot;non-dropping-particle&quot;:&quot;&quot;},{&quot;family&quot;:&quot;Smedby&quot;,&quot;given&quot;:&quot;Orjan&quot;,&quot;parse-names&quot;:false,&quot;dropping-particle&quot;:&quot;&quot;,&quot;non-dropping-particle&quot;:&quot;&quot;},{&quot;family&quot;:&quot;Snyder&quot;,&quot;given&quot;:&quot;James M.&quot;,&quot;parse-names&quot;:false,&quot;dropping-particle&quot;:&quot;&quot;,&quot;non-dropping-particle&quot;:&quot;&quot;},{&quot;family&quot;:&quot;Soltaninejad&quot;,&quot;given&quot;:&quot;Mohammadreza&quot;,&quot;parse-names&quot;:false,&quot;dropping-particle&quot;:&quot;&quot;,&quot;non-dropping-particle&quot;:&quot;&quot;},{&quot;family&quot;:&quot;Song&quot;,&quot;given&quot;:&quot;Guidong&quot;,&quot;parse-names&quot;:false,&quot;dropping-particle&quot;:&quot;&quot;,&quot;non-dropping-particle&quot;:&quot;&quot;},{&quot;family&quot;:&quot;Soni&quot;,&quot;given&quot;:&quot;Mehul&quot;,&quot;parse-names&quot;:false,&quot;dropping-particle&quot;:&quot;&quot;,&quot;non-dropping-particle&quot;:&quot;&quot;},{&quot;family&quot;:&quot;Stawiaski&quot;,&quot;given&quot;:&quot;Jean&quot;,&quot;parse-names&quot;:false,&quot;dropping-particle&quot;:&quot;&quot;,&quot;non-dropping-particle&quot;:&quot;&quot;},{&quot;family&quot;:&quot;Subramanian&quot;,&quot;given&quot;:&quot;Shashank&quot;,&quot;parse-names&quot;:false,&quot;dropping-particle&quot;:&quot;&quot;,&quot;non-dropping-particle&quot;:&quot;&quot;},{&quot;family&quot;:&quot;Sun&quot;,&quot;given&quot;:&quot;Li&quot;,&quot;parse-names&quot;:false,&quot;dropping-particle&quot;:&quot;&quot;,&quot;non-dropping-particle&quot;:&quot;&quot;},{&quot;family&quot;:&quot;Sun&quot;,&quot;given&quot;:&quot;Roger&quot;,&quot;parse-names&quot;:false,&quot;dropping-particle&quot;:&quot;&quot;,&quot;non-dropping-particle&quot;:&quot;&quot;},{&quot;family&quot;:&quot;Sun&quot;,&quot;given&quot;:&quot;Jiawei&quot;,&quot;parse-names&quot;:false,&quot;dropping-particle&quot;:&quot;&quot;,&quot;non-dropping-particle&quot;:&quot;&quot;},{&quot;family&quot;:&quot;Sun&quot;,&quot;given&quot;:&quot;Kay&quot;,&quot;parse-names&quot;:false,&quot;dropping-particle&quot;:&quot;&quot;,&quot;non-dropping-particle&quot;:&quot;&quot;},{&quot;family&quot;:&quot;Sun&quot;,&quot;given&quot;:&quot;Yu&quot;,&quot;parse-names&quot;:false,&quot;dropping-particle&quot;:&quot;&quot;,&quot;non-dropping-particle&quot;:&quot;&quot;},{&quot;family&quot;:&quot;Sun&quot;,&quot;given&quot;:&quot;Guoxia&quot;,&quot;parse-names&quot;:false,&quot;dropping-particle&quot;:&quot;&quot;,&quot;non-dropping-particle&quot;:&quot;&quot;},{&quot;family&quot;:&quot;Sun&quot;,&quot;given&quot;:&quot;Shuang&quot;,&quot;parse-names&quot;:false,&quot;dropping-particle&quot;:&quot;&quot;,&quot;non-dropping-particle&quot;:&quot;&quot;},{&quot;family&quot;:&quot;Suter&quot;,&quot;given&quot;:&quot;Yannick R&quot;,&quot;parse-names&quot;:false,&quot;dropping-particle&quot;:&quot;&quot;,&quot;non-dropping-particle&quot;:&quot;&quot;},{&quot;family&quot;:&quot;Szilagyi&quot;,&quot;given&quot;:&quot;Laszlo&quot;,&quot;parse-names&quot;:false,&quot;dropping-particle&quot;:&quot;&quot;,&quot;non-dropping-particle&quot;:&quot;&quot;},{&quot;family&quot;:&quot;Talbar&quot;,&quot;given&quot;:&quot;Sanjay&quot;,&quot;parse-names&quot;:false,&quot;dropping-particle&quot;:&quot;&quot;,&quot;non-dropping-particle&quot;:&quot;&quot;},{&quot;family&quot;:&quot;Tao&quot;,&quot;given&quot;:&quot;Dacheng&quot;,&quot;parse-names&quot;:false,&quot;dropping-particle&quot;:&quot;&quot;,&quot;non-dropping-particle&quot;:&quot;&quot;},{&quot;family&quot;:&quot;Tao&quot;,&quot;given&quot;:&quot;Dacheng&quot;,&quot;parse-names&quot;:false,&quot;dropping-particle&quot;:&quot;&quot;,&quot;non-dropping-particle&quot;:&quot;&quot;},{&quot;family&quot;:&quot;Teng&quot;,&quot;given&quot;:&quot;Zhongzhao&quot;,&quot;parse-names&quot;:false,&quot;dropping-particle&quot;:&quot;&quot;,&quot;non-dropping-particle&quot;:&quot;&quot;},{&quot;family&quot;:&quot;Thakur&quot;,&quot;given&quot;:&quot;Siddhesh&quot;,&quot;parse-names&quot;:false,&quot;dropping-particle&quot;:&quot;&quot;,&quot;non-dropping-particle&quot;:&quot;&quot;},{&quot;family&quot;:&quot;Thakur&quot;,&quot;given&quot;:&quot;Meenakshi H&quot;,&quot;parse-names&quot;:false,&quot;dropping-particle&quot;:&quot;&quot;,&quot;non-dropping-particle&quot;:&quot;&quot;},{&quot;family&quot;:&quot;Tharakan&quot;,&quot;given&quot;:&quot;Sameer&quot;,&quot;parse-names&quot;:false,&quot;dropping-particle&quot;:&quot;&quot;,&quot;non-dropping-particle&quot;:&quot;&quot;},{&quot;family&quot;:&quot;Tiwari&quot;,&quot;given&quot;:&quot;Pallavi&quot;,&quot;parse-names&quot;:false,&quot;dropping-particle&quot;:&quot;&quot;,&quot;non-dropping-particle&quot;:&quot;&quot;},{&quot;family&quot;:&quot;Tochon&quot;,&quot;given&quot;:&quot;Guillaume&quot;,&quot;parse-names&quot;:false,&quot;dropping-particle&quot;:&quot;&quot;,&quot;non-dropping-particle&quot;:&quot;&quot;},{&quot;family&quot;:&quot;Tran&quot;,&quot;given&quot;:&quot;Tuan&quot;,&quot;parse-names&quot;:false,&quot;dropping-particle&quot;:&quot;&quot;,&quot;non-dropping-particle&quot;:&quot;&quot;},{&quot;family&quot;:&quot;Tsai&quot;,&quot;given&quot;:&quot;Yuhsiang M.&quot;,&quot;parse-names&quot;:false,&quot;dropping-particle&quot;:&quot;&quot;,&quot;non-dropping-particle&quot;:&quot;&quot;},{&quot;family&quot;:&quot;Tseng&quot;,&quot;given&quot;:&quot;Kuan-Lun&quot;,&quot;parse-names&quot;:false,&quot;dropping-particle&quot;:&quot;&quot;,&quot;non-dropping-particle&quot;:&quot;&quot;},{&quot;family&quot;:&quot;Tuan&quot;,&quot;given&quot;:&quot;Tran Anh&quot;,&quot;parse-names&quot;:false,&quot;dropping-particle&quot;:&quot;&quot;,&quot;non-dropping-particle&quot;:&quot;&quot;},{&quot;family&quot;:&quot;Turlapov&quot;,&quot;given&quot;:&quot;Vadim&quot;,&quot;parse-names&quot;:false,&quot;dropping-particle&quot;:&quot;&quot;,&quot;non-dropping-particle&quot;:&quot;&quot;},{&quot;family&quot;:&quot;Tustison&quot;,&quot;given&quot;:&quot;Nicholas&quot;,&quot;parse-names&quot;:false,&quot;dropping-particle&quot;:&quot;&quot;,&quot;non-dropping-particle&quot;:&quot;&quot;},{&quot;family&quot;:&quot;Vakalopoulou&quot;,&quot;given&quot;:&quot;Maria&quot;,&quot;parse-names&quot;:false,&quot;dropping-particle&quot;:&quot;&quot;,&quot;non-dropping-particle&quot;:&quot;&quot;},{&quot;family&quot;:&quot;Valverde&quot;,&quot;given&quot;:&quot;Sergi&quot;,&quot;parse-names&quot;:false,&quot;dropping-particle&quot;:&quot;&quot;,&quot;non-dropping-particle&quot;:&quot;&quot;},{&quot;family&quot;:&quot;Vanguri&quot;,&quot;given&quot;:&quot;Rami&quot;,&quot;parse-names&quot;:false,&quot;dropping-particle&quot;:&quot;&quot;,&quot;non-dropping-particle&quot;:&quot;&quot;},{&quot;family&quot;:&quot;Vasiliev&quot;,&quot;given&quot;:&quot;Evgeny&quot;,&quot;parse-names&quot;:false,&quot;dropping-particle&quot;:&quot;&quot;,&quot;non-dropping-particle&quot;:&quot;&quot;},{&quot;family&quot;:&quot;Ventura&quot;,&quot;given&quot;:&quot;Jonathan&quot;,&quot;parse-names&quot;:false,&quot;dropping-particle&quot;:&quot;&quot;,&quot;non-dropping-particle&quot;:&quot;&quot;},{&quot;family&quot;:&quot;Vera&quot;,&quot;given&quot;:&quot;Luis&quot;,&quot;parse-names&quot;:false,&quot;dropping-particle&quot;:&quot;&quot;,&quot;non-dropping-particle&quot;:&quot;&quot;},{&quot;family&quot;:&quot;Vercauteren&quot;,&quot;given&quot;:&quot;Tom&quot;,&quot;parse-names&quot;:false,&quot;dropping-particle&quot;:&quot;&quot;,&quot;non-dropping-particle&quot;:&quot;&quot;},{&quot;family&quot;:&quot;Verrastro&quot;,&quot;given&quot;:&quot;C. A.&quot;,&quot;parse-names&quot;:false,&quot;dropping-particle&quot;:&quot;&quot;,&quot;non-dropping-particle&quot;:&quot;&quot;},{&quot;family&quot;:&quot;Vidyaratne&quot;,&quot;given&quot;:&quot;Lasitha&quot;,&quot;parse-names&quot;:false,&quot;dropping-particle&quot;:&quot;&quot;,&quot;non-dropping-particle&quot;:&quot;&quot;},{&quot;family&quot;:&quot;Vilaplana&quot;,&quot;given&quot;:&quot;Veronica&quot;,&quot;parse-names&quot;:false,&quot;dropping-particle&quot;:&quot;&quot;,&quot;non-dropping-particle&quot;:&quot;&quot;},{&quot;family&quot;:&quot;Vivekanandan&quot;,&quot;given&quot;:&quot;Ajeet&quot;,&quot;parse-names&quot;:false,&quot;dropping-particle&quot;:&quot;&quot;,&quot;non-dropping-particle&quot;:&quot;&quot;},{&quot;family&quot;:&quot;Wang&quot;,&quot;given&quot;:&quot;Guotai&quot;,&quot;parse-names&quot;:false,&quot;dropping-particle&quot;:&quot;&quot;,&quot;non-dropping-particle&quot;:&quot;&quot;},{&quot;family&quot;:&quot;Wang&quot;,&quot;given&quot;:&quot;Qian&quot;,&quot;parse-names&quot;:false,&quot;dropping-particle&quot;:&quot;&quot;,&quot;non-dropping-particle&quot;:&quot;&quot;},{&quot;family&quot;:&quot;Wang&quot;,&quot;given&quot;:&quot;Chiatse J.&quot;,&quot;parse-names&quot;:false,&quot;dropping-particle&quot;:&quot;&quot;,&quot;non-dropping-particle&quot;:&quot;&quot;},{&quot;family&quot;:&quot;Wang&quot;,&quot;given&quot;:&quot;Weichung&quot;,&quot;parse-names&quot;:false,&quot;dropping-particle&quot;:&quot;&quot;,&quot;non-dropping-particle&quot;:&quot;&quot;},{&quot;family&quot;:&quot;Wang&quot;,&quot;given&quot;:&quot;Duo&quot;,&quot;parse-names&quot;:false,&quot;dropping-particle&quot;:&quot;&quot;,&quot;non-dropping-particle&quot;:&quot;&quot;},{&quot;family&quot;:&quot;Wang&quot;,&quot;given&quot;:&quot;Ruixuan&quot;,&quot;parse-names&quot;:false,&quot;dropping-particle&quot;:&quot;&quot;,&quot;non-dropping-particle&quot;:&quot;&quot;},{&quot;family&quot;:&quot;Wang&quot;,&quot;given&quot;:&quot;Yuanyuan&quot;,&quot;parse-names&quot;:false,&quot;dropping-particle&quot;:&quot;&quot;,&quot;non-dropping-particle&quot;:&quot;&quot;},{&quot;family&quot;:&quot;Wang&quot;,&quot;given&quot;:&quot;Chunliang&quot;,&quot;parse-names&quot;:false,&quot;dropping-particle&quot;:&quot;&quot;,&quot;non-dropping-particle&quot;:&quot;&quot;},{&quot;family&quot;:&quot;Wang&quot;,&quot;given&quot;:&quot;Guotai&quot;,&quot;parse-names&quot;:false,&quot;dropping-particle&quot;:&quot;&quot;,&quot;non-dropping-particle&quot;:&quot;&quot;},{&quot;family&quot;:&quot;Wen&quot;,&quot;given&quot;:&quot;Ning&quot;,&quot;parse-names&quot;:false,&quot;dropping-particle&quot;:&quot;&quot;,&quot;non-dropping-particle&quot;:&quot;&quot;},{&quot;family&quot;:&quot;Wen&quot;,&quot;given&quot;:&quot;Xin&quot;,&quot;parse-names&quot;:false,&quot;dropping-particle&quot;:&quot;&quot;,&quot;non-dropping-particle&quot;:&quot;&quot;},{&quot;family&quot;:&quot;Weninger&quot;,&quot;given&quot;:&quot;Leon&quot;,&quot;parse-names&quot;:false,&quot;dropping-particle&quot;:&quot;&quot;,&quot;non-dropping-particle&quot;:&quot;&quot;},{&quot;family&quot;:&quot;Wick&quot;,&quot;given&quot;:&quot;Wolfgang&quot;,&quot;parse-names&quot;:false,&quot;dropping-particle&quot;:&quot;&quot;,&quot;non-dropping-particle&quot;:&quot;&quot;},{&quot;family&quot;:&quot;Wu&quot;,&quot;given&quot;:&quot;Shaocheng&quot;,&quot;parse-names&quot;:false,&quot;dropping-particle&quot;:&quot;&quot;,&quot;non-dropping-particle&quot;:&quot;&quot;},{&quot;family&quot;:&quot;Wu&quot;,&quot;given&quot;:&quot;Qiang&quot;,&quot;parse-names&quot;:false,&quot;dropping-particle&quot;:&quot;&quot;,&quot;non-dropping-particle&quot;:&quot;&quot;},{&quot;family&quot;:&quot;Wu&quot;,&quot;given&quot;:&quot;Yihong&quot;,&quot;parse-names&quot;:false,&quot;dropping-particle&quot;:&quot;&quot;,&quot;non-dropping-particle&quot;:&quot;&quot;},{&quot;family&quot;:&quot;Xia&quot;,&quot;given&quot;:&quot;Yong&quot;,&quot;parse-names&quot;:false,&quot;dropping-particle&quot;:&quot;&quot;,&quot;non-dropping-particle&quot;:&quot;&quot;},{&quot;family&quot;:&quot;Xu&quot;,&quot;given&quot;:&quot;Yanwu&quot;,&quot;parse-names&quot;:false,&quot;dropping-particle&quot;:&quot;&quot;,&quot;non-dropping-particle&quot;:&quot;&quot;},{&quot;family&quot;:&quot;Xu&quot;,&quot;given&quot;:&quot;Xiaowen&quot;,&quot;parse-names&quot;:false,&quot;dropping-particle&quot;:&quot;&quot;,&quot;non-dropping-particle&quot;:&quot;&quot;},{&quot;family&quot;:&quot;Xu&quot;,&quot;given&quot;:&quot;Peiyuan&quot;,&quot;parse-names&quot;:false,&quot;dropping-particle&quot;:&quot;&quot;,&quot;non-dropping-particle&quot;:&quot;&quot;},{&quot;family&quot;:&quot;Yang&quot;,&quot;given&quot;:&quot;Tsai-Ling&quot;,&quot;parse-names&quot;:false,&quot;dropping-particle&quot;:&quot;&quot;,&quot;non-dropping-particle&quot;:&quot;&quot;},{&quot;family&quot;:&quot;Yang&quot;,&quot;given&quot;:&quot;Xiaoping&quot;,&quot;parse-names&quot;:false,&quot;dropping-particle&quot;:&quot;&quot;,&quot;non-dropping-particle&quot;:&quot;&quot;},{&quot;family&quot;:&quot;Yang&quot;,&quot;given&quot;:&quot;Hao-Yu&quot;,&quot;parse-names&quot;:false,&quot;dropping-particle&quot;:&quot;&quot;,&quot;non-dropping-particle&quot;:&quot;&quot;},{&quot;family&quot;:&quot;Yang&quot;,&quot;given&quot;:&quot;Junlin&quot;,&quot;parse-names&quot;:false,&quot;dropping-particle&quot;:&quot;&quot;,&quot;non-dropping-particle&quot;:&quot;&quot;},{&quot;family&quot;:&quot;Yang&quot;,&quot;given&quot;:&quot;Haojin&quot;,&quot;parse-names&quot;:false,&quot;dropping-particle&quot;:&quot;&quot;,&quot;non-dropping-particle&quot;:&quot;&quot;},{&quot;family&quot;:&quot;Yang&quot;,&quot;given&quot;:&quot;Guang&quot;,&quot;parse-names&quot;:false,&quot;dropping-particle&quot;:&quot;&quot;,&quot;non-dropping-particle&quot;:&quot;&quot;},{&quot;family&quot;:&quot;Yao&quot;,&quot;given&quot;:&quot;Hongdou&quot;,&quot;parse-names&quot;:false,&quot;dropping-particle&quot;:&quot;&quot;,&quot;non-dropping-particle&quot;:&quot;&quot;},{&quot;family&quot;:&quot;Ye&quot;,&quot;given&quot;:&quot;Xujiong&quot;,&quot;parse-names&quot;:false,&quot;dropping-particle&quot;:&quot;&quot;,&quot;non-dropping-particle&quot;:&quot;&quot;},{&quot;family&quot;:&quot;Yin&quot;,&quot;given&quot;:&quot;Changchang&quot;,&quot;parse-names&quot;:false,&quot;dropping-particle&quot;:&quot;&quot;,&quot;non-dropping-particle&quot;:&quot;&quot;},{&quot;family&quot;:&quot;Young-Moxon&quot;,&quot;given&quot;:&quot;Brett&quot;,&quot;parse-names&quot;:false,&quot;dropping-particle&quot;:&quot;&quot;,&quot;non-dropping-particle&quot;:&quot;&quot;},{&quot;family&quot;:&quot;Yu&quot;,&quot;given&quot;:&quot;Jinhua&quot;,&quot;parse-names&quot;:false,&quot;dropping-particle&quot;:&quot;&quot;,&quot;non-dropping-particle&quot;:&quot;&quot;},{&quot;family&quot;:&quot;Yue&quot;,&quot;given&quot;:&quot;Xiangyu&quot;,&quot;parse-names&quot;:false,&quot;dropping-particle&quot;:&quot;&quot;,&quot;non-dropping-particle&quot;:&quot;&quot;},{&quot;family&quot;:&quot;Zhang&quot;,&quot;given&quot;:&quot;Songtao&quot;,&quot;parse-names&quot;:false,&quot;dropping-particle&quot;:&quot;&quot;,&quot;non-dropping-particle&quot;:&quot;&quot;},{&quot;family&quot;:&quot;Zhang&quot;,&quot;given&quot;:&quot;Angela&quot;,&quot;parse-names&quot;:false,&quot;dropping-particle&quot;:&quot;&quot;,&quot;non-dropping-particle&quot;:&quot;&quot;},{&quot;family&quot;:&quot;Zhang&quot;,&quot;given&quot;:&quot;Kun&quot;,&quot;parse-names&quot;:false,&quot;dropping-particle&quot;:&quot;&quot;,&quot;non-dropping-particle&quot;:&quot;&quot;},{&quot;family&quot;:&quot;Zhang&quot;,&quot;given&quot;:&quot;Xuejie&quot;,&quot;parse-names&quot;:false,&quot;dropping-particle&quot;:&quot;&quot;,&quot;non-dropping-particle&quot;:&quot;&quot;},{&quot;family&quot;:&quot;Zhang&quot;,&quot;given&quot;:&quot;Lichi&quot;,&quot;parse-names&quot;:false,&quot;dropping-particle&quot;:&quot;&quot;,&quot;non-dropping-particle&quot;:&quot;&quot;},{&quot;family&quot;:&quot;Zhang&quot;,&quot;given&quot;:&quot;Xiaoyue&quot;,&quot;parse-names&quot;:false,&quot;dropping-particle&quot;:&quot;&quot;,&quot;non-dropping-particle&quot;:&quot;&quot;},{&quot;family&quot;:&quot;Zhang&quot;,&quot;given&quot;:&quot;Yazhuo&quot;,&quot;parse-names&quot;:false,&quot;dropping-particle&quot;:&quot;&quot;,&quot;non-dropping-particle&quot;:&quot;&quot;},{&quot;family&quot;:&quot;Zhang&quot;,&quot;given&quot;:&quot;Lei&quot;,&quot;parse-names&quot;:false,&quot;dropping-particle&quot;:&quot;&quot;,&quot;non-dropping-particle&quot;:&quot;&quot;},{&quot;family&quot;:&quot;Zhang&quot;,&quot;given&quot;:&quot;Jianguo&quot;,&quot;parse-names&quot;:false,&quot;dropping-particle&quot;:&quot;&quot;,&quot;non-dropping-particle&quot;:&quot;&quot;},{&quot;family&quot;:&quot;Zhang&quot;,&quot;given&quot;:&quot;Xiang&quot;,&quot;parse-names&quot;:false,&quot;dropping-particle&quot;:&quot;&quot;,&quot;non-dropping-particle&quot;:&quot;&quot;},{&quot;family&quot;:&quot;Zhang&quot;,&quot;given&quot;:&quot;Tianhao&quot;,&quot;parse-names&quot;:false,&quot;dropping-particle&quot;:&quot;&quot;,&quot;non-dropping-particle&quot;:&quot;&quot;},{&quot;family&quot;:&quot;Zhao&quot;,&quot;given&quot;:&quot;Sicheng&quot;,&quot;parse-names&quot;:false,&quot;dropping-particle&quot;:&quot;&quot;,&quot;non-dropping-particle&quot;:&quot;&quot;},{&quot;family&quot;:&quot;Zhao&quot;,&quot;given&quot;:&quot;Yu&quot;,&quot;parse-names&quot;:false,&quot;dropping-particle&quot;:&quot;&quot;,&quot;non-dropping-particle&quot;:&quot;&quot;},{&quot;family&quot;:&quot;Zhao&quot;,&quot;given&quot;:&quot;Xiaomei&quot;,&quot;parse-names&quot;:false,&quot;dropping-particle&quot;:&quot;&quot;,&quot;non-dropping-particle&quot;:&quot;&quot;},{&quot;family&quot;:&quot;Zhao&quot;,&quot;given&quot;:&quot;Liang&quot;,&quot;parse-names&quot;:false,&quot;dropping-particle&quot;:&quot;&quot;,&quot;non-dropping-particle&quot;:&quot;&quot;},{&quot;family&quot;:&quot;Zheng&quot;,&quot;given&quot;:&quot;Yefeng&quot;,&quot;parse-names&quot;:false,&quot;dropping-particle&quot;:&quot;&quot;,&quot;non-dropping-particle&quot;:&quot;&quot;},{&quot;family&quot;:&quot;Zhong&quot;,&quot;given&quot;:&quot;Liming&quot;,&quot;parse-names&quot;:false,&quot;dropping-particle&quot;:&quot;&quot;,&quot;non-dropping-particle&quot;:&quot;&quot;},{&quot;family&quot;:&quot;Zhou&quot;,&quot;given&quot;:&quot;Chenhong&quot;,&quot;parse-names&quot;:false,&quot;dropping-particle&quot;:&quot;&quot;,&quot;non-dropping-particle&quot;:&quot;&quot;},{&quot;family&quot;:&quot;Zhou&quot;,&quot;given&quot;:&quot;Xiaobing&quot;,&quot;parse-names&quot;:false,&quot;dropping-particle&quot;:&quot;&quot;,&quot;non-dropping-particle&quot;:&quot;&quot;},{&quot;family&quot;:&quot;Zhou&quot;,&quot;given&quot;:&quot;Fan&quot;,&quot;parse-names&quot;:false,&quot;dropping-particle&quot;:&quot;&quot;,&quot;non-dropping-particle&quot;:&quot;&quot;},{&quot;family&quot;:&quot;Zhu&quot;,&quot;given&quot;:&quot;Hongtu&quot;,&quot;parse-names&quot;:false,&quot;dropping-particle&quot;:&quot;&quot;,&quot;non-dropping-particle&quot;:&quot;&quot;},{&quot;family&quot;:&quot;Zhu&quot;,&quot;given&quot;:&quot;Jin&quot;,&quot;parse-names&quot;:false,&quot;dropping-particle&quot;:&quot;&quot;,&quot;non-dropping-particle&quot;:&quot;&quot;},{&quot;family&quot;:&quot;Zhuge&quot;,&quot;given&quot;:&quot;Ying&quot;,&quot;parse-names&quot;:false,&quot;dropping-particle&quot;:&quot;&quot;,&quot;non-dropping-particle&quot;:&quot;&quot;},{&quot;family&quot;:&quot;Zong&quot;,&quot;given&quot;:&quot;Weiwei&quot;,&quot;parse-names&quot;:false,&quot;dropping-particle&quot;:&quot;&quot;,&quot;non-dropping-particle&quot;:&quot;&quot;},{&quot;family&quot;:&quot;Kalpathy-Cramer&quot;,&quot;given&quot;:&quot;Jayashree&quot;,&quot;parse-names&quot;:false,&quot;dropping-particle&quot;:&quot;&quot;,&quot;non-dropping-particle&quot;:&quot;&quot;},{&quot;family&quot;:&quot;Farahani&quot;,&quot;given&quot;:&quot;Keyvan&quot;,&quot;parse-names&quot;:false,&quot;dropping-particle&quot;:&quot;&quot;,&quot;non-dropping-particle&quot;:&quot;&quot;},{&quot;family&quot;:&quot;Davatzikos&quot;,&quot;given&quot;:&quot;Christos&quot;,&quot;parse-names&quot;:false,&quot;dropping-particle&quot;:&quot;&quot;,&quot;non-dropping-particle&quot;:&quot;&quot;},{&quot;family&quot;:&quot;Leemput&quot;,&quot;given&quot;:&quot;Koen&quot;,&quot;parse-names&quot;:false,&quot;dropping-particle&quot;:&quot;&quot;,&quot;non-dropping-particle&quot;:&quot;van&quot;},{&quot;family&quot;:&quot;Menze&quot;,&quot;given&quot;:&quot;Bjoern&quot;,&quot;parse-names&quot;:false,&quot;dropping-particle&quot;:&quot;&quot;,&quot;non-dropping-particle&quot;:&quot;&quot;}],&quot;issued&quot;:{&quot;date-parts&quot;:[[2018,11]]},&quot;abstract&quot;:&quot;Gliomas are the most common primary brain malignancies, with different degrees of aggressiveness, variable prognosis and various heterogeneous histologic sub-regions, i.e., peritumoral edematous/invaded tissue, necrotic core, active and non-enhancing core. This intrinsic heterogeneity is also portrayed in their radio-phenotype, as their sub-regions are depicted by varying intensity profiles disseminated across multi-parametric magnetic resonance imaging (mpMRI) scans, reflecting varying biological properties. Their heterogeneous shape, extent, and location are some of the factors that make these tumors difficult to resect, and in some cases inoperable. The amount of resected tumor is a factor also considered in longitudinal scans, when evaluating the apparent tumor for potential diagnosis of progression. Furthermore, there is mounting evidence that accurate segmentation of the various tumor sub-regions can offer the basis for quantitative image analysis towards prediction of patient overall survival. This study assesses the state-of-the-art machine learning (ML) methods used for brain tumor image analysis in mpMRI scans, during the last seven instances of the International Brain Tumor Segmentation (BraTS) challenge, i.e., 2012-2018. Specifically, we focus on i) evaluating segmentations of the various glioma sub-regions in pre-operative mpMRI scans, ii) assessing potential tumor progression by virtue of longitudinal growth of tumor sub-regions, beyond use of the RECIST/RANO criteria, and iii) predicting the overall survival from pre-operative mpMRI scans of patients that underwent gross total resection. Finally, we investigate the challenge of identifying the best ML algorithms for each of these tasks, considering that apart from being diverse on each instance of the challenge, the multi-institutional mpMRI BraTS dataset has also been a continuously evolving/growing dataset.&quot;,&quot;container-title-short&quot;:&quot;&quot;},&quot;isTemporary&quot;:false,&quot;suppress-author&quot;:false,&quot;composite&quot;:false,&quot;author-only&quot;:false},{&quot;id&quot;:&quot;52c75c71-954f-32e5-ad7a-fa2d05360035&quot;,&quot;itemData&quot;:{&quot;type&quot;:&quot;article-journal&quot;,&quot;id&quot;:&quot;52c75c71-954f-32e5-ad7a-fa2d05360035&quot;,&quot;title&quot;:&quot;nnU-Net: a self-configuring method for deep learning-based biomedical image segmentation&quot;,&quot;author&quot;:[{&quot;family&quot;:&quot;Isensee&quot;,&quot;given&quot;:&quot;Fabian&quot;,&quot;parse-names&quot;:false,&quot;dropping-particle&quot;:&quot;&quot;,&quot;non-dropping-particle&quot;:&quot;&quot;},{&quot;family&quot;:&quot;Jaeger&quot;,&quot;given&quot;:&quot;Paul F.&quot;,&quot;parse-names&quot;:false,&quot;dropping-particle&quot;:&quot;&quot;,&quot;non-dropping-particle&quot;:&quot;&quot;},{&quot;family&quot;:&quot;Kohl&quot;,&quot;given&quot;:&quot;Simon A.A.&quot;,&quot;parse-names&quot;:false,&quot;dropping-particle&quot;:&quot;&quot;,&quot;non-dropping-particle&quot;:&quot;&quot;},{&quot;family&quot;:&quot;Petersen&quot;,&quot;given&quot;:&quot;Jens&quot;,&quot;parse-names&quot;:false,&quot;dropping-particle&quot;:&quot;&quot;,&quot;non-dropping-particle&quot;:&quot;&quot;},{&quot;family&quot;:&quot;Maier-Hein&quot;,&quot;given&quot;:&quot;Klaus H.&quot;,&quot;parse-names&quot;:false,&quot;dropping-particle&quot;:&quot;&quot;,&quot;non-dropping-particle&quot;:&quot;&quot;}],&quot;container-title&quot;:&quot;Nature Methods&quot;,&quot;container-title-short&quot;:&quot;Nat Methods&quot;,&quot;DOI&quot;:&quot;10.1038/s41592-020-01008-z&quot;,&quot;ISSN&quot;:&quot;15487105&quot;,&quot;PMID&quot;:&quot;33288961&quot;,&quot;issued&quot;:{&quot;date-parts&quot;:[[2021,2]]},&quot;page&quot;:&quot;203-211&quot;,&quot;abstract&quot;:&quot;Biomedical imaging is a driver of scientific discovery and a core component of medical care and is being stimulated by the field of deep learning. While semantic segmentation algorithms enable image analysis and quantification in many applications, the design of respective specialized solutions is non-trivial and highly dependent on dataset properties and hardware conditions. We developed nnU-Net, a deep learning-based segmentation method that automatically configures itself, including preprocessing, network architecture, training and post-processing for any new task. The key design choices in this process are modeled as a set of fixed parameters, interdependent rules and empirical decisions. Without manual intervention, nnU-Net surpasses most existing approaches, including highly specialized solutions on 23 public datasets used in international biomedical segmentation competitions. We make nnU-Net publicly available as an out-of-the-box tool, rendering state-of-the-art segmentation accessible to a broad audience by requiring neither expert knowledge nor computing resources beyond standard network training.&quot;,&quot;publisher&quot;:&quot;Nature Research&quot;,&quot;volume&quot;:&quot;18&quot;},&quot;isTemporary&quot;:false}],&quot;citationTag&quot;:&quot;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&quot;},{&quot;citationID&quot;:&quot;MENDELEY_CITATION_6498cad1-4ee4-4b3f-a212-5020c4fec69f&quot;,&quot;properties&quot;:{&quot;noteIndex&quot;:0},&quot;isEdited&quot;:false,&quot;manualOverride&quot;:{&quot;isManuallyOverridden&quot;:false,&quot;citeprocText&quot;:&quot;(Bakas et al., 2018c; Taha &amp;#38; Hanbury, 2015)&quot;,&quot;manualOverrideText&quot;:&quot;&quot;},&quot;citationTag&quot;:&quot;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&quot;,&quot;citationItems&quot;:[{&quot;id&quot;:&quot;912b3eb2-77f9-3b51-b994-e607d5d2032b&quot;,&quot;itemData&quot;:{&quot;type&quot;:&quot;article-journal&quot;,&quot;id&quot;:&quot;912b3eb2-77f9-3b51-b994-e607d5d2032b&quot;,&quot;title&quot;:&quot;Metrics for evaluating 3D medical image segmentation: Analysis, selection, and tool&quot;,&quot;author&quot;:[{&quot;family&quot;:&quot;Taha&quot;,&quot;given&quot;:&quot;Abdel Aziz&quot;,&quot;parse-names&quot;:false,&quot;dropping-particle&quot;:&quot;&quot;,&quot;non-dropping-particle&quot;:&quot;&quot;},{&quot;family&quot;:&quot;Hanbury&quot;,&quot;given&quot;:&quot;Allan&quot;,&quot;parse-names&quot;:false,&quot;dropping-particle&quot;:&quot;&quot;,&quot;non-dropping-particle&quot;:&quot;&quot;}],&quot;container-title&quot;:&quot;BMC Medical Imaging&quot;,&quot;container-title-short&quot;:&quot;BMC Med Imaging&quot;,&quot;DOI&quot;:&quot;10.1186/s12880-015-0068-x&quot;,&quot;ISSN&quot;:&quot;14712342&quot;,&quot;PMID&quot;:&quot;26263899&quot;,&quot;issued&quot;:{&quot;date-parts&quot;:[[2015,8]]},&quot;abstract&quot;:&quot;Background: Medical Image segmentation is an important image processing step. Comparing images to evaluate the quality of segmentation is an essential part of measuring progress in this research area. Some of the challenges in evaluating medical segmentation are: metric selection, the use in the literature of multiple definitions for certain metrics, inefficiency of the metric calculation implementations leading to difficulties with large volumes, and lack of support for fuzzy segmentation by existing metrics. Result: First we present an overview of 20 evaluation metrics selected based on a comprehensive literature review. For fuzzy segmentation, which shows the level of membership of each voxel to multiple classes, fuzzy definitions of all metrics are provided. We present a discussion about metric properties to provide a guide for selecting evaluation metrics. Finally, we propose an efficient evaluation tool implementing the 20 selected metrics. The tool is optimized to perform efficiently in terms of speed and required memory, also if the image size is extremely large as in the case of whole body MRI or CT volume segmentation. An implementation of this tool is available as an open source project. Conclusion: We propose an efficient evaluation tool for 3D medical image segmentation using 20 evaluation metrics and provide guidelines for selecting a subset of these metrics that is suitable for the data and the segmentation task.&quot;,&quot;publisher&quot;:&quot;BioMed Central Ltd.&quot;,&quot;volume&quot;:&quot;15&quot;},&quot;isTemporary&quot;:false,&quot;suppress-author&quot;:false,&quot;composite&quot;:false,&quot;author-only&quot;:false},{&quot;id&quot;:&quot;623864a0-0895-3622-af8c-ab4ca8c1448c&quot;,&quot;itemData&quot;:{&quot;type&quot;:&quot;article-journal&quot;,&quot;id&quot;:&quot;623864a0-0895-3622-af8c-ab4ca8c1448c&quot;,&quot;title&quot;:&quot;Identifying the Best Machine Learning Algorithms for Brain Tumor Segmentation, Progression Assessment, and Overall Survival Prediction in the BRATS Challenge&quot;,&quot;author&quot;:[{&quot;family&quot;:&quot;Bakas&quot;,&quot;given&quot;:&quot;Spyridon&quot;,&quot;parse-names&quot;:false,&quot;dropping-particle&quot;:&quot;&quot;,&quot;non-dropping-particle&quot;:&quot;&quot;},{&quot;family&quot;:&quot;Reyes&quot;,&quot;given&quot;:&quot;Mauricio&quot;,&quot;parse-names&quot;:false,&quot;dropping-particle&quot;:&quot;&quot;,&quot;non-dropping-particle&quot;:&quot;&quot;},{&quot;family&quot;:&quot;Jakab&quot;,&quot;given&quot;:&quot;Andras&quot;,&quot;parse-names&quot;:false,&quot;dropping-particle&quot;:&quot;&quot;,&quot;non-dropping-particle&quot;:&quot;&quot;},{&quot;family&quot;:&quot;Bauer&quot;,&quot;given&quot;:&quot;Stefan&quot;,&quot;parse-names&quot;:false,&quot;dropping-particle&quot;:&quot;&quot;,&quot;non-dropping-particle&quot;:&quot;&quot;},{&quot;family&quot;:&quot;Rempfler&quot;,&quot;given&quot;:&quot;Markus&quot;,&quot;parse-names&quot;:false,&quot;dropping-particle&quot;:&quot;&quot;,&quot;non-dropping-particle&quot;:&quot;&quot;},{&quot;family&quot;:&quot;Crimi&quot;,&quot;given&quot;:&quot;Alessandro&quot;,&quot;parse-names&quot;:false,&quot;dropping-particle&quot;:&quot;&quot;,&quot;non-dropping-particle&quot;:&quot;&quot;},{&quot;family&quot;:&quot;Shinohara&quot;,&quot;given&quot;:&quot;Russell Takeshi&quot;,&quot;parse-names&quot;:false,&quot;dropping-particle&quot;:&quot;&quot;,&quot;non-dropping-particle&quot;:&quot;&quot;},{&quot;family&quot;:&quot;Berger&quot;,&quot;given&quot;:&quot;Christoph&quot;,&quot;parse-names&quot;:false,&quot;dropping-particle&quot;:&quot;&quot;,&quot;non-dropping-particle&quot;:&quot;&quot;},{&quot;family&quot;:&quot;Ha&quot;,&quot;given&quot;:&quot;Sung Min&quot;,&quot;parse-names&quot;:false,&quot;dropping-particle&quot;:&quot;&quot;,&quot;non-dropping-particle&quot;:&quot;&quot;},{&quot;family&quot;:&quot;Rozycki&quot;,&quot;given&quot;:&quot;Martin&quot;,&quot;parse-names&quot;:false,&quot;dropping-particle&quot;:&quot;&quot;,&quot;non-dropping-particle&quot;:&quot;&quot;},{&quot;family&quot;:&quot;Prastawa&quot;,&quot;given&quot;:&quot;Marcel&quot;,&quot;parse-names&quot;:false,&quot;dropping-particle&quot;:&quot;&quot;,&quot;non-dropping-particle&quot;:&quot;&quot;},{&quot;family&quot;:&quot;Alberts&quot;,&quot;given&quot;:&quot;Esther&quot;,&quot;parse-names&quot;:false,&quot;dropping-particle&quot;:&quot;&quot;,&quot;non-dropping-particle&quot;:&quot;&quot;},{&quot;family&quot;:&quot;Lipkova&quot;,&quot;given&quot;:&quot;Jana&quot;,&quot;parse-names&quot;:false,&quot;dropping-particle&quot;:&quot;&quot;,&quot;non-dropping-particle&quot;:&quot;&quot;},{&quot;family&quot;:&quot;Freymann&quot;,&quot;given&quot;:&quot;John&quot;,&quot;parse-names&quot;:false,&quot;dropping-particle&quot;:&quot;&quot;,&quot;non-dropping-particle&quot;:&quot;&quot;},{&quot;family&quot;:&quot;Kirby&quot;,&quot;given&quot;:&quot;Justin&quot;,&quot;parse-names&quot;:false,&quot;dropping-particle&quot;:&quot;&quot;,&quot;non-dropping-particle&quot;:&quot;&quot;},{&quot;family&quot;:&quot;Bilello&quot;,&quot;given&quot;:&quot;Michel&quot;,&quot;parse-names&quot;:false,&quot;dropping-particle&quot;:&quot;&quot;,&quot;non-dropping-particle&quot;:&quot;&quot;},{&quot;family&quot;:&quot;Fathallah-Shaykh&quot;,&quot;given&quot;:&quot;Hassan&quot;,&quot;parse-names&quot;:false,&quot;dropping-particle&quot;:&quot;&quot;,&quot;non-dropping-particle&quot;:&quot;&quot;},{&quot;family&quot;:&quot;Wiest&quot;,&quot;given&quot;:&quot;Roland&quot;,&quot;parse-names&quot;:false,&quot;dropping-particle&quot;:&quot;&quot;,&quot;non-dropping-particle&quot;:&quot;&quot;},{&quot;family&quot;:&quot;Kirschke&quot;,&quot;given&quot;:&quot;Jan&quot;,&quot;parse-names&quot;:false,&quot;dropping-particle&quot;:&quot;&quot;,&quot;non-dropping-particle&quot;:&quot;&quot;},{&quot;family&quot;:&quot;Wiestler&quot;,&quot;given&quot;:&quot;Benedikt&quot;,&quot;parse-names&quot;:false,&quot;dropping-particle&quot;:&quot;&quot;,&quot;non-dropping-particle&quot;:&quot;&quot;},{&quot;family&quot;:&quot;Colen&quot;,&quot;given&quot;:&quot;Rivka&quot;,&quot;parse-names&quot;:false,&quot;dropping-particle&quot;:&quot;&quot;,&quot;non-dropping-particle&quot;:&quot;&quot;},{&quot;family&quot;:&quot;Kotrotsou&quot;,&quot;given&quot;:&quot;Aikaterini&quot;,&quot;parse-names&quot;:false,&quot;dropping-particle&quot;:&quot;&quot;,&quot;non-dropping-particle&quot;:&quot;&quot;},{&quot;family&quot;:&quot;Lamontagne&quot;,&quot;given&quot;:&quot;Pamela&quot;,&quot;parse-names&quot;:false,&quot;dropping-particle&quot;:&quot;&quot;,&quot;non-dropping-particle&quot;:&quot;&quot;},{&quot;family&quot;:&quot;Marcus&quot;,&quot;given&quot;:&quot;Daniel&quot;,&quot;parse-names&quot;:false,&quot;dropping-particle&quot;:&quot;&quot;,&quot;non-dropping-particle&quot;:&quot;&quot;},{&quot;family&quot;:&quot;Milchenko&quot;,&quot;given&quot;:&quot;Mikhail&quot;,&quot;parse-names&quot;:false,&quot;dropping-particle&quot;:&quot;&quot;,&quot;non-dropping-particle&quot;:&quot;&quot;},{&quot;family&quot;:&quot;Nazeri&quot;,&quot;given&quot;:&quot;Arash&quot;,&quot;parse-names&quot;:false,&quot;dropping-particle&quot;:&quot;&quot;,&quot;non-dropping-particle&quot;:&quot;&quot;},{&quot;family&quot;:&quot;Weber&quot;,&quot;given&quot;:&quot;Marc-Andre&quot;,&quot;parse-names&quot;:false,&quot;dropping-particle&quot;:&quot;&quot;,&quot;non-dropping-particle&quot;:&quot;&quot;},{&quot;family&quot;:&quot;Mahajan&quot;,&quot;given&quot;:&quot;Abhishek&quot;,&quot;parse-names&quot;:false,&quot;dropping-particle&quot;:&quot;&quot;,&quot;non-dropping-particle&quot;:&quot;&quot;},{&quot;family&quot;:&quot;Baid&quot;,&quot;given&quot;:&quot;Ujjwal&quot;,&quot;parse-names&quot;:false,&quot;dropping-particle&quot;:&quot;&quot;,&quot;non-dropping-particle&quot;:&quot;&quot;},{&quot;family&quot;:&quot;Gerstner&quot;,&quot;given&quot;:&quot;Elizabeth&quot;,&quot;parse-names&quot;:false,&quot;dropping-particle&quot;:&quot;&quot;,&quot;non-dropping-particle&quot;:&quot;&quot;},{&quot;family&quot;:&quot;Kwon&quot;,&quot;given&quot;:&quot;Dongjin&quot;,&quot;parse-names&quot;:false,&quot;dropping-particle&quot;:&quot;&quot;,&quot;non-dropping-particle&quot;:&quot;&quot;},{&quot;family&quot;:&quot;Acharya&quot;,&quot;given&quot;:&quot;Gagan&quot;,&quot;parse-names&quot;:false,&quot;dropping-particle&quot;:&quot;&quot;,&quot;non-dropping-particle&quot;:&quot;&quot;},{&quot;family&quot;:&quot;Agarwal&quot;,&quot;given&quot;:&quot;Manu&quot;,&quot;parse-names&quot;:false,&quot;dropping-particle&quot;:&quot;&quot;,&quot;non-dropping-particle&quot;:&quot;&quot;},{&quot;family&quot;:&quot;Alam&quot;,&quot;given&quot;:&quot;Mahbubul&quot;,&quot;parse-names&quot;:false,&quot;dropping-particle&quot;:&quot;&quot;,&quot;non-dropping-particle&quot;:&quot;&quot;},{&quot;family&quot;:&quot;Albiol&quot;,&quot;given&quot;:&quot;Alberto&quot;,&quot;parse-names&quot;:false,&quot;dropping-particle&quot;:&quot;&quot;,&quot;non-dropping-particle&quot;:&quot;&quot;},{&quot;family&quot;:&quot;Albiol&quot;,&quot;given&quot;:&quot;Antonio&quot;,&quot;parse-names&quot;:false,&quot;dropping-particle&quot;:&quot;&quot;,&quot;non-dropping-particle&quot;:&quot;&quot;},{&quot;family&quot;:&quot;Albiol&quot;,&quot;given&quot;:&quot;Francisco J.&quot;,&quot;parse-names&quot;:false,&quot;dropping-particle&quot;:&quot;&quot;,&quot;non-dropping-particle&quot;:&quot;&quot;},{&quot;family&quot;:&quot;Alex&quot;,&quot;given&quot;:&quot;Varghese&quot;,&quot;parse-names&quot;:false,&quot;dropping-particle&quot;:&quot;&quot;,&quot;non-dropping-particle&quot;:&quot;&quot;},{&quot;family&quot;:&quot;Allinson&quot;,&quot;given&quot;:&quot;Nigel&quot;,&quot;parse-names&quot;:false,&quot;dropping-particle&quot;:&quot;&quot;,&quot;non-dropping-particle&quot;:&quot;&quot;},{&quot;family&quot;:&quot;Amorim&quot;,&quot;given&quot;:&quot;Pedro H. A.&quot;,&quot;parse-names&quot;:false,&quot;dropping-particle&quot;:&quot;&quot;,&quot;non-dropping-particle&quot;:&quot;&quot;},{&quot;family&quot;:&quot;Amrutkar&quot;,&quot;given&quot;:&quot;Abhijit&quot;,&quot;parse-names&quot;:false,&quot;dropping-particle&quot;:&quot;&quot;,&quot;non-dropping-particle&quot;:&quot;&quot;},{&quot;family&quot;:&quot;Anand&quot;,&quot;given&quot;:&quot;Ganesh&quot;,&quot;parse-names&quot;:false,&quot;dropping-particle&quot;:&quot;&quot;,&quot;non-dropping-particle&quot;:&quot;&quot;},{&quot;family&quot;:&quot;Andermatt&quot;,&quot;given&quot;:&quot;Simon&quot;,&quot;parse-names&quot;:false,&quot;dropping-particle&quot;:&quot;&quot;,&quot;non-dropping-particle&quot;:&quot;&quot;},{&quot;family&quot;:&quot;Arbel&quot;,&quot;given&quot;:&quot;Tal&quot;,&quot;parse-names&quot;:false,&quot;dropping-particle&quot;:&quot;&quot;,&quot;non-dropping-particle&quot;:&quot;&quot;},{&quot;family&quot;:&quot;Arbelaez&quot;,&quot;given&quot;:&quot;Pablo&quot;,&quot;parse-names&quot;:false,&quot;dropping-particle&quot;:&quot;&quot;,&quot;non-dropping-particle&quot;:&quot;&quot;},{&quot;family&quot;:&quot;Avery&quot;,&quot;given&quot;:&quot;Aaron&quot;,&quot;parse-names&quot;:false,&quot;dropping-particle&quot;:&quot;&quot;,&quot;non-dropping-particle&quot;:&quot;&quot;},{&quot;family&quot;:&quot;Azmat&quot;,&quot;given&quot;:&quot;Muneeza&quot;,&quot;parse-names&quot;:false,&quot;dropping-particle&quot;:&quot;&quot;,&quot;non-dropping-particle&quot;:&quot;&quot;},{&quot;family&quot;:&quot;B.&quot;,&quot;given&quot;:&quot;Pranjal&quot;,&quot;parse-names&quot;:false,&quot;dropping-particle&quot;:&quot;&quot;,&quot;non-dropping-particle&quot;:&quot;&quot;},{&quot;family&quot;:&quot;Bai&quot;,&quot;given&quot;:&quot;W&quot;,&quot;parse-names&quot;:false,&quot;dropping-particle&quot;:&quot;&quot;,&quot;non-dropping-particle&quot;:&quot;&quot;},{&quot;family&quot;:&quot;Banerjee&quot;,&quot;given&quot;:&quot;Subhashis&quot;,&quot;parse-names&quot;:false,&quot;dropping-particle&quot;:&quot;&quot;,&quot;non-dropping-particle&quot;:&quot;&quot;},{&quot;family&quot;:&quot;Barth&quot;,&quot;given&quot;:&quot;Bill&quot;,&quot;parse-names&quot;:false,&quot;dropping-particle&quot;:&quot;&quot;,&quot;non-dropping-particle&quot;:&quot;&quot;},{&quot;family&quot;:&quot;Batchelder&quot;,&quot;given&quot;:&quot;Thomas&quot;,&quot;parse-names&quot;:false,&quot;dropping-particle&quot;:&quot;&quot;,&quot;non-dropping-particle&quot;:&quot;&quot;},{&quot;family&quot;:&quot;Batmanghelich&quot;,&quot;given&quot;:&quot;Kayhan&quot;,&quot;parse-names&quot;:false,&quot;dropping-particle&quot;:&quot;&quot;,&quot;non-dropping-particle&quot;:&quot;&quot;},{&quot;family&quot;:&quot;Battistella&quot;,&quot;given&quot;:&quot;Enzo&quot;,&quot;parse-names&quot;:false,&quot;dropping-particle&quot;:&quot;&quot;,&quot;non-dropping-particle&quot;:&quot;&quot;},{&quot;family&quot;:&quot;Beers&quot;,&quot;given&quot;:&quot;Andrew&quot;,&quot;parse-names&quot;:false,&quot;dropping-particle&quot;:&quot;&quot;,&quot;non-dropping-particle&quot;:&quot;&quot;},{&quot;family&quot;:&quot;Belyaev&quot;,&quot;given&quot;:&quot;Mikhail&quot;,&quot;parse-names&quot;:false,&quot;dropping-particle&quot;:&quot;&quot;,&quot;non-dropping-particle&quot;:&quot;&quot;},{&quot;family&quot;:&quot;Bendszus&quot;,&quot;given&quot;:&quot;Martin&quot;,&quot;parse-names&quot;:false,&quot;dropping-particle&quot;:&quot;&quot;,&quot;non-dropping-particle&quot;:&quot;&quot;},{&quot;family&quot;:&quot;Benson&quot;,&quot;given&quot;:&quot;Eze&quot;,&quot;parse-names&quot;:false,&quot;dropping-particle&quot;:&quot;&quot;,&quot;non-dropping-particle&quot;:&quot;&quot;},{&quot;family&quot;:&quot;Bernal&quot;,&quot;given&quot;:&quot;Jose&quot;,&quot;parse-names&quot;:false,&quot;dropping-particle&quot;:&quot;&quot;,&quot;non-dropping-particle&quot;:&quot;&quot;},{&quot;family&quot;:&quot;Bharath&quot;,&quot;given&quot;:&quot;Halandur Nagaraja&quot;,&quot;parse-names&quot;:false,&quot;dropping-particle&quot;:&quot;&quot;,&quot;non-dropping-particle&quot;:&quot;&quot;},{&quot;family&quot;:&quot;Biros&quot;,&quot;given&quot;:&quot;George&quot;,&quot;parse-names&quot;:false,&quot;dropping-particle&quot;:&quot;&quot;,&quot;non-dropping-particle&quot;:&quot;&quot;},{&quot;family&quot;:&quot;Bisdas&quot;,&quot;given&quot;:&quot;Sotirios&quot;,&quot;parse-names&quot;:false,&quot;dropping-particle&quot;:&quot;&quot;,&quot;non-dropping-particle&quot;:&quot;&quot;},{&quot;family&quot;:&quot;Brown&quot;,&quot;given&quot;:&quot;James&quot;,&quot;parse-names&quot;:false,&quot;dropping-particle&quot;:&quot;&quot;,&quot;non-dropping-particle&quot;:&quot;&quot;},{&quot;family&quot;:&quot;Cabezas&quot;,&quot;given&quot;:&quot;Mariano&quot;,&quot;parse-names&quot;:false,&quot;dropping-particle&quot;:&quot;&quot;,&quot;non-dropping-particle&quot;:&quot;&quot;},{&quot;family&quot;:&quot;Cao&quot;,&quot;given&quot;:&quot;Shilei&quot;,&quot;parse-names&quot;:false,&quot;dropping-particle&quot;:&quot;&quot;,&quot;non-dropping-particle&quot;:&quot;&quot;},{&quot;family&quot;:&quot;Cardoso&quot;,&quot;given&quot;:&quot;Jorge M.&quot;,&quot;parse-names&quot;:false,&quot;dropping-particle&quot;:&quot;&quot;,&quot;non-dropping-particle&quot;:&quot;&quot;},{&quot;family&quot;:&quot;Carver&quot;,&quot;given&quot;:&quot;Eric N&quot;,&quot;parse-names&quot;:false,&quot;dropping-particle&quot;:&quot;&quot;,&quot;non-dropping-particle&quot;:&quot;&quot;},{&quot;family&quot;:&quot;Casamitjana&quot;,&quot;given&quot;:&quot;Adrià&quot;,&quot;parse-names&quot;:false,&quot;dropping-particle&quot;:&quot;&quot;,&quot;non-dropping-particle&quot;:&quot;&quot;},{&quot;family&quot;:&quot;Castillo&quot;,&quot;given&quot;:&quot;Laura Silvana&quot;,&quot;parse-names&quot;:false,&quot;dropping-particle&quot;:&quot;&quot;,&quot;non-dropping-particle&quot;:&quot;&quot;},{&quot;family&quot;:&quot;Catà&quot;,&quot;given&quot;:&quot;Marcel&quot;,&quot;parse-names&quot;:false,&quot;dropping-particle&quot;:&quot;&quot;,&quot;non-dropping-particle&quot;:&quot;&quot;},{&quot;family&quot;:&quot;Cattin&quot;,&quot;given&quot;:&quot;Philippe&quot;,&quot;parse-names&quot;:false,&quot;dropping-particle&quot;:&quot;&quot;,&quot;non-dropping-particle&quot;:&quot;&quot;},{&quot;family&quot;:&quot;Cerigues&quot;,&quot;given&quot;:&quot;Albert&quot;,&quot;parse-names&quot;:false,&quot;dropping-particle&quot;:&quot;&quot;,&quot;non-dropping-particle&quot;:&quot;&quot;},{&quot;family&quot;:&quot;Chagas&quot;,&quot;given&quot;:&quot;Vinicius S.&quot;,&quot;parse-names&quot;:false,&quot;dropping-particle&quot;:&quot;&quot;,&quot;non-dropping-particle&quot;:&quot;&quot;},{&quot;family&quot;:&quot;Chandra&quot;,&quot;given&quot;:&quot;Siddhartha&quot;,&quot;parse-names&quot;:false,&quot;dropping-particle&quot;:&quot;&quot;,&quot;non-dropping-particle&quot;:&quot;&quot;},{&quot;family&quot;:&quot;Chang&quot;,&quot;given&quot;:&quot;Yi-Ju&quot;,&quot;parse-names&quot;:false,&quot;dropping-particle&quot;:&quot;&quot;,&quot;non-dropping-particle&quot;:&quot;&quot;},{&quot;family&quot;:&quot;Chang&quot;,&quot;given&quot;:&quot;Shiyu&quot;,&quot;parse-names&quot;:false,&quot;dropping-particle&quot;:&quot;&quot;,&quot;non-dropping-particle&quot;:&quot;&quot;},{&quot;family&quot;:&quot;Chang&quot;,&quot;given&quot;:&quot;Ken&quot;,&quot;parse-names&quot;:false,&quot;dropping-particle&quot;:&quot;&quot;,&quot;non-dropping-particle&quot;:&quot;&quot;},{&quot;family&quot;:&quot;Chazalon&quot;,&quot;given&quot;:&quot;Joseph&quot;,&quot;parse-names&quot;:false,&quot;dropping-particle&quot;:&quot;&quot;,&quot;non-dropping-particle&quot;:&quot;&quot;},{&quot;family&quot;:&quot;Chen&quot;,&quot;given&quot;:&quot;Shengcong&quot;,&quot;parse-names&quot;:false,&quot;dropping-particle&quot;:&quot;&quot;,&quot;non-dropping-particle&quot;:&quot;&quot;},{&quot;family&quot;:&quot;Chen&quot;,&quot;given&quot;:&quot;Wei&quot;,&quot;parse-names&quot;:false,&quot;dropping-particle&quot;:&quot;&quot;,&quot;non-dropping-particle&quot;:&quot;&quot;},{&quot;family&quot;:&quot;Chen&quot;,&quot;given&quot;:&quot;Jefferson W&quot;,&quot;parse-names&quot;:false,&quot;dropping-particle&quot;:&quot;&quot;,&quot;non-dropping-particle&quot;:&quot;&quot;},{&quot;family&quot;:&quot;Chen&quot;,&quot;given&quot;:&quot;Zhaolin&quot;,&quot;parse-names&quot;:false,&quot;dropping-particle&quot;:&quot;&quot;,&quot;non-dropping-particle&quot;:&quot;&quot;},{&quot;family&quot;:&quot;Cheng&quot;,&quot;given&quot;:&quot;Kun&quot;,&quot;parse-names&quot;:false,&quot;dropping-particle&quot;:&quot;&quot;,&quot;non-dropping-particle&quot;:&quot;&quot;},{&quot;family&quot;:&quot;Choudhury&quot;,&quot;given&quot;:&quot;Ahana Roy&quot;,&quot;parse-names&quot;:false,&quot;dropping-particle&quot;:&quot;&quot;,&quot;non-dropping-particle&quot;:&quot;&quot;},{&quot;family&quot;:&quot;Chylla&quot;,&quot;given&quot;:&quot;Roger&quot;,&quot;parse-names&quot;:false,&quot;dropping-particle&quot;:&quot;&quot;,&quot;non-dropping-particle&quot;:&quot;&quot;},{&quot;family&quot;:&quot;Clérigues&quot;,&quot;given&quot;:&quot;Albert&quot;,&quot;parse-names&quot;:false,&quot;dropping-particle&quot;:&quot;&quot;,&quot;non-dropping-particle&quot;:&quot;&quot;},{&quot;family&quot;:&quot;Colleman&quot;,&quot;given&quot;:&quot;Steven&quot;,&quot;parse-names&quot;:false,&quot;dropping-particle&quot;:&quot;&quot;,&quot;non-dropping-particle&quot;:&quot;&quot;},{&quot;family&quot;:&quot;Colmeiro&quot;,&quot;given&quot;:&quot;Ramiro German Rodriguez&quot;,&quot;parse-names&quot;:false,&quot;dropping-particle&quot;:&quot;&quot;,&quot;non-dropping-particle&quot;:&quot;&quot;},{&quot;family&quot;:&quot;Combalia&quot;,&quot;given&quot;:&quot;Marc&quot;,&quot;parse-names&quot;:false,&quot;dropping-particle&quot;:&quot;&quot;,&quot;non-dropping-particle&quot;:&quot;&quot;},{&quot;family&quot;:&quot;Costa&quot;,&quot;given&quot;:&quot;Anthony&quot;,&quot;parse-names&quot;:false,&quot;dropping-particle&quot;:&quot;&quot;,&quot;non-dropping-particle&quot;:&quot;&quot;},{&quot;family&quot;:&quot;Cui&quot;,&quot;given&quot;:&quot;Xiaomeng&quot;,&quot;parse-names&quot;:false,&quot;dropping-particle&quot;:&quot;&quot;,&quot;non-dropping-particle&quot;:&quot;&quot;},{&quot;family&quot;:&quot;Dai&quot;,&quot;given&quot;:&quot;Zhenzhen&quot;,&quot;parse-names&quot;:false,&quot;dropping-particle&quot;:&quot;&quot;,&quot;non-dropping-particle&quot;:&quot;&quot;},{&quot;family&quot;:&quot;Dai&quot;,&quot;given&quot;:&quot;Lutao&quot;,&quot;parse-names&quot;:false,&quot;dropping-particle&quot;:&quot;&quot;,&quot;non-dropping-particle&quot;:&quot;&quot;},{&quot;family&quot;:&quot;Daza&quot;,&quot;given&quot;:&quot;Laura Alexandra&quot;,&quot;parse-names&quot;:false,&quot;dropping-particle&quot;:&quot;&quot;,&quot;non-dropping-particle&quot;:&quot;&quot;},{&quot;family&quot;:&quot;Deutsch&quot;,&quot;given&quot;:&quot;Eric&quot;,&quot;parse-names&quot;:false,&quot;dropping-particle&quot;:&quot;&quot;,&quot;non-dropping-particle&quot;:&quot;&quot;},{&quot;family&quot;:&quot;Ding&quot;,&quot;given&quot;:&quot;Changxing&quot;,&quot;parse-names&quot;:false,&quot;dropping-particle&quot;:&quot;&quot;,&quot;non-dropping-particle&quot;:&quot;&quot;},{&quot;family&quot;:&quot;Dong&quot;,&quot;given&quot;:&quot;Chao&quot;,&quot;parse-names&quot;:false,&quot;dropping-particle&quot;:&quot;&quot;,&quot;non-dropping-particle&quot;:&quot;&quot;},{&quot;family&quot;:&quot;Dong&quot;,&quot;given&quot;:&quot;Shidu&quot;,&quot;parse-names&quot;:false,&quot;dropping-particle&quot;:&quot;&quot;,&quot;non-dropping-particle&quot;:&quot;&quot;},{&quot;family&quot;:&quot;Dudzik&quot;,&quot;given&quot;:&quot;Wojciech&quot;,&quot;parse-names&quot;:false,&quot;dropping-particle&quot;:&quot;&quot;,&quot;non-dropping-particle&quot;:&quot;&quot;},{&quot;family&quot;:&quot;Eaton-Rosen&quot;,&quot;given&quot;:&quot;Zach&quot;,&quot;parse-names&quot;:false,&quot;dropping-particle&quot;:&quot;&quot;,&quot;non-dropping-particle&quot;:&quot;&quot;},{&quot;family&quot;:&quot;Egan&quot;,&quot;given&quot;:&quot;Gary&quot;,&quot;parse-names&quot;:false,&quot;dropping-particle&quot;:&quot;&quot;,&quot;non-dropping-particle&quot;:&quot;&quot;},{&quot;family&quot;:&quot;Escudero&quot;,&quot;given&quot;:&quot;Guilherme&quot;,&quot;parse-names&quot;:false,&quot;dropping-particle&quot;:&quot;&quot;,&quot;non-dropping-particle&quot;:&quot;&quot;},{&quot;family&quot;:&quot;Estienne&quot;,&quot;given&quot;:&quot;Théo&quot;,&quot;parse-names&quot;:false,&quot;dropping-particle&quot;:&quot;&quot;,&quot;non-dropping-particle&quot;:&quot;&quot;},{&quot;family&quot;:&quot;Everson&quot;,&quot;given&quot;:&quot;Richard&quot;,&quot;parse-names&quot;:false,&quot;dropping-particle&quot;:&quot;&quot;,&quot;non-dropping-particle&quot;:&quot;&quot;},{&quot;family&quot;:&quot;Fabrizio&quot;,&quot;given&quot;:&quot;Jonathan&quot;,&quot;parse-names&quot;:false,&quot;dropping-particle&quot;:&quot;&quot;,&quot;non-dropping-particle&quot;:&quot;&quot;},{&quot;family&quot;:&quot;Fan&quot;,&quot;given&quot;:&quot;Yong&quot;,&quot;parse-names&quot;:false,&quot;dropping-particle&quot;:&quot;&quot;,&quot;non-dropping-particle&quot;:&quot;&quot;},{&quot;family&quot;:&quot;Fang&quot;,&quot;given&quot;:&quot;Longwei&quot;,&quot;parse-names&quot;:false,&quot;dropping-particle&quot;:&quot;&quot;,&quot;non-dropping-particle&quot;:&quot;&quot;},{&quot;family&quot;:&quot;Feng&quot;,&quot;given&quot;:&quot;Xue&quot;,&quot;parse-names&quot;:false,&quot;dropping-particle&quot;:&quot;&quot;,&quot;non-dropping-particle&quot;:&quot;&quot;},{&quot;family&quot;:&quot;Ferrante&quot;,&quot;given&quot;:&quot;Enzo&quot;,&quot;parse-names&quot;:false,&quot;dropping-particle&quot;:&quot;&quot;,&quot;non-dropping-particle&quot;:&quot;&quot;},{&quot;family&quot;:&quot;Fidon&quot;,&quot;given&quot;:&quot;Lucas&quot;,&quot;parse-names&quot;:false,&quot;dropping-particle&quot;:&quot;&quot;,&quot;non-dropping-particle&quot;:&quot;&quot;},{&quot;family&quot;:&quot;Fischer&quot;,&quot;given&quot;:&quot;Martin&quot;,&quot;parse-names&quot;:false,&quot;dropping-particle&quot;:&quot;&quot;,&quot;non-dropping-particle&quot;:&quot;&quot;},{&quot;family&quot;:&quot;French&quot;,&quot;given&quot;:&quot;Andrew P.&quot;,&quot;parse-names&quot;:false,&quot;dropping-particle&quot;:&quot;&quot;,&quot;non-dropping-particle&quot;:&quot;&quot;},{&quot;family&quot;:&quot;Fridman&quot;,&quot;given&quot;:&quot;Naomi&quot;,&quot;parse-names&quot;:false,&quot;dropping-particle&quot;:&quot;&quot;,&quot;non-dropping-particle&quot;:&quot;&quot;},{&quot;family&quot;:&quot;Fu&quot;,&quot;given&quot;:&quot;Huan&quot;,&quot;parse-names&quot;:false,&quot;dropping-particle&quot;:&quot;&quot;,&quot;non-dropping-particle&quot;:&quot;&quot;},{&quot;family&quot;:&quot;Fuentes&quot;,&quot;given&quot;:&quot;David&quot;,&quot;parse-names&quot;:false,&quot;dropping-particle&quot;:&quot;&quot;,&quot;non-dropping-particle&quot;:&quot;&quot;},{&quot;family&quot;:&quot;Gao&quot;,&quot;given&quot;:&quot;Yaozong&quot;,&quot;parse-names&quot;:false,&quot;dropping-particle&quot;:&quot;&quot;,&quot;non-dropping-particle&quot;:&quot;&quot;},{&quot;family&quot;:&quot;Gates&quot;,&quot;given&quot;:&quot;Evan&quot;,&quot;parse-names&quot;:false,&quot;dropping-particle&quot;:&quot;&quot;,&quot;non-dropping-particle&quot;:&quot;&quot;},{&quot;family&quot;:&quot;Gering&quot;,&quot;given&quot;:&quot;David&quot;,&quot;parse-names&quot;:false,&quot;dropping-particle&quot;:&quot;&quot;,&quot;non-dropping-particle&quot;:&quot;&quot;},{&quot;family&quot;:&quot;Gholami&quot;,&quot;given&quot;:&quot;Amir&quot;,&quot;parse-names&quot;:false,&quot;dropping-particle&quot;:&quot;&quot;,&quot;non-dropping-particle&quot;:&quot;&quot;},{&quot;family&quot;:&quot;Gierke&quot;,&quot;given&quot;:&quot;Willi&quot;,&quot;parse-names&quot;:false,&quot;dropping-particle&quot;:&quot;&quot;,&quot;non-dropping-particle&quot;:&quot;&quot;},{&quot;family&quot;:&quot;Glocker&quot;,&quot;given&quot;:&quot;Ben&quot;,&quot;parse-names&quot;:false,&quot;dropping-particle&quot;:&quot;&quot;,&quot;non-dropping-particle&quot;:&quot;&quot;},{&quot;family&quot;:&quot;Gong&quot;,&quot;given&quot;:&quot;Mingming&quot;,&quot;parse-names&quot;:false,&quot;dropping-particle&quot;:&quot;&quot;,&quot;non-dropping-particle&quot;:&quot;&quot;},{&quot;family&quot;:&quot;González-Villá&quot;,&quot;given&quot;:&quot;Sandra&quot;,&quot;parse-names&quot;:false,&quot;dropping-particle&quot;:&quot;&quot;,&quot;non-dropping-particle&quot;:&quot;&quot;},{&quot;family&quot;:&quot;Grosges&quot;,&quot;given&quot;:&quot;T.&quot;,&quot;parse-names&quot;:false,&quot;dropping-particle&quot;:&quot;&quot;,&quot;non-dropping-particle&quot;:&quot;&quot;},{&quot;family&quot;:&quot;Guan&quot;,&quot;given&quot;:&quot;Yuanfang&quot;,&quot;parse-names&quot;:false,&quot;dropping-particle&quot;:&quot;&quot;,&quot;non-dropping-particle&quot;:&quot;&quot;},{&quot;family&quot;:&quot;Guo&quot;,&quot;given&quot;:&quot;Sheng&quot;,&quot;parse-names&quot;:false,&quot;dropping-particle&quot;:&quot;&quot;,&quot;non-dropping-particle&quot;:&quot;&quot;},{&quot;family&quot;:&quot;Gupta&quot;,&quot;given&quot;:&quot;Sudeep&quot;,&quot;parse-names&quot;:false,&quot;dropping-particle&quot;:&quot;&quot;,&quot;non-dropping-particle&quot;:&quot;&quot;},{&quot;family&quot;:&quot;Han&quot;,&quot;given&quot;:&quot;Woo-Sup&quot;,&quot;parse-names&quot;:false,&quot;dropping-particle&quot;:&quot;&quot;,&quot;non-dropping-particle&quot;:&quot;&quot;},{&quot;family&quot;:&quot;Han&quot;,&quot;given&quot;:&quot;Il Song&quot;,&quot;parse-names&quot;:false,&quot;dropping-particle&quot;:&quot;&quot;,&quot;non-dropping-particle&quot;:&quot;&quot;},{&quot;family&quot;:&quot;Harmuth&quot;,&quot;given&quot;:&quot;Konstantin&quot;,&quot;parse-names&quot;:false,&quot;dropping-particle&quot;:&quot;&quot;,&quot;non-dropping-particle&quot;:&quot;&quot;},{&quot;family&quot;:&quot;He&quot;,&quot;given&quot;:&quot;Huiguang&quot;,&quot;parse-names&quot;:false,&quot;dropping-particle&quot;:&quot;&quot;,&quot;non-dropping-particle&quot;:&quot;&quot;},{&quot;family&quot;:&quot;Hernández-Sabaté&quot;,&quot;given&quot;:&quot;Aura&quot;,&quot;parse-names&quot;:false,&quot;dropping-particle&quot;:&quot;&quot;,&quot;non-dropping-particle&quot;:&quot;&quot;},{&quot;family&quot;:&quot;Herrmann&quot;,&quot;given&quot;:&quot;Evelyn&quot;,&quot;parse-names&quot;:false,&quot;dropping-particle&quot;:&quot;&quot;,&quot;non-dropping-particle&quot;:&quot;&quot;},{&quot;family&quot;:&quot;Himthani&quot;,&quot;given&quot;:&quot;Naveen&quot;,&quot;parse-names&quot;:false,&quot;dropping-particle&quot;:&quot;&quot;,&quot;non-dropping-particle&quot;:&quot;&quot;},{&quot;family&quot;:&quot;Hsu&quot;,&quot;given&quot;:&quot;Winston&quot;,&quot;parse-names&quot;:false,&quot;dropping-particle&quot;:&quot;&quot;,&quot;non-dropping-particle&quot;:&quot;&quot;},{&quot;family&quot;:&quot;Hsu&quot;,&quot;given&quot;:&quot;Cheyu&quot;,&quot;parse-names&quot;:false,&quot;dropping-particle&quot;:&quot;&quot;,&quot;non-dropping-particle&quot;:&quot;&quot;},{&quot;family&quot;:&quot;Hu&quot;,&quot;given&quot;:&quot;Xiaojun&quot;,&quot;parse-names&quot;:false,&quot;dropping-particle&quot;:&quot;&quot;,&quot;non-dropping-particle&quot;:&quot;&quot;},{&quot;family&quot;:&quot;Hu&quot;,&quot;given&quot;:&quot;Xiaobin&quot;,&quot;parse-names&quot;:false,&quot;dropping-particle&quot;:&quot;&quot;,&quot;non-dropping-particle&quot;:&quot;&quot;},{&quot;family&quot;:&quot;Hu&quot;,&quot;given&quot;:&quot;Yan&quot;,&quot;parse-names&quot;:false,&quot;dropping-particle&quot;:&quot;&quot;,&quot;non-dropping-particle&quot;:&quot;&quot;},{&quot;family&quot;:&quot;Hu&quot;,&quot;given&quot;:&quot;Yifan&quot;,&quot;parse-names&quot;:false,&quot;dropping-particle&quot;:&quot;&quot;,&quot;non-dropping-particle&quot;:&quot;&quot;},{&quot;family&quot;:&quot;Hua&quot;,&quot;given&quot;:&quot;Rui&quot;,&quot;parse-names&quot;:false,&quot;dropping-particle&quot;:&quot;&quot;,&quot;non-dropping-particle&quot;:&quot;&quot;},{&quot;family&quot;:&quot;Huang&quot;,&quot;given&quot;:&quot;Teng-Yi&quot;,&quot;parse-names&quot;:false,&quot;dropping-particle&quot;:&quot;&quot;,&quot;non-dropping-particle&quot;:&quot;&quot;},{&quot;family&quot;:&quot;Huang&quot;,&quot;given&quot;:&quot;Weilin&quot;,&quot;parse-names&quot;:false,&quot;dropping-particle&quot;:&quot;&quot;,&quot;non-dropping-particle&quot;:&quot;&quot;},{&quot;family&quot;:&quot;Huffel&quot;,&quot;given&quot;:&quot;Sabine&quot;,&quot;parse-names&quot;:false,&quot;dropping-particle&quot;:&quot;&quot;,&quot;non-dropping-particle&quot;:&quot;Van&quot;},{&quot;family&quot;:&quot;Huo&quot;,&quot;given&quot;:&quot;Quan&quot;,&quot;parse-names&quot;:false,&quot;dropping-particle&quot;:&quot;&quot;,&quot;non-dropping-particle&quot;:&quot;&quot;},{&quot;family&quot;:&quot;HV&quot;,&quot;given&quot;:&quot;Vivek&quot;,&quot;parse-names&quot;:false,&quot;dropping-particle&quot;:&quot;&quot;,&quot;non-dropping-particle&quot;:&quot;&quot;},{&quot;family&quot;:&quot;Iftekharuddin&quot;,&quot;given&quot;:&quot;Khan M.&quot;,&quot;parse-names&quot;:false,&quot;dropping-particle&quot;:&quot;&quot;,&quot;non-dropping-particle&quot;:&quot;&quot;},{&quot;family&quot;:&quot;Isensee&quot;,&quot;given&quot;:&quot;Fabian&quot;,&quot;parse-names&quot;:false,&quot;dropping-particle&quot;:&quot;&quot;,&quot;non-dropping-particle&quot;:&quot;&quot;},{&quot;family&quot;:&quot;Islam&quot;,&quot;given&quot;:&quot;Mobarakol&quot;,&quot;parse-names&quot;:false,&quot;dropping-particle&quot;:&quot;&quot;,&quot;non-dropping-particle&quot;:&quot;&quot;},{&quot;family&quot;:&quot;Jackson&quot;,&quot;given&quot;:&quot;Aaron S.&quot;,&quot;parse-names&quot;:false,&quot;dropping-particle&quot;:&quot;&quot;,&quot;non-dropping-particle&quot;:&quot;&quot;},{&quot;family&quot;:&quot;Jambawalikar&quot;,&quot;given&quot;:&quot;Sachin R.&quot;,&quot;parse-names&quot;:false,&quot;dropping-particle&quot;:&quot;&quot;,&quot;non-dropping-particle&quot;:&quot;&quot;},{&quot;family&quot;:&quot;Jesson&quot;,&quot;given&quot;:&quot;Andrew&quot;,&quot;parse-names&quot;:false,&quot;dropping-particle&quot;:&quot;&quot;,&quot;non-dropping-particle&quot;:&quot;&quot;},{&quot;family&quot;:&quot;Jian&quot;,&quot;given&quot;:&quot;Weijian&quot;,&quot;parse-names&quot;:false,&quot;dropping-particle&quot;:&quot;&quot;,&quot;non-dropping-particle&quot;:&quot;&quot;},{&quot;family&quot;:&quot;Jin&quot;,&quot;given&quot;:&quot;Peter&quot;,&quot;parse-names&quot;:false,&quot;dropping-particle&quot;:&quot;&quot;,&quot;non-dropping-particle&quot;:&quot;&quot;},{&quot;family&quot;:&quot;Jose&quot;,&quot;given&quot;:&quot;V Jeya Maria&quot;,&quot;parse-names&quot;:false,&quot;dropping-particle&quot;:&quot;&quot;,&quot;non-dropping-particle&quot;:&quot;&quot;},{&quot;family&quot;:&quot;Jungo&quot;,&quot;given&quot;:&quot;Alain&quot;,&quot;parse-names&quot;:false,&quot;dropping-particle&quot;:&quot;&quot;,&quot;non-dropping-particle&quot;:&quot;&quot;},{&quot;family&quot;:&quot;Kainz&quot;,&quot;given&quot;:&quot;B&quot;,&quot;parse-names&quot;:false,&quot;dropping-particle&quot;:&quot;&quot;,&quot;non-dropping-particle&quot;:&quot;&quot;},{&quot;family&quot;:&quot;Kamnitsas&quot;,&quot;given&quot;:&quot;Konstantinos&quot;,&quot;parse-names&quot;:false,&quot;dropping-particle&quot;:&quot;&quot;,&quot;non-dropping-particle&quot;:&quot;&quot;},{&quot;family&quot;:&quot;Kao&quot;,&quot;given&quot;:&quot;Po-Yu&quot;,&quot;parse-names&quot;:false,&quot;dropping-particle&quot;:&quot;&quot;,&quot;non-dropping-particle&quot;:&quot;&quot;},{&quot;family&quot;:&quot;Karnawat&quot;,&quot;given&quot;:&quot;Ayush&quot;,&quot;parse-names&quot;:false,&quot;dropping-particle&quot;:&quot;&quot;,&quot;non-dropping-particle&quot;:&quot;&quot;},{&quot;family&quot;:&quot;Kellermeier&quot;,&quot;given&quot;:&quot;Thomas&quot;,&quot;parse-names&quot;:false,&quot;dropping-particle&quot;:&quot;&quot;,&quot;non-dropping-particle&quot;:&quot;&quot;},{&quot;family&quot;:&quot;Kermi&quot;,&quot;given&quot;:&quot;Adel&quot;,&quot;parse-names&quot;:false,&quot;dropping-particle&quot;:&quot;&quot;,&quot;non-dropping-particle&quot;:&quot;&quot;},{&quot;family&quot;:&quot;Keutzer&quot;,&quot;given&quot;:&quot;Kurt&quot;,&quot;parse-names&quot;:false,&quot;dropping-particle&quot;:&quot;&quot;,&quot;non-dropping-particle&quot;:&quot;&quot;},{&quot;family&quot;:&quot;Khadir&quot;,&quot;given&quot;:&quot;Mohamed Tarek&quot;,&quot;parse-names&quot;:false,&quot;dropping-particle&quot;:&quot;&quot;,&quot;non-dropping-particle&quot;:&quot;&quot;},{&quot;family&quot;:&quot;Khened&quot;,&quot;given&quot;:&quot;Mahendra&quot;,&quot;parse-names&quot;:false,&quot;dropping-particle&quot;:&quot;&quot;,&quot;non-dropping-particle&quot;:&quot;&quot;},{&quot;family&quot;:&quot;Kickingereder&quot;,&quot;given&quot;:&quot;Philipp&quot;,&quot;parse-names&quot;:false,&quot;dropping-particle&quot;:&quot;&quot;,&quot;non-dropping-particle&quot;:&quot;&quot;},{&quot;family&quot;:&quot;Kim&quot;,&quot;given&quot;:&quot;Geena&quot;,&quot;parse-names&quot;:false,&quot;dropping-particle&quot;:&quot;&quot;,&quot;non-dropping-particle&quot;:&quot;&quot;},{&quot;family&quot;:&quot;King&quot;,&quot;given&quot;:&quot;Nik&quot;,&quot;parse-names&quot;:false,&quot;dropping-particle&quot;:&quot;&quot;,&quot;non-dropping-particle&quot;:&quot;&quot;},{&quot;family&quot;:&quot;Knapp&quot;,&quot;given&quot;:&quot;Haley&quot;,&quot;parse-names&quot;:false,&quot;dropping-particle&quot;:&quot;&quot;,&quot;non-dropping-particle&quot;:&quot;&quot;},{&quot;family&quot;:&quot;Knecht&quot;,&quot;given&quot;:&quot;Urspeter&quot;,&quot;parse-names&quot;:false,&quot;dropping-particle&quot;:&quot;&quot;,&quot;non-dropping-particle&quot;:&quot;&quot;},{&quot;family&quot;:&quot;Kohli&quot;,&quot;given&quot;:&quot;Lisa&quot;,&quot;parse-names&quot;:false,&quot;dropping-particle&quot;:&quot;&quot;,&quot;non-dropping-particle&quot;:&quot;&quot;},{&quot;family&quot;:&quot;Kong&quot;,&quot;given&quot;:&quot;Deren&quot;,&quot;parse-names&quot;:false,&quot;dropping-particle&quot;:&quot;&quot;,&quot;non-dropping-particle&quot;:&quot;&quot;},{&quot;family&quot;:&quot;Kong&quot;,&quot;given&quot;:&quot;Xiangmao&quot;,&quot;parse-names&quot;:false,&quot;dropping-particle&quot;:&quot;&quot;,&quot;non-dropping-particle&quot;:&quot;&quot;},{&quot;family&quot;:&quot;Koppers&quot;,&quot;given&quot;:&quot;Simon&quot;,&quot;parse-names&quot;:false,&quot;dropping-particle&quot;:&quot;&quot;,&quot;non-dropping-particle&quot;:&quot;&quot;},{&quot;family&quot;:&quot;Kori&quot;,&quot;given&quot;:&quot;Avinash&quot;,&quot;parse-names&quot;:false,&quot;dropping-particle&quot;:&quot;&quot;,&quot;non-dropping-particle&quot;:&quot;&quot;},{&quot;family&quot;:&quot;Krishnamurthi&quot;,&quot;given&quot;:&quot;Ganapathy&quot;,&quot;parse-names&quot;:false,&quot;dropping-particle&quot;:&quot;&quot;,&quot;non-dropping-particle&quot;:&quot;&quot;},{&quot;family&quot;:&quot;Krivov&quot;,&quot;given&quot;:&quot;Egor&quot;,&quot;parse-names&quot;:false,&quot;dropping-particle&quot;:&quot;&quot;,&quot;non-dropping-particle&quot;:&quot;&quot;},{&quot;family&quot;:&quot;Kumar&quot;,&quot;given&quot;:&quot;Piyush&quot;,&quot;parse-names&quot;:false,&quot;dropping-particle&quot;:&quot;&quot;,&quot;non-dropping-particle&quot;:&quot;&quot;},{&quot;family&quot;:&quot;Kushibar&quot;,&quot;given&quot;:&quot;Kaisar&quot;,&quot;parse-names&quot;:false,&quot;dropping-particle&quot;:&quot;&quot;,&quot;non-dropping-particle&quot;:&quot;&quot;},{&quot;family&quot;:&quot;Lachinov&quot;,&quot;given&quot;:&quot;Dmitrii&quot;,&quot;parse-names&quot;:false,&quot;dropping-particle&quot;:&quot;&quot;,&quot;non-dropping-particle&quot;:&quot;&quot;},{&quot;family&quot;:&quot;Lambrou&quot;,&quot;given&quot;:&quot;Tryphon&quot;,&quot;parse-names&quot;:false,&quot;dropping-particle&quot;:&quot;&quot;,&quot;non-dropping-particle&quot;:&quot;&quot;},{&quot;family&quot;:&quot;Lee&quot;,&quot;given&quot;:&quot;Joon&quot;,&quot;parse-names&quot;:false,&quot;dropping-particle&quot;:&quot;&quot;,&quot;non-dropping-particle&quot;:&quot;&quot;},{&quot;family&quot;:&quot;Lee&quot;,&quot;given&quot;:&quot;Chengen&quot;,&quot;parse-names&quot;:false,&quot;dropping-particle&quot;:&quot;&quot;,&quot;non-dropping-particle&quot;:&quot;&quot;},{&quot;family&quot;:&quot;Lee&quot;,&quot;given&quot;:&quot;Yuehchou&quot;,&quot;parse-names&quot;:false,&quot;dropping-particle&quot;:&quot;&quot;,&quot;non-dropping-particle&quot;:&quot;&quot;},{&quot;family&quot;:&quot;Lee&quot;,&quot;given&quot;:&quot;M&quot;,&quot;parse-names&quot;:false,&quot;dropping-particle&quot;:&quot;&quot;,&quot;non-dropping-particle&quot;:&quot;&quot;},{&quot;family&quot;:&quot;Lefkovits&quot;,&quot;given&quot;:&quot;Szidonia&quot;,&quot;parse-names&quot;:false,&quot;dropping-particle&quot;:&quot;&quot;,&quot;non-dropping-particle&quot;:&quot;&quot;},{&quot;family&quot;:&quot;Lefkovits&quot;,&quot;given&quot;:&quot;Laszlo&quot;,&quot;parse-names&quot;:false,&quot;dropping-particle&quot;:&quot;&quot;,&quot;non-dropping-particle&quot;:&quot;&quot;},{&quot;family&quot;:&quot;Levitt&quot;,&quot;given&quot;:&quot;James&quot;,&quot;parse-names&quot;:false,&quot;dropping-particle&quot;:&quot;&quot;,&quot;non-dropping-particle&quot;:&quot;&quot;},{&quot;family&quot;:&quot;Li&quot;,&quot;given&quot;:&quot;Tengfei&quot;,&quot;parse-names&quot;:false,&quot;dropping-particle&quot;:&quot;&quot;,&quot;non-dropping-particle&quot;:&quot;&quot;},{&quot;family&quot;:&quot;Li&quot;,&quot;given&quot;:&quot;Hongwei&quot;,&quot;parse-names&quot;:false,&quot;dropping-particle&quot;:&quot;&quot;,&quot;non-dropping-particle&quot;:&quot;&quot;},{&quot;family&quot;:&quot;Li&quot;,&quot;given&quot;:&quot;Wenqi&quot;,&quot;parse-names&quot;:false,&quot;dropping-particle&quot;:&quot;&quot;,&quot;non-dropping-particle&quot;:&quot;&quot;},{&quot;family&quot;:&quot;Li&quot;,&quot;given&quot;:&quot;Hongyang&quot;,&quot;parse-names&quot;:false,&quot;dropping-particle&quot;:&quot;&quot;,&quot;non-dropping-particle&quot;:&quot;&quot;},{&quot;family&quot;:&quot;Li&quot;,&quot;given&quot;:&quot;Xiaochuan&quot;,&quot;parse-names&quot;:false,&quot;dropping-particle&quot;:&quot;&quot;,&quot;non-dropping-particle&quot;:&quot;&quot;},{&quot;family&quot;:&quot;Li&quot;,&quot;given&quot;:&quot;Yuexiang&quot;,&quot;parse-names&quot;:false,&quot;dropping-particle&quot;:&quot;&quot;,&quot;non-dropping-particle&quot;:&quot;&quot;},{&quot;family&quot;:&quot;Li&quot;,&quot;given&quot;:&quot;Heng&quot;,&quot;parse-names&quot;:false,&quot;dropping-particle&quot;:&quot;&quot;,&quot;non-dropping-particle&quot;:&quot;&quot;},{&quot;family&quot;:&quot;Li&quot;,&quot;given&quot;:&quot;Zhenye&quot;,&quot;parse-names&quot;:false,&quot;dropping-particle&quot;:&quot;&quot;,&quot;non-dropping-particle&quot;:&quot;&quot;},{&quot;family&quot;:&quot;Li&quot;,&quot;given&quot;:&quot;Xiaoyu&quot;,&quot;parse-names&quot;:false,&quot;dropping-particle&quot;:&quot;&quot;,&quot;non-dropping-particle&quot;:&quot;&quot;},{&quot;family&quot;:&quot;Li&quot;,&quot;given&quot;:&quot;Zeju&quot;,&quot;parse-names&quot;:false,&quot;dropping-particle&quot;:&quot;&quot;,&quot;non-dropping-particle&quot;:&quot;&quot;},{&quot;family&quot;:&quot;Li&quot;,&quot;given&quot;:&quot;XiaoGang&quot;,&quot;parse-names&quot;:false,&quot;dropping-particle&quot;:&quot;&quot;,&quot;non-dropping-particle&quot;:&quot;&quot;},{&quot;family&quot;:&quot;Li&quot;,&quot;given&quot;:&quot;Wenqi&quot;,&quot;parse-names&quot;:false,&quot;dropping-particle&quot;:&quot;&quot;,&quot;non-dropping-particle&quot;:&quot;&quot;},{&quot;family&quot;:&quot;Lin&quot;,&quot;given&quot;:&quot;Zheng-Shen&quot;,&quot;parse-names&quot;:false,&quot;dropping-particle&quot;:&quot;&quot;,&quot;non-dropping-particle&quot;:&quot;&quot;},{&quot;family&quot;:&quot;Lin&quot;,&quot;given&quot;:&quot;Fengming&quot;,&quot;parse-names&quot;:false,&quot;dropping-particle&quot;:&quot;&quot;,&quot;non-dropping-particle&quot;:&quot;&quot;},{&quot;family&quot;:&quot;Lio&quot;,&quot;given&quot;:&quot;Pietro&quot;,&quot;parse-names&quot;:false,&quot;dropping-particle&quot;:&quot;&quot;,&quot;non-dropping-particle&quot;:&quot;&quot;},{&quot;family&quot;:&quot;Liu&quot;,&quot;given&quot;:&quot;Chang&quot;,&quot;parse-names&quot;:false,&quot;dropping-particle&quot;:&quot;&quot;,&quot;non-dropping-particle&quot;:&quot;&quot;},{&quot;family&quot;:&quot;Liu&quot;,&quot;given&quot;:&quot;Boqiang&quot;,&quot;parse-names&quot;:false,&quot;dropping-particle&quot;:&quot;&quot;,&quot;non-dropping-particle&quot;:&quot;&quot;},{&quot;family&quot;:&quot;Liu&quot;,&quot;given&quot;:&quot;Xiang&quot;,&quot;parse-names&quot;:false,&quot;dropping-particle&quot;:&quot;&quot;,&quot;non-dropping-particle&quot;:&quot;&quot;},{&quot;family&quot;:&quot;Liu&quot;,&quot;given&quot;:&quot;Mingyuan&quot;,&quot;parse-names&quot;:false,&quot;dropping-particle&quot;:&quot;&quot;,&quot;non-dropping-particle&quot;:&quot;&quot;},{&quot;family&quot;:&quot;Liu&quot;,&quot;given&quot;:&quot;Ju&quot;,&quot;parse-names&quot;:false,&quot;dropping-particle&quot;:&quot;&quot;,&quot;non-dropping-particle&quot;:&quot;&quot;},{&quot;family&quot;:&quot;Liu&quot;,&quot;given&quot;:&quot;Luyan&quot;,&quot;parse-names&quot;:false,&quot;dropping-particle&quot;:&quot;&quot;,&quot;non-dropping-particle&quot;:&quot;&quot;},{&quot;family&quot;:&quot;Llado&quot;,&quot;given&quot;:&quot;Xavier&quot;,&quot;parse-names&quot;:false,&quot;dropping-particle&quot;:&quot;&quot;,&quot;non-dropping-particle&quot;:&quot;&quot;},{&quot;family&quot;:&quot;Lopez&quot;,&quot;given&quot;:&quot;Marc Moreno&quot;,&quot;parse-names&quot;:false,&quot;dropping-particle&quot;:&quot;&quot;,&quot;non-dropping-particle&quot;:&quot;&quot;},{&quot;family&quot;:&quot;Lorenzo&quot;,&quot;given&quot;:&quot;Pablo Ribalta&quot;,&quot;parse-names&quot;:false,&quot;dropping-particle&quot;:&quot;&quot;,&quot;non-dropping-particle&quot;:&quot;&quot;},{&quot;family&quot;:&quot;Lu&quot;,&quot;given&quot;:&quot;Zhentai&quot;,&quot;parse-names&quot;:false,&quot;dropping-particle&quot;:&quot;&quot;,&quot;non-dropping-particle&quot;:&quot;&quot;},{&quot;family&quot;:&quot;Luo&quot;,&quot;given&quot;:&quot;Lin&quot;,&quot;parse-names&quot;:false,&quot;dropping-particle&quot;:&quot;&quot;,&quot;non-dropping-particle&quot;:&quot;&quot;},{&quot;family&quot;:&quot;Luo&quot;,&quot;given&quot;:&quot;Zhigang&quot;,&quot;parse-names&quot;:false,&quot;dropping-particle&quot;:&quot;&quot;,&quot;non-dropping-particle&quot;:&quot;&quot;},{&quot;family&quot;:&quot;Ma&quot;,&quot;given&quot;:&quot;Jun&quot;,&quot;parse-names&quot;:false,&quot;dropping-particle&quot;:&quot;&quot;,&quot;non-dropping-particle&quot;:&quot;&quot;},{&quot;family&quot;:&quot;Ma&quot;,&quot;given&quot;:&quot;Kai&quot;,&quot;parse-names&quot;:false,&quot;dropping-particle&quot;:&quot;&quot;,&quot;non-dropping-particle&quot;:&quot;&quot;},{&quot;family&quot;:&quot;Mackie&quot;,&quot;given&quot;:&quot;Thomas&quot;,&quot;parse-names&quot;:false,&quot;dropping-particle&quot;:&quot;&quot;,&quot;non-dropping-particle&quot;:&quot;&quot;},{&quot;family&quot;:&quot;Madabushi&quot;,&quot;given&quot;:&quot;Anant&quot;,&quot;parse-names&quot;:false,&quot;dropping-particle&quot;:&quot;&quot;,&quot;non-dropping-particle&quot;:&quot;&quot;},{&quot;family&quot;:&quot;Mahmoudi&quot;,&quot;given&quot;:&quot;Issam&quot;,&quot;parse-names&quot;:false,&quot;dropping-particle&quot;:&quot;&quot;,&quot;non-dropping-particle&quot;:&quot;&quot;},{&quot;family&quot;:&quot;Maier-Hein&quot;,&quot;given&quot;:&quot;Klaus H.&quot;,&quot;parse-names&quot;:false,&quot;dropping-particle&quot;:&quot;&quot;,&quot;non-dropping-particle&quot;:&quot;&quot;},{&quot;family&quot;:&quot;Maji&quot;,&quot;given&quot;:&quot;Pradipta&quot;,&quot;parse-names&quot;:false,&quot;dropping-particle&quot;:&quot;&quot;,&quot;non-dropping-particle&quot;:&quot;&quot;},{&quot;family&quot;:&quot;Mammen&quot;,&quot;given&quot;:&quot;CP&quot;,&quot;parse-names&quot;:false,&quot;dropping-particle&quot;:&quot;&quot;,&quot;non-dropping-particle&quot;:&quot;&quot;},{&quot;family&quot;:&quot;Mang&quot;,&quot;given&quot;:&quot;Andreas&quot;,&quot;parse-names&quot;:false,&quot;dropping-particle&quot;:&quot;&quot;,&quot;non-dropping-particle&quot;:&quot;&quot;},{&quot;family&quot;:&quot;Manjunath&quot;,&quot;given&quot;:&quot;B. S.&quot;,&quot;parse-names&quot;:false,&quot;dropping-particle&quot;:&quot;&quot;,&quot;non-dropping-particle&quot;:&quot;&quot;},{&quot;family&quot;:&quot;Marcinkiewicz&quot;,&quot;given&quot;:&quot;Michal&quot;,&quot;parse-names&quot;:false,&quot;dropping-particle&quot;:&quot;&quot;,&quot;non-dropping-particle&quot;:&quot;&quot;},{&quot;family&quot;:&quot;McDonagh&quot;,&quot;given&quot;:&quot;S&quot;,&quot;parse-names&quot;:false,&quot;dropping-particle&quot;:&quot;&quot;,&quot;non-dropping-particle&quot;:&quot;&quot;},{&quot;family&quot;:&quot;McKenna&quot;,&quot;given&quot;:&quot;Stephen&quot;,&quot;parse-names&quot;:false,&quot;dropping-particle&quot;:&quot;&quot;,&quot;non-dropping-particle&quot;:&quot;&quot;},{&quot;family&quot;:&quot;McKinley&quot;,&quot;given&quot;:&quot;Richard&quot;,&quot;parse-names&quot;:false,&quot;dropping-particle&quot;:&quot;&quot;,&quot;non-dropping-particle&quot;:&quot;&quot;},{&quot;family&quot;:&quot;Mehl&quot;,&quot;given&quot;:&quot;Miriam&quot;,&quot;parse-names&quot;:false,&quot;dropping-particle&quot;:&quot;&quot;,&quot;non-dropping-particle&quot;:&quot;&quot;},{&quot;family&quot;:&quot;Mehta&quot;,&quot;given&quot;:&quot;Sachin&quot;,&quot;parse-names&quot;:false,&quot;dropping-particle&quot;:&quot;&quot;,&quot;non-dropping-particle&quot;:&quot;&quot;},{&quot;family&quot;:&quot;Mehta&quot;,&quot;given&quot;:&quot;Raghav&quot;,&quot;parse-names&quot;:false,&quot;dropping-particle&quot;:&quot;&quot;,&quot;non-dropping-particle&quot;:&quot;&quot;},{&quot;family&quot;:&quot;Meier&quot;,&quot;given&quot;:&quot;Raphael&quot;,&quot;parse-names&quot;:false,&quot;dropping-particle&quot;:&quot;&quot;,&quot;non-dropping-particle&quot;:&quot;&quot;},{&quot;family&quot;:&quot;Meinel&quot;,&quot;given&quot;:&quot;Christoph&quot;,&quot;parse-names&quot;:false,&quot;dropping-particle&quot;:&quot;&quot;,&quot;non-dropping-particle&quot;:&quot;&quot;},{&quot;family&quot;:&quot;Merhof&quot;,&quot;given&quot;:&quot;Dorit&quot;,&quot;parse-names&quot;:false,&quot;dropping-particle&quot;:&quot;&quot;,&quot;non-dropping-particle&quot;:&quot;&quot;},{&quot;family&quot;:&quot;Meyer&quot;,&quot;given&quot;:&quot;Craig&quot;,&quot;parse-names&quot;:false,&quot;dropping-particle&quot;:&quot;&quot;,&quot;non-dropping-particle&quot;:&quot;&quot;},{&quot;family&quot;:&quot;Miller&quot;,&quot;given&quot;:&quot;Robert&quot;,&quot;parse-names&quot;:false,&quot;dropping-particle&quot;:&quot;&quot;,&quot;non-dropping-particle&quot;:&quot;&quot;},{&quot;family&quot;:&quot;Mitra&quot;,&quot;given&quot;:&quot;Sushmita&quot;,&quot;parse-names&quot;:false,&quot;dropping-particle&quot;:&quot;&quot;,&quot;non-dropping-particle&quot;:&quot;&quot;},{&quot;family&quot;:&quot;Moiyadi&quot;,&quot;given&quot;:&quot;Aliasgar&quot;,&quot;parse-names&quot;:false,&quot;dropping-particle&quot;:&quot;&quot;,&quot;non-dropping-particle&quot;:&quot;&quot;},{&quot;family&quot;:&quot;Molina-Garcia&quot;,&quot;given&quot;:&quot;David&quot;,&quot;parse-names&quot;:false,&quot;dropping-particle&quot;:&quot;&quot;,&quot;non-dropping-particle&quot;:&quot;&quot;},{&quot;family&quot;:&quot;Monteiro&quot;,&quot;given&quot;:&quot;Miguel A. B.&quot;,&quot;parse-names&quot;:false,&quot;dropping-particle&quot;:&quot;&quot;,&quot;non-dropping-particle&quot;:&quot;&quot;},{&quot;family&quot;:&quot;Mrukwa&quot;,&quot;given&quot;:&quot;Grzegorz&quot;,&quot;parse-names&quot;:false,&quot;dropping-particle&quot;:&quot;&quot;,&quot;non-dropping-particle&quot;:&quot;&quot;},{&quot;family&quot;:&quot;Myronenko&quot;,&quot;given&quot;:&quot;Andriy&quot;,&quot;parse-names&quot;:false,&quot;dropping-particle&quot;:&quot;&quot;,&quot;non-dropping-particle&quot;:&quot;&quot;},{&quot;family&quot;:&quot;Nalepa&quot;,&quot;given&quot;:&quot;Jakub&quot;,&quot;parse-names&quot;:false,&quot;dropping-particle&quot;:&quot;&quot;,&quot;non-dropping-particle&quot;:&quot;&quot;},{&quot;family&quot;:&quot;Ngo&quot;,&quot;given&quot;:&quot;Thuyen&quot;,&quot;parse-names&quot;:false,&quot;dropping-particle&quot;:&quot;&quot;,&quot;non-dropping-particle&quot;:&quot;&quot;},{&quot;family&quot;:&quot;Nie&quot;,&quot;given&quot;:&quot;Dong&quot;,&quot;parse-names&quot;:false,&quot;dropping-particle&quot;:&quot;&quot;,&quot;non-dropping-particle&quot;:&quot;&quot;},{&quot;family&quot;:&quot;Ning&quot;,&quot;given&quot;:&quot;Holly&quot;,&quot;parse-names&quot;:false,&quot;dropping-particle&quot;:&quot;&quot;,&quot;non-dropping-particle&quot;:&quot;&quot;},{&quot;family&quot;:&quot;Niu&quot;,&quot;given&quot;:&quot;Chen&quot;,&quot;parse-names&quot;:false,&quot;dropping-particle&quot;:&quot;&quot;,&quot;non-dropping-particle&quot;:&quot;&quot;},{&quot;family&quot;:&quot;Nuechterlein&quot;,&quot;given&quot;:&quot;Nicholas K&quot;,&quot;parse-names&quot;:false,&quot;dropping-particle&quot;:&quot;&quot;,&quot;non-dropping-particle&quot;:&quot;&quot;},{&quot;family&quot;:&quot;Oermann&quot;,&quot;given&quot;:&quot;Eric&quot;,&quot;parse-names&quot;:false,&quot;dropping-particle&quot;:&quot;&quot;,&quot;non-dropping-particle&quot;:&quot;&quot;},{&quot;family&quot;:&quot;Oliveira&quot;,&quot;given&quot;:&quot;Arlindo&quot;,&quot;parse-names&quot;:false,&quot;dropping-particle&quot;:&quot;&quot;,&quot;non-dropping-particle&quot;:&quot;&quot;},{&quot;family&quot;:&quot;Oliveira&quot;,&quot;given&quot;:&quot;Diego D. C.&quot;,&quot;parse-names&quot;:false,&quot;dropping-particle&quot;:&quot;&quot;,&quot;non-dropping-particle&quot;:&quot;&quot;},{&quot;family&quot;:&quot;Oliver&quot;,&quot;given&quot;:&quot;Arnau&quot;,&quot;parse-names&quot;:false,&quot;dropping-particle&quot;:&quot;&quot;,&quot;non-dropping-particle&quot;:&quot;&quot;},{&quot;family&quot;:&quot;Osman&quot;,&quot;given&quot;:&quot;Alexander F. I.&quot;,&quot;parse-names&quot;:false,&quot;dropping-particle&quot;:&quot;&quot;,&quot;non-dropping-particle&quot;:&quot;&quot;},{&quot;family&quot;:&quot;Ou&quot;,&quot;given&quot;:&quot;Yu-Nian&quot;,&quot;parse-names&quot;:false,&quot;dropping-particle&quot;:&quot;&quot;,&quot;non-dropping-particle&quot;:&quot;&quot;},{&quot;family&quot;:&quot;Ourselin&quot;,&quot;given&quot;:&quot;Sebastien&quot;,&quot;parse-names&quot;:false,&quot;dropping-particle&quot;:&quot;&quot;,&quot;non-dropping-particle&quot;:&quot;&quot;},{&quot;family&quot;:&quot;Paragios&quot;,&quot;given&quot;:&quot;Nikos&quot;,&quot;parse-names&quot;:false,&quot;dropping-particle&quot;:&quot;&quot;,&quot;non-dropping-particle&quot;:&quot;&quot;},{&quot;family&quot;:&quot;Park&quot;,&quot;given&quot;:&quot;Moo Sung&quot;,&quot;parse-names&quot;:false,&quot;dropping-particle&quot;:&quot;&quot;,&quot;non-dropping-particle&quot;:&quot;&quot;},{&quot;family&quot;:&quot;Paschke&quot;,&quot;given&quot;:&quot;Brad&quot;,&quot;parse-names&quot;:false,&quot;dropping-particle&quot;:&quot;&quot;,&quot;non-dropping-particle&quot;:&quot;&quot;},{&quot;family&quot;:&quot;Pauloski&quot;,&quot;given&quot;:&quot;J. Gregory&quot;,&quot;parse-names&quot;:false,&quot;dropping-particle&quot;:&quot;&quot;,&quot;non-dropping-particle&quot;:&quot;&quot;},{&quot;family&quot;:&quot;Pawar&quot;,&quot;given&quot;:&quot;Kamlesh&quot;,&quot;parse-names&quot;:false,&quot;dropping-particle&quot;:&quot;&quot;,&quot;non-dropping-particle&quot;:&quot;&quot;},{&quot;family&quot;:&quot;Pawlowski&quot;,&quot;given&quot;:&quot;Nick&quot;,&quot;parse-names&quot;:false,&quot;dropping-particle&quot;:&quot;&quot;,&quot;non-dropping-particle&quot;:&quot;&quot;},{&quot;family&quot;:&quot;Pei&quot;,&quot;given&quot;:&quot;Linmin&quot;,&quot;parse-names&quot;:false,&quot;dropping-particle&quot;:&quot;&quot;,&quot;non-dropping-particle&quot;:&quot;&quot;},{&quot;family&quot;:&quot;Peng&quot;,&quot;given&quot;:&quot;Suting&quot;,&quot;parse-names&quot;:false,&quot;dropping-particle&quot;:&quot;&quot;,&quot;non-dropping-particle&quot;:&quot;&quot;},{&quot;family&quot;:&quot;Pereira&quot;,&quot;given&quot;:&quot;Silvio M.&quot;,&quot;parse-names&quot;:false,&quot;dropping-particle&quot;:&quot;&quot;,&quot;non-dropping-particle&quot;:&quot;&quot;},{&quot;family&quot;:&quot;Perez-Beteta&quot;,&quot;given&quot;:&quot;Julian&quot;,&quot;parse-names&quot;:false,&quot;dropping-particle&quot;:&quot;&quot;,&quot;non-dropping-particle&quot;:&quot;&quot;},{&quot;family&quot;:&quot;Perez-Garcia&quot;,&quot;given&quot;:&quot;Victor M.&quot;,&quot;parse-names&quot;:false,&quot;dropping-particle&quot;:&quot;&quot;,&quot;non-dropping-particle&quot;:&quot;&quot;},{&quot;family&quot;:&quot;Pezold&quot;,&quot;given&quot;:&quot;Simon&quot;,&quot;parse-names&quot;:false,&quot;dropping-particle&quot;:&quot;&quot;,&quot;non-dropping-particle&quot;:&quot;&quot;},{&quot;family&quot;:&quot;Pham&quot;,&quot;given&quot;:&quot;Bao&quot;,&quot;parse-names&quot;:false,&quot;dropping-particle&quot;:&quot;&quot;,&quot;non-dropping-particle&quot;:&quot;&quot;},{&quot;family&quot;:&quot;Phophalia&quot;,&quot;given&quot;:&quot;Ashish&quot;,&quot;parse-names&quot;:false,&quot;dropping-particle&quot;:&quot;&quot;,&quot;non-dropping-particle&quot;:&quot;&quot;},{&quot;family&quot;:&quot;Piella&quot;,&quot;given&quot;:&quot;Gemma&quot;,&quot;parse-names&quot;:false,&quot;dropping-particle&quot;:&quot;&quot;,&quot;non-dropping-particle&quot;:&quot;&quot;},{&quot;family&quot;:&quot;Pillai&quot;,&quot;given&quot;:&quot;G. N.&quot;,&quot;parse-names&quot;:false,&quot;dropping-particle&quot;:&quot;&quot;,&quot;non-dropping-particle&quot;:&quot;&quot;},{&quot;family&quot;:&quot;Piraud&quot;,&quot;given&quot;:&quot;Marie&quot;,&quot;parse-names&quot;:false,&quot;dropping-particle&quot;:&quot;&quot;,&quot;non-dropping-particle&quot;:&quot;&quot;},{&quot;family&quot;:&quot;Pisov&quot;,&quot;given&quot;:&quot;Maxim&quot;,&quot;parse-names&quot;:false,&quot;dropping-particle&quot;:&quot;&quot;,&quot;non-dropping-particle&quot;:&quot;&quot;},{&quot;family&quot;:&quot;Popli&quot;,&quot;given&quot;:&quot;Anmol&quot;,&quot;parse-names&quot;:false,&quot;dropping-particle&quot;:&quot;&quot;,&quot;non-dropping-particle&quot;:&quot;&quot;},{&quot;family&quot;:&quot;Pound&quot;,&quot;given&quot;:&quot;Michael P.&quot;,&quot;parse-names&quot;:false,&quot;dropping-particle&quot;:&quot;&quot;,&quot;non-dropping-particle&quot;:&quot;&quot;},{&quot;family&quot;:&quot;Pourreza&quot;,&quot;given&quot;:&quot;Reza&quot;,&quot;parse-names&quot;:false,&quot;dropping-particle&quot;:&quot;&quot;,&quot;non-dropping-particle&quot;:&quot;&quot;},{&quot;family&quot;:&quot;Prasanna&quot;,&quot;given&quot;:&quot;Prateek&quot;,&quot;parse-names&quot;:false,&quot;dropping-particle&quot;:&quot;&quot;,&quot;non-dropping-particle&quot;:&quot;&quot;},{&quot;family&quot;:&quot;Prkovska&quot;,&quot;given&quot;:&quot;Vesna&quot;,&quot;parse-names&quot;:false,&quot;dropping-particle&quot;:&quot;&quot;,&quot;non-dropping-particle&quot;:&quot;&quot;},{&quot;family&quot;:&quot;Pridmore&quot;,&quot;given&quot;:&quot;Tony P.&quot;,&quot;parse-names&quot;:false,&quot;dropping-particle&quot;:&quot;&quot;,&quot;non-dropping-particle&quot;:&quot;&quot;},{&quot;family&quot;:&quot;Puch&quot;,&quot;given&quot;:&quot;Santi&quot;,&quot;parse-names&quot;:false,&quot;dropping-particle&quot;:&quot;&quot;,&quot;non-dropping-particle&quot;:&quot;&quot;},{&quot;family&quot;:&quot;Puybareau&quot;,&quot;given&quot;:&quot;Élodie&quot;,&quot;parse-names&quot;:false,&quot;dropping-particle&quot;:&quot;&quot;,&quot;non-dropping-particle&quot;:&quot;&quot;},{&quot;family&quot;:&quot;Qian&quot;,&quot;given&quot;:&quot;Buyue&quot;,&quot;parse-names&quot;:false,&quot;dropping-particle&quot;:&quot;&quot;,&quot;non-dropping-particle&quot;:&quot;&quot;},{&quot;family&quot;:&quot;Qiao&quot;,&quot;given&quot;:&quot;Xu&quot;,&quot;parse-names&quot;:false,&quot;dropping-particle&quot;:&quot;&quot;,&quot;non-dropping-particle&quot;:&quot;&quot;},{&quot;family&quot;:&quot;Rajchl&quot;,&quot;given&quot;:&quot;Martin&quot;,&quot;parse-names&quot;:false,&quot;dropping-particle&quot;:&quot;&quot;,&quot;non-dropping-particle&quot;:&quot;&quot;},{&quot;family&quot;:&quot;Rane&quot;,&quot;given&quot;:&quot;Swapnil&quot;,&quot;parse-names&quot;:false,&quot;dropping-particle&quot;:&quot;&quot;,&quot;non-dropping-particle&quot;:&quot;&quot;},{&quot;family&quot;:&quot;Rebsamen&quot;,&quot;given&quot;:&quot;Michael&quot;,&quot;parse-names&quot;:false,&quot;dropping-particle&quot;:&quot;&quot;,&quot;non-dropping-particle&quot;:&quot;&quot;},{&quot;family&quot;:&quot;Ren&quot;,&quot;given&quot;:&quot;Hongliang&quot;,&quot;parse-names&quot;:false,&quot;dropping-particle&quot;:&quot;&quot;,&quot;non-dropping-particle&quot;:&quot;&quot;},{&quot;family&quot;:&quot;Ren&quot;,&quot;given&quot;:&quot;Xuhua&quot;,&quot;parse-names&quot;:false,&quot;dropping-particle&quot;:&quot;&quot;,&quot;non-dropping-particle&quot;:&quot;&quot;},{&quot;family&quot;:&quot;Revanuru&quot;,&quot;given&quot;:&quot;Karthik&quot;,&quot;parse-names&quot;:false,&quot;dropping-particle&quot;:&quot;&quot;,&quot;non-dropping-particle&quot;:&quot;&quot;},{&quot;family&quot;:&quot;Rezaei&quot;,&quot;given&quot;:&quot;Mina&quot;,&quot;parse-names&quot;:false,&quot;dropping-particle&quot;:&quot;&quot;,&quot;non-dropping-particle&quot;:&quot;&quot;},{&quot;family&quot;:&quot;Rippel&quot;,&quot;given&quot;:&quot;Oliver&quot;,&quot;parse-names&quot;:false,&quot;dropping-particle&quot;:&quot;&quot;,&quot;non-dropping-particle&quot;:&quot;&quot;},{&quot;family&quot;:&quot;Rivera&quot;,&quot;given&quot;:&quot;Luis Carlos&quot;,&quot;parse-names&quot;:false,&quot;dropping-particle&quot;:&quot;&quot;,&quot;non-dropping-particle&quot;:&quot;&quot;},{&quot;family&quot;:&quot;Robert&quot;,&quot;given&quot;:&quot;Charlotte&quot;,&quot;parse-names&quot;:false,&quot;dropping-particle&quot;:&quot;&quot;,&quot;non-dropping-particle&quot;:&quot;&quot;},{&quot;family&quot;:&quot;Rosen&quot;,&quot;given&quot;:&quot;Bruce&quot;,&quot;parse-names&quot;:false,&quot;dropping-particle&quot;:&quot;&quot;,&quot;non-dropping-particle&quot;:&quot;&quot;},{&quot;family&quot;:&quot;Rueckert&quot;,&quot;given&quot;:&quot;Daniel&quot;,&quot;parse-names&quot;:false,&quot;dropping-particle&quot;:&quot;&quot;,&quot;non-dropping-particle&quot;:&quot;&quot;},{&quot;family&quot;:&quot;Safwan&quot;,&quot;given&quot;:&quot;Mohammed&quot;,&quot;parse-names&quot;:false,&quot;dropping-particle&quot;:&quot;&quot;,&quot;non-dropping-particle&quot;:&quot;&quot;},{&quot;family&quot;:&quot;Salem&quot;,&quot;given&quot;:&quot;Mostafa&quot;,&quot;parse-names&quot;:false,&quot;dropping-particle&quot;:&quot;&quot;,&quot;non-dropping-particle&quot;:&quot;&quot;},{&quot;family&quot;:&quot;Salvi&quot;,&quot;given&quot;:&quot;Joaquim&quot;,&quot;parse-names&quot;:false,&quot;dropping-particle&quot;:&quot;&quot;,&quot;non-dropping-particle&quot;:&quot;&quot;},{&quot;family&quot;:&quot;Sanchez&quot;,&quot;given&quot;:&quot;Irina&quot;,&quot;parse-names&quot;:false,&quot;dropping-particle&quot;:&quot;&quot;,&quot;non-dropping-particle&quot;:&quot;&quot;},{&quot;family&quot;:&quot;Sánchez&quot;,&quot;given&quot;:&quot;Irina&quot;,&quot;parse-names&quot;:false,&quot;dropping-particle&quot;:&quot;&quot;,&quot;non-dropping-particle&quot;:&quot;&quot;},{&quot;family&quot;:&quot;Santos&quot;,&quot;given&quot;:&quot;Heitor M.&quot;,&quot;parse-names&quot;:false,&quot;dropping-particle&quot;:&quot;&quot;,&quot;non-dropping-particle&quot;:&quot;&quot;},{&quot;family&quot;:&quot;Sartor&quot;,&quot;given&quot;:&quot;Emmett&quot;,&quot;parse-names&quot;:false,&quot;dropping-particle&quot;:&quot;&quot;,&quot;non-dropping-particle&quot;:&quot;&quot;},{&quot;family&quot;:&quot;Schellingerhout&quot;,&quot;given&quot;:&quot;Dawid&quot;,&quot;parse-names&quot;:false,&quot;dropping-particle&quot;:&quot;&quot;,&quot;non-dropping-particle&quot;:&quot;&quot;},{&quot;family&quot;:&quot;Scheufele&quot;,&quot;given&quot;:&quot;Klaudius&quot;,&quot;parse-names&quot;:false,&quot;dropping-particle&quot;:&quot;&quot;,&quot;non-dropping-particle&quot;:&quot;&quot;},{&quot;family&quot;:&quot;Scott&quot;,&quot;given&quot;:&quot;Matthew R.&quot;,&quot;parse-names&quot;:false,&quot;dropping-particle&quot;:&quot;&quot;,&quot;non-dropping-particle&quot;:&quot;&quot;},{&quot;family&quot;:&quot;Scussel&quot;,&quot;given&quot;:&quot;Artur A.&quot;,&quot;parse-names&quot;:false,&quot;dropping-particle&quot;:&quot;&quot;,&quot;non-dropping-particle&quot;:&quot;&quot;},{&quot;family&quot;:&quot;Sedlar&quot;,&quot;given&quot;:&quot;Sara&quot;,&quot;parse-names&quot;:false,&quot;dropping-particle&quot;:&quot;&quot;,&quot;non-dropping-particle&quot;:&quot;&quot;},{&quot;family&quot;:&quot;Serrano-Rubio&quot;,&quot;given&quot;:&quot;Juan Pablo&quot;,&quot;parse-names&quot;:false,&quot;dropping-particle&quot;:&quot;&quot;,&quot;non-dropping-particle&quot;:&quot;&quot;},{&quot;family&quot;:&quot;Shah&quot;,&quot;given&quot;:&quot;N. Jon&quot;,&quot;parse-names&quot;:false,&quot;dropping-particle&quot;:&quot;&quot;,&quot;non-dropping-particle&quot;:&quot;&quot;},{&quot;family&quot;:&quot;Shah&quot;,&quot;given&quot;:&quot;Nameetha&quot;,&quot;parse-names&quot;:false,&quot;dropping-particle&quot;:&quot;&quot;,&quot;non-dropping-particle&quot;:&quot;&quot;},{&quot;family&quot;:&quot;Shaikh&quot;,&quot;given&quot;:&quot;Mazhar&quot;,&quot;parse-names&quot;:false,&quot;dropping-particle&quot;:&quot;&quot;,&quot;non-dropping-particle&quot;:&quot;&quot;},{&quot;family&quot;:&quot;Shankar&quot;,&quot;given&quot;:&quot;B. Uma&quot;,&quot;parse-names&quot;:false,&quot;dropping-particle&quot;:&quot;&quot;,&quot;non-dropping-particle&quot;:&quot;&quot;},{&quot;family&quot;:&quot;Shboul&quot;,&quot;given&quot;:&quot;Zeina&quot;,&quot;parse-names&quot;:false,&quot;dropping-particle&quot;:&quot;&quot;,&quot;non-dropping-particle&quot;:&quot;&quot;},{&quot;family&quot;:&quot;Shen&quot;,&quot;given&quot;:&quot;Haipeng&quot;,&quot;parse-names&quot;:false,&quot;dropping-particle&quot;:&quot;&quot;,&quot;non-dropping-particle&quot;:&quot;&quot;},{&quot;family&quot;:&quot;Shen&quot;,&quot;given&quot;:&quot;Dinggang&quot;,&quot;parse-names&quot;:false,&quot;dropping-particle&quot;:&quot;&quot;,&quot;non-dropping-particle&quot;:&quot;&quot;},{&quot;family&quot;:&quot;Shen&quot;,&quot;given&quot;:&quot;Linlin&quot;,&quot;parse-names&quot;:false,&quot;dropping-particle&quot;:&quot;&quot;,&quot;non-dropping-particle&quot;:&quot;&quot;},{&quot;family&quot;:&quot;Shen&quot;,&quot;given&quot;:&quot;Haocheng&quot;,&quot;parse-names&quot;:false,&quot;dropping-particle&quot;:&quot;&quot;,&quot;non-dropping-particle&quot;:&quot;&quot;},{&quot;family&quot;:&quot;Shenoy&quot;,&quot;given&quot;:&quot;Varun&quot;,&quot;parse-names&quot;:false,&quot;dropping-particle&quot;:&quot;&quot;,&quot;non-dropping-particle&quot;:&quot;&quot;},{&quot;family&quot;:&quot;Shi&quot;,&quot;given&quot;:&quot;Feng&quot;,&quot;parse-names&quot;:false,&quot;dropping-particle&quot;:&quot;&quot;,&quot;non-dropping-particle&quot;:&quot;&quot;},{&quot;family&quot;:&quot;Shin&quot;,&quot;given&quot;:&quot;Hyung Eun&quot;,&quot;parse-names&quot;:false,&quot;dropping-particle&quot;:&quot;&quot;,&quot;non-dropping-particle&quot;:&quot;&quot;},{&quot;family&quot;:&quot;Shu&quot;,&quot;given&quot;:&quot;Hai&quot;,&quot;parse-names&quot;:false,&quot;dropping-particle&quot;:&quot;&quot;,&quot;non-dropping-particle&quot;:&quot;&quot;},{&quot;family&quot;:&quot;Sima&quot;,&quot;given&quot;:&quot;Diana&quot;,&quot;parse-names&quot;:false,&quot;dropping-particle&quot;:&quot;&quot;,&quot;non-dropping-particle&quot;:&quot;&quot;},{&quot;family&quot;:&quot;Sinclair&quot;,&quot;given&quot;:&quot;M&quot;,&quot;parse-names&quot;:false,&quot;dropping-particle&quot;:&quot;&quot;,&quot;non-dropping-particle&quot;:&quot;&quot;},{&quot;family&quot;:&quot;Smedby&quot;,&quot;given&quot;:&quot;Orjan&quot;,&quot;parse-names&quot;:false,&quot;dropping-particle&quot;:&quot;&quot;,&quot;non-dropping-particle&quot;:&quot;&quot;},{&quot;family&quot;:&quot;Snyder&quot;,&quot;given&quot;:&quot;James M.&quot;,&quot;parse-names&quot;:false,&quot;dropping-particle&quot;:&quot;&quot;,&quot;non-dropping-particle&quot;:&quot;&quot;},{&quot;family&quot;:&quot;Soltaninejad&quot;,&quot;given&quot;:&quot;Mohammadreza&quot;,&quot;parse-names&quot;:false,&quot;dropping-particle&quot;:&quot;&quot;,&quot;non-dropping-particle&quot;:&quot;&quot;},{&quot;family&quot;:&quot;Song&quot;,&quot;given&quot;:&quot;Guidong&quot;,&quot;parse-names&quot;:false,&quot;dropping-particle&quot;:&quot;&quot;,&quot;non-dropping-particle&quot;:&quot;&quot;},{&quot;family&quot;:&quot;Soni&quot;,&quot;given&quot;:&quot;Mehul&quot;,&quot;parse-names&quot;:false,&quot;dropping-particle&quot;:&quot;&quot;,&quot;non-dropping-particle&quot;:&quot;&quot;},{&quot;family&quot;:&quot;Stawiaski&quot;,&quot;given&quot;:&quot;Jean&quot;,&quot;parse-names&quot;:false,&quot;dropping-particle&quot;:&quot;&quot;,&quot;non-dropping-particle&quot;:&quot;&quot;},{&quot;family&quot;:&quot;Subramanian&quot;,&quot;given&quot;:&quot;Shashank&quot;,&quot;parse-names&quot;:false,&quot;dropping-particle&quot;:&quot;&quot;,&quot;non-dropping-particle&quot;:&quot;&quot;},{&quot;family&quot;:&quot;Sun&quot;,&quot;given&quot;:&quot;Li&quot;,&quot;parse-names&quot;:false,&quot;dropping-particle&quot;:&quot;&quot;,&quot;non-dropping-particle&quot;:&quot;&quot;},{&quot;family&quot;:&quot;Sun&quot;,&quot;given&quot;:&quot;Roger&quot;,&quot;parse-names&quot;:false,&quot;dropping-particle&quot;:&quot;&quot;,&quot;non-dropping-particle&quot;:&quot;&quot;},{&quot;family&quot;:&quot;Sun&quot;,&quot;given&quot;:&quot;Jiawei&quot;,&quot;parse-names&quot;:false,&quot;dropping-particle&quot;:&quot;&quot;,&quot;non-dropping-particle&quot;:&quot;&quot;},{&quot;family&quot;:&quot;Sun&quot;,&quot;given&quot;:&quot;Kay&quot;,&quot;parse-names&quot;:false,&quot;dropping-particle&quot;:&quot;&quot;,&quot;non-dropping-particle&quot;:&quot;&quot;},{&quot;family&quot;:&quot;Sun&quot;,&quot;given&quot;:&quot;Yu&quot;,&quot;parse-names&quot;:false,&quot;dropping-particle&quot;:&quot;&quot;,&quot;non-dropping-particle&quot;:&quot;&quot;},{&quot;family&quot;:&quot;Sun&quot;,&quot;given&quot;:&quot;Guoxia&quot;,&quot;parse-names&quot;:false,&quot;dropping-particle&quot;:&quot;&quot;,&quot;non-dropping-particle&quot;:&quot;&quot;},{&quot;family&quot;:&quot;Sun&quot;,&quot;given&quot;:&quot;Shuang&quot;,&quot;parse-names&quot;:false,&quot;dropping-particle&quot;:&quot;&quot;,&quot;non-dropping-particle&quot;:&quot;&quot;},{&quot;family&quot;:&quot;Suter&quot;,&quot;given&quot;:&quot;Yannick R&quot;,&quot;parse-names&quot;:false,&quot;dropping-particle&quot;:&quot;&quot;,&quot;non-dropping-particle&quot;:&quot;&quot;},{&quot;family&quot;:&quot;Szilagyi&quot;,&quot;given&quot;:&quot;Laszlo&quot;,&quot;parse-names&quot;:false,&quot;dropping-particle&quot;:&quot;&quot;,&quot;non-dropping-particle&quot;:&quot;&quot;},{&quot;family&quot;:&quot;Talbar&quot;,&quot;given&quot;:&quot;Sanjay&quot;,&quot;parse-names&quot;:false,&quot;dropping-particle&quot;:&quot;&quot;,&quot;non-dropping-particle&quot;:&quot;&quot;},{&quot;family&quot;:&quot;Tao&quot;,&quot;given&quot;:&quot;Dacheng&quot;,&quot;parse-names&quot;:false,&quot;dropping-particle&quot;:&quot;&quot;,&quot;non-dropping-particle&quot;:&quot;&quot;},{&quot;family&quot;:&quot;Tao&quot;,&quot;given&quot;:&quot;Dacheng&quot;,&quot;parse-names&quot;:false,&quot;dropping-particle&quot;:&quot;&quot;,&quot;non-dropping-particle&quot;:&quot;&quot;},{&quot;family&quot;:&quot;Teng&quot;,&quot;given&quot;:&quot;Zhongzhao&quot;,&quot;parse-names&quot;:false,&quot;dropping-particle&quot;:&quot;&quot;,&quot;non-dropping-particle&quot;:&quot;&quot;},{&quot;family&quot;:&quot;Thakur&quot;,&quot;given&quot;:&quot;Siddhesh&quot;,&quot;parse-names&quot;:false,&quot;dropping-particle&quot;:&quot;&quot;,&quot;non-dropping-particle&quot;:&quot;&quot;},{&quot;family&quot;:&quot;Thakur&quot;,&quot;given&quot;:&quot;Meenakshi H&quot;,&quot;parse-names&quot;:false,&quot;dropping-particle&quot;:&quot;&quot;,&quot;non-dropping-particle&quot;:&quot;&quot;},{&quot;family&quot;:&quot;Tharakan&quot;,&quot;given&quot;:&quot;Sameer&quot;,&quot;parse-names&quot;:false,&quot;dropping-particle&quot;:&quot;&quot;,&quot;non-dropping-particle&quot;:&quot;&quot;},{&quot;family&quot;:&quot;Tiwari&quot;,&quot;given&quot;:&quot;Pallavi&quot;,&quot;parse-names&quot;:false,&quot;dropping-particle&quot;:&quot;&quot;,&quot;non-dropping-particle&quot;:&quot;&quot;},{&quot;family&quot;:&quot;Tochon&quot;,&quot;given&quot;:&quot;Guillaume&quot;,&quot;parse-names&quot;:false,&quot;dropping-particle&quot;:&quot;&quot;,&quot;non-dropping-particle&quot;:&quot;&quot;},{&quot;family&quot;:&quot;Tran&quot;,&quot;given&quot;:&quot;Tuan&quot;,&quot;parse-names&quot;:false,&quot;dropping-particle&quot;:&quot;&quot;,&quot;non-dropping-particle&quot;:&quot;&quot;},{&quot;family&quot;:&quot;Tsai&quot;,&quot;given&quot;:&quot;Yuhsiang M.&quot;,&quot;parse-names&quot;:false,&quot;dropping-particle&quot;:&quot;&quot;,&quot;non-dropping-particle&quot;:&quot;&quot;},{&quot;family&quot;:&quot;Tseng&quot;,&quot;given&quot;:&quot;Kuan-Lun&quot;,&quot;parse-names&quot;:false,&quot;dropping-particle&quot;:&quot;&quot;,&quot;non-dropping-particle&quot;:&quot;&quot;},{&quot;family&quot;:&quot;Tuan&quot;,&quot;given&quot;:&quot;Tran Anh&quot;,&quot;parse-names&quot;:false,&quot;dropping-particle&quot;:&quot;&quot;,&quot;non-dropping-particle&quot;:&quot;&quot;},{&quot;family&quot;:&quot;Turlapov&quot;,&quot;given&quot;:&quot;Vadim&quot;,&quot;parse-names&quot;:false,&quot;dropping-particle&quot;:&quot;&quot;,&quot;non-dropping-particle&quot;:&quot;&quot;},{&quot;family&quot;:&quot;Tustison&quot;,&quot;given&quot;:&quot;Nicholas&quot;,&quot;parse-names&quot;:false,&quot;dropping-particle&quot;:&quot;&quot;,&quot;non-dropping-particle&quot;:&quot;&quot;},{&quot;family&quot;:&quot;Vakalopoulou&quot;,&quot;given&quot;:&quot;Maria&quot;,&quot;parse-names&quot;:false,&quot;dropping-particle&quot;:&quot;&quot;,&quot;non-dropping-particle&quot;:&quot;&quot;},{&quot;family&quot;:&quot;Valverde&quot;,&quot;given&quot;:&quot;Sergi&quot;,&quot;parse-names&quot;:false,&quot;dropping-particle&quot;:&quot;&quot;,&quot;non-dropping-particle&quot;:&quot;&quot;},{&quot;family&quot;:&quot;Vanguri&quot;,&quot;given&quot;:&quot;Rami&quot;,&quot;parse-names&quot;:false,&quot;dropping-particle&quot;:&quot;&quot;,&quot;non-dropping-particle&quot;:&quot;&quot;},{&quot;family&quot;:&quot;Vasiliev&quot;,&quot;given&quot;:&quot;Evgeny&quot;,&quot;parse-names&quot;:false,&quot;dropping-particle&quot;:&quot;&quot;,&quot;non-dropping-particle&quot;:&quot;&quot;},{&quot;family&quot;:&quot;Ventura&quot;,&quot;given&quot;:&quot;Jonathan&quot;,&quot;parse-names&quot;:false,&quot;dropping-particle&quot;:&quot;&quot;,&quot;non-dropping-particle&quot;:&quot;&quot;},{&quot;family&quot;:&quot;Vera&quot;,&quot;given&quot;:&quot;Luis&quot;,&quot;parse-names&quot;:false,&quot;dropping-particle&quot;:&quot;&quot;,&quot;non-dropping-particle&quot;:&quot;&quot;},{&quot;family&quot;:&quot;Vercauteren&quot;,&quot;given&quot;:&quot;Tom&quot;,&quot;parse-names&quot;:false,&quot;dropping-particle&quot;:&quot;&quot;,&quot;non-dropping-particle&quot;:&quot;&quot;},{&quot;family&quot;:&quot;Verrastro&quot;,&quot;given&quot;:&quot;C. A.&quot;,&quot;parse-names&quot;:false,&quot;dropping-particle&quot;:&quot;&quot;,&quot;non-dropping-particle&quot;:&quot;&quot;},{&quot;family&quot;:&quot;Vidyaratne&quot;,&quot;given&quot;:&quot;Lasitha&quot;,&quot;parse-names&quot;:false,&quot;dropping-particle&quot;:&quot;&quot;,&quot;non-dropping-particle&quot;:&quot;&quot;},{&quot;family&quot;:&quot;Vilaplana&quot;,&quot;given&quot;:&quot;Veronica&quot;,&quot;parse-names&quot;:false,&quot;dropping-particle&quot;:&quot;&quot;,&quot;non-dropping-particle&quot;:&quot;&quot;},{&quot;family&quot;:&quot;Vivekanandan&quot;,&quot;given&quot;:&quot;Ajeet&quot;,&quot;parse-names&quot;:false,&quot;dropping-particle&quot;:&quot;&quot;,&quot;non-dropping-particle&quot;:&quot;&quot;},{&quot;family&quot;:&quot;Wang&quot;,&quot;given&quot;:&quot;Guotai&quot;,&quot;parse-names&quot;:false,&quot;dropping-particle&quot;:&quot;&quot;,&quot;non-dropping-particle&quot;:&quot;&quot;},{&quot;family&quot;:&quot;Wang&quot;,&quot;given&quot;:&quot;Qian&quot;,&quot;parse-names&quot;:false,&quot;dropping-particle&quot;:&quot;&quot;,&quot;non-dropping-particle&quot;:&quot;&quot;},{&quot;family&quot;:&quot;Wang&quot;,&quot;given&quot;:&quot;Chiatse J.&quot;,&quot;parse-names&quot;:false,&quot;dropping-particle&quot;:&quot;&quot;,&quot;non-dropping-particle&quot;:&quot;&quot;},{&quot;family&quot;:&quot;Wang&quot;,&quot;given&quot;:&quot;Weichung&quot;,&quot;parse-names&quot;:false,&quot;dropping-particle&quot;:&quot;&quot;,&quot;non-dropping-particle&quot;:&quot;&quot;},{&quot;family&quot;:&quot;Wang&quot;,&quot;given&quot;:&quot;Duo&quot;,&quot;parse-names&quot;:false,&quot;dropping-particle&quot;:&quot;&quot;,&quot;non-dropping-particle&quot;:&quot;&quot;},{&quot;family&quot;:&quot;Wang&quot;,&quot;given&quot;:&quot;Ruixuan&quot;,&quot;parse-names&quot;:false,&quot;dropping-particle&quot;:&quot;&quot;,&quot;non-dropping-particle&quot;:&quot;&quot;},{&quot;family&quot;:&quot;Wang&quot;,&quot;given&quot;:&quot;Yuanyuan&quot;,&quot;parse-names&quot;:false,&quot;dropping-particle&quot;:&quot;&quot;,&quot;non-dropping-particle&quot;:&quot;&quot;},{&quot;family&quot;:&quot;Wang&quot;,&quot;given&quot;:&quot;Chunliang&quot;,&quot;parse-names&quot;:false,&quot;dropping-particle&quot;:&quot;&quot;,&quot;non-dropping-particle&quot;:&quot;&quot;},{&quot;family&quot;:&quot;Wang&quot;,&quot;given&quot;:&quot;Guotai&quot;,&quot;parse-names&quot;:false,&quot;dropping-particle&quot;:&quot;&quot;,&quot;non-dropping-particle&quot;:&quot;&quot;},{&quot;family&quot;:&quot;Wen&quot;,&quot;given&quot;:&quot;Ning&quot;,&quot;parse-names&quot;:false,&quot;dropping-particle&quot;:&quot;&quot;,&quot;non-dropping-particle&quot;:&quot;&quot;},{&quot;family&quot;:&quot;Wen&quot;,&quot;given&quot;:&quot;Xin&quot;,&quot;parse-names&quot;:false,&quot;dropping-particle&quot;:&quot;&quot;,&quot;non-dropping-particle&quot;:&quot;&quot;},{&quot;family&quot;:&quot;Weninger&quot;,&quot;given&quot;:&quot;Leon&quot;,&quot;parse-names&quot;:false,&quot;dropping-particle&quot;:&quot;&quot;,&quot;non-dropping-particle&quot;:&quot;&quot;},{&quot;family&quot;:&quot;Wick&quot;,&quot;given&quot;:&quot;Wolfgang&quot;,&quot;parse-names&quot;:false,&quot;dropping-particle&quot;:&quot;&quot;,&quot;non-dropping-particle&quot;:&quot;&quot;},{&quot;family&quot;:&quot;Wu&quot;,&quot;given&quot;:&quot;Shaocheng&quot;,&quot;parse-names&quot;:false,&quot;dropping-particle&quot;:&quot;&quot;,&quot;non-dropping-particle&quot;:&quot;&quot;},{&quot;family&quot;:&quot;Wu&quot;,&quot;given&quot;:&quot;Qiang&quot;,&quot;parse-names&quot;:false,&quot;dropping-particle&quot;:&quot;&quot;,&quot;non-dropping-particle&quot;:&quot;&quot;},{&quot;family&quot;:&quot;Wu&quot;,&quot;given&quot;:&quot;Yihong&quot;,&quot;parse-names&quot;:false,&quot;dropping-particle&quot;:&quot;&quot;,&quot;non-dropping-particle&quot;:&quot;&quot;},{&quot;family&quot;:&quot;Xia&quot;,&quot;given&quot;:&quot;Yong&quot;,&quot;parse-names&quot;:false,&quot;dropping-particle&quot;:&quot;&quot;,&quot;non-dropping-particle&quot;:&quot;&quot;},{&quot;family&quot;:&quot;Xu&quot;,&quot;given&quot;:&quot;Yanwu&quot;,&quot;parse-names&quot;:false,&quot;dropping-particle&quot;:&quot;&quot;,&quot;non-dropping-particle&quot;:&quot;&quot;},{&quot;family&quot;:&quot;Xu&quot;,&quot;given&quot;:&quot;Xiaowen&quot;,&quot;parse-names&quot;:false,&quot;dropping-particle&quot;:&quot;&quot;,&quot;non-dropping-particle&quot;:&quot;&quot;},{&quot;family&quot;:&quot;Xu&quot;,&quot;given&quot;:&quot;Peiyuan&quot;,&quot;parse-names&quot;:false,&quot;dropping-particle&quot;:&quot;&quot;,&quot;non-dropping-particle&quot;:&quot;&quot;},{&quot;family&quot;:&quot;Yang&quot;,&quot;given&quot;:&quot;Tsai-Ling&quot;,&quot;parse-names&quot;:false,&quot;dropping-particle&quot;:&quot;&quot;,&quot;non-dropping-particle&quot;:&quot;&quot;},{&quot;family&quot;:&quot;Yang&quot;,&quot;given&quot;:&quot;Xiaoping&quot;,&quot;parse-names&quot;:false,&quot;dropping-particle&quot;:&quot;&quot;,&quot;non-dropping-particle&quot;:&quot;&quot;},{&quot;family&quot;:&quot;Yang&quot;,&quot;given&quot;:&quot;Hao-Yu&quot;,&quot;parse-names&quot;:false,&quot;dropping-particle&quot;:&quot;&quot;,&quot;non-dropping-particle&quot;:&quot;&quot;},{&quot;family&quot;:&quot;Yang&quot;,&quot;given&quot;:&quot;Junlin&quot;,&quot;parse-names&quot;:false,&quot;dropping-particle&quot;:&quot;&quot;,&quot;non-dropping-particle&quot;:&quot;&quot;},{&quot;family&quot;:&quot;Yang&quot;,&quot;given&quot;:&quot;Haojin&quot;,&quot;parse-names&quot;:false,&quot;dropping-particle&quot;:&quot;&quot;,&quot;non-dropping-particle&quot;:&quot;&quot;},{&quot;family&quot;:&quot;Yang&quot;,&quot;given&quot;:&quot;Guang&quot;,&quot;parse-names&quot;:false,&quot;dropping-particle&quot;:&quot;&quot;,&quot;non-dropping-particle&quot;:&quot;&quot;},{&quot;family&quot;:&quot;Yao&quot;,&quot;given&quot;:&quot;Hongdou&quot;,&quot;parse-names&quot;:false,&quot;dropping-particle&quot;:&quot;&quot;,&quot;non-dropping-particle&quot;:&quot;&quot;},{&quot;family&quot;:&quot;Ye&quot;,&quot;given&quot;:&quot;Xujiong&quot;,&quot;parse-names&quot;:false,&quot;dropping-particle&quot;:&quot;&quot;,&quot;non-dropping-particle&quot;:&quot;&quot;},{&quot;family&quot;:&quot;Yin&quot;,&quot;given&quot;:&quot;Changchang&quot;,&quot;parse-names&quot;:false,&quot;dropping-particle&quot;:&quot;&quot;,&quot;non-dropping-particle&quot;:&quot;&quot;},{&quot;family&quot;:&quot;Young-Moxon&quot;,&quot;given&quot;:&quot;Brett&quot;,&quot;parse-names&quot;:false,&quot;dropping-particle&quot;:&quot;&quot;,&quot;non-dropping-particle&quot;:&quot;&quot;},{&quot;family&quot;:&quot;Yu&quot;,&quot;given&quot;:&quot;Jinhua&quot;,&quot;parse-names&quot;:false,&quot;dropping-particle&quot;:&quot;&quot;,&quot;non-dropping-particle&quot;:&quot;&quot;},{&quot;family&quot;:&quot;Yue&quot;,&quot;given&quot;:&quot;Xiangyu&quot;,&quot;parse-names&quot;:false,&quot;dropping-particle&quot;:&quot;&quot;,&quot;non-dropping-particle&quot;:&quot;&quot;},{&quot;family&quot;:&quot;Zhang&quot;,&quot;given&quot;:&quot;Songtao&quot;,&quot;parse-names&quot;:false,&quot;dropping-particle&quot;:&quot;&quot;,&quot;non-dropping-particle&quot;:&quot;&quot;},{&quot;family&quot;:&quot;Zhang&quot;,&quot;given&quot;:&quot;Angela&quot;,&quot;parse-names&quot;:false,&quot;dropping-particle&quot;:&quot;&quot;,&quot;non-dropping-particle&quot;:&quot;&quot;},{&quot;family&quot;:&quot;Zhang&quot;,&quot;given&quot;:&quot;Kun&quot;,&quot;parse-names&quot;:false,&quot;dropping-particle&quot;:&quot;&quot;,&quot;non-dropping-particle&quot;:&quot;&quot;},{&quot;family&quot;:&quot;Zhang&quot;,&quot;given&quot;:&quot;Xuejie&quot;,&quot;parse-names&quot;:false,&quot;dropping-particle&quot;:&quot;&quot;,&quot;non-dropping-particle&quot;:&quot;&quot;},{&quot;family&quot;:&quot;Zhang&quot;,&quot;given&quot;:&quot;Lichi&quot;,&quot;parse-names&quot;:false,&quot;dropping-particle&quot;:&quot;&quot;,&quot;non-dropping-particle&quot;:&quot;&quot;},{&quot;family&quot;:&quot;Zhang&quot;,&quot;given&quot;:&quot;Xiaoyue&quot;,&quot;parse-names&quot;:false,&quot;dropping-particle&quot;:&quot;&quot;,&quot;non-dropping-particle&quot;:&quot;&quot;},{&quot;family&quot;:&quot;Zhang&quot;,&quot;given&quot;:&quot;Yazhuo&quot;,&quot;parse-names&quot;:false,&quot;dropping-particle&quot;:&quot;&quot;,&quot;non-dropping-particle&quot;:&quot;&quot;},{&quot;family&quot;:&quot;Zhang&quot;,&quot;given&quot;:&quot;Lei&quot;,&quot;parse-names&quot;:false,&quot;dropping-particle&quot;:&quot;&quot;,&quot;non-dropping-particle&quot;:&quot;&quot;},{&quot;family&quot;:&quot;Zhang&quot;,&quot;given&quot;:&quot;Jianguo&quot;,&quot;parse-names&quot;:false,&quot;dropping-particle&quot;:&quot;&quot;,&quot;non-dropping-particle&quot;:&quot;&quot;},{&quot;family&quot;:&quot;Zhang&quot;,&quot;given&quot;:&quot;Xiang&quot;,&quot;parse-names&quot;:false,&quot;dropping-particle&quot;:&quot;&quot;,&quot;non-dropping-particle&quot;:&quot;&quot;},{&quot;family&quot;:&quot;Zhang&quot;,&quot;given&quot;:&quot;Tianhao&quot;,&quot;parse-names&quot;:false,&quot;dropping-particle&quot;:&quot;&quot;,&quot;non-dropping-particle&quot;:&quot;&quot;},{&quot;family&quot;:&quot;Zhao&quot;,&quot;given&quot;:&quot;Sicheng&quot;,&quot;parse-names&quot;:false,&quot;dropping-particle&quot;:&quot;&quot;,&quot;non-dropping-particle&quot;:&quot;&quot;},{&quot;family&quot;:&quot;Zhao&quot;,&quot;given&quot;:&quot;Yu&quot;,&quot;parse-names&quot;:false,&quot;dropping-particle&quot;:&quot;&quot;,&quot;non-dropping-particle&quot;:&quot;&quot;},{&quot;family&quot;:&quot;Zhao&quot;,&quot;given&quot;:&quot;Xiaomei&quot;,&quot;parse-names&quot;:false,&quot;dropping-particle&quot;:&quot;&quot;,&quot;non-dropping-particle&quot;:&quot;&quot;},{&quot;family&quot;:&quot;Zhao&quot;,&quot;given&quot;:&quot;Liang&quot;,&quot;parse-names&quot;:false,&quot;dropping-particle&quot;:&quot;&quot;,&quot;non-dropping-particle&quot;:&quot;&quot;},{&quot;family&quot;:&quot;Zheng&quot;,&quot;given&quot;:&quot;Yefeng&quot;,&quot;parse-names&quot;:false,&quot;dropping-particle&quot;:&quot;&quot;,&quot;non-dropping-particle&quot;:&quot;&quot;},{&quot;family&quot;:&quot;Zhong&quot;,&quot;given&quot;:&quot;Liming&quot;,&quot;parse-names&quot;:false,&quot;dropping-particle&quot;:&quot;&quot;,&quot;non-dropping-particle&quot;:&quot;&quot;},{&quot;family&quot;:&quot;Zhou&quot;,&quot;given&quot;:&quot;Chenhong&quot;,&quot;parse-names&quot;:false,&quot;dropping-particle&quot;:&quot;&quot;,&quot;non-dropping-particle&quot;:&quot;&quot;},{&quot;family&quot;:&quot;Zhou&quot;,&quot;given&quot;:&quot;Xiaobing&quot;,&quot;parse-names&quot;:false,&quot;dropping-particle&quot;:&quot;&quot;,&quot;non-dropping-particle&quot;:&quot;&quot;},{&quot;family&quot;:&quot;Zhou&quot;,&quot;given&quot;:&quot;Fan&quot;,&quot;parse-names&quot;:false,&quot;dropping-particle&quot;:&quot;&quot;,&quot;non-dropping-particle&quot;:&quot;&quot;},{&quot;family&quot;:&quot;Zhu&quot;,&quot;given&quot;:&quot;Hongtu&quot;,&quot;parse-names&quot;:false,&quot;dropping-particle&quot;:&quot;&quot;,&quot;non-dropping-particle&quot;:&quot;&quot;},{&quot;family&quot;:&quot;Zhu&quot;,&quot;given&quot;:&quot;Jin&quot;,&quot;parse-names&quot;:false,&quot;dropping-particle&quot;:&quot;&quot;,&quot;non-dropping-particle&quot;:&quot;&quot;},{&quot;family&quot;:&quot;Zhuge&quot;,&quot;given&quot;:&quot;Ying&quot;,&quot;parse-names&quot;:false,&quot;dropping-particle&quot;:&quot;&quot;,&quot;non-dropping-particle&quot;:&quot;&quot;},{&quot;family&quot;:&quot;Zong&quot;,&quot;given&quot;:&quot;Weiwei&quot;,&quot;parse-names&quot;:false,&quot;dropping-particle&quot;:&quot;&quot;,&quot;non-dropping-particle&quot;:&quot;&quot;},{&quot;family&quot;:&quot;Kalpathy-Cramer&quot;,&quot;given&quot;:&quot;Jayashree&quot;,&quot;parse-names&quot;:false,&quot;dropping-particle&quot;:&quot;&quot;,&quot;non-dropping-particle&quot;:&quot;&quot;},{&quot;family&quot;:&quot;Farahani&quot;,&quot;given&quot;:&quot;Keyvan&quot;,&quot;parse-names&quot;:false,&quot;dropping-particle&quot;:&quot;&quot;,&quot;non-dropping-particle&quot;:&quot;&quot;},{&quot;family&quot;:&quot;Davatzikos&quot;,&quot;given&quot;:&quot;Christos&quot;,&quot;parse-names&quot;:false,&quot;dropping-particle&quot;:&quot;&quot;,&quot;non-dropping-particle&quot;:&quot;&quot;},{&quot;family&quot;:&quot;Leemput&quot;,&quot;given&quot;:&quot;Koen&quot;,&quot;parse-names&quot;:false,&quot;dropping-particle&quot;:&quot;&quot;,&quot;non-dropping-particle&quot;:&quot;van&quot;},{&quot;family&quot;:&quot;Menze&quot;,&quot;given&quot;:&quot;Bjoern&quot;,&quot;parse-names&quot;:false,&quot;dropping-particle&quot;:&quot;&quot;,&quot;non-dropping-particle&quot;:&quot;&quot;}],&quot;issued&quot;:{&quot;date-parts&quot;:[[2018,11]]},&quot;abstract&quot;:&quot;Gliomas are the most common primary brain malignancies, with different degrees of aggressiveness, variable prognosis and various heterogeneous histologic sub-regions, i.e., peritumoral edematous/invaded tissue, necrotic core, active and non-enhancing core. This intrinsic heterogeneity is also portrayed in their radio-phenotype, as their sub-regions are depicted by varying intensity profiles disseminated across multi-parametric magnetic resonance imaging (mpMRI) scans, reflecting varying biological properties. Their heterogeneous shape, extent, and location are some of the factors that make these tumors difficult to resect, and in some cases inoperable. The amount of resected tumor is a factor also considered in longitudinal scans, when evaluating the apparent tumor for potential diagnosis of progression. Furthermore, there is mounting evidence that accurate segmentation of the various tumor sub-regions can offer the basis for quantitative image analysis towards prediction of patient overall survival. This study assesses the state-of-the-art machine learning (ML) methods used for brain tumor image analysis in mpMRI scans, during the last seven instances of the International Brain Tumor Segmentation (BraTS) challenge, i.e., 2012-2018. Specifically, we focus on i) evaluating segmentations of the various glioma sub-regions in pre-operative mpMRI scans, ii) assessing potential tumor progression by virtue of longitudinal growth of tumor sub-regions, beyond use of the RECIST/RANO criteria, and iii) predicting the overall survival from pre-operative mpMRI scans of patients that underwent gross total resection. Finally, we investigate the challenge of identifying the best ML algorithms for each of these tasks, considering that apart from being diverse on each instance of the challenge, the multi-institutional mpMRI BraTS dataset has also been a continuously evolving/growing dataset.&quot;},&quot;isTemporary&quot;:false}]},{&quot;citationID&quot;:&quot;MENDELEY_CITATION_44ef74e5-839d-4a9a-b510-da3ba800cea9&quot;,&quot;properties&quot;:{&quot;noteIndex&quot;:0},&quot;isEdited&quot;:false,&quot;manualOverride&quot;:{&quot;isManuallyOverridden&quot;:false,&quot;citeprocText&quot;:&quot;(Ahmed et al., 2017)&quot;,&quot;manualOverrideText&quot;:&quot;&quot;},&quot;citationTag&quot;:&quot;MENDELEY_CITATION_v3_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&quot;,&quot;citationItems&quot;:[{&quot;id&quot;:&quot;1e3bc16a-8636-3d6e-beec-7500a44923a9&quot;,&quot;itemData&quot;:{&quot;type&quot;:&quot;article-journal&quot;,&quot;id&quot;:&quot;1e3bc16a-8636-3d6e-beec-7500a44923a9&quot;,&quot;title&quot;:&quot;Diagnostic accuracy of multi-parametric MRI and TRUS biopsy in prostate cancer (PROMIS): a paired validating confirmatory study&quot;,&quot;author&quot;:[{&quot;family&quot;:&quot;Ahmed&quot;,&quot;given&quot;:&quot;Hashim U.&quot;,&quot;parse-names&quot;:false,&quot;dropping-particle&quot;:&quot;&quot;,&quot;non-dropping-particle&quot;:&quot;&quot;},{&quot;family&quot;:&quot;El-Shater Bosaily&quot;,&quot;given&quot;:&quot;Ahmed&quot;,&quot;parse-names&quot;:false,&quot;dropping-particle&quot;:&quot;&quot;,&quot;non-dropping-particle&quot;:&quot;&quot;},{&quot;family&quot;:&quot;Brown&quot;,&quot;given&quot;:&quot;Louise C.&quot;,&quot;parse-names&quot;:false,&quot;dropping-particle&quot;:&quot;&quot;,&quot;non-dropping-particle&quot;:&quot;&quot;},{&quot;family&quot;:&quot;Gabe&quot;,&quot;given&quot;:&quot;Rhian&quot;,&quot;parse-names&quot;:false,&quot;dropping-particle&quot;:&quot;&quot;,&quot;non-dropping-particle&quot;:&quot;&quot;},{&quot;family&quot;:&quot;Kaplan&quot;,&quot;given&quot;:&quot;Richard&quot;,&quot;parse-names&quot;:false,&quot;dropping-particle&quot;:&quot;&quot;,&quot;non-dropping-particle&quot;:&quot;&quot;},{&quot;family&quot;:&quot;Parmar&quot;,&quot;given&quot;:&quot;Mahesh K.&quot;,&quot;parse-names&quot;:false,&quot;dropping-particle&quot;:&quot;&quot;,&quot;non-dropping-particle&quot;:&quot;&quot;},{&quot;family&quot;:&quot;Collaco-Moraes&quot;,&quot;given&quot;:&quot;Yolanda&quot;,&quot;parse-names&quot;:false,&quot;dropping-particle&quot;:&quot;&quot;,&quot;non-dropping-particle&quot;:&quot;&quot;},{&quot;family&quot;:&quot;Ward&quot;,&quot;given&quot;:&quot;Katie&quot;,&quot;parse-names&quot;:false,&quot;dropping-particle&quot;:&quot;&quot;,&quot;non-dropping-particle&quot;:&quot;&quot;},{&quot;family&quot;:&quot;Hindley&quot;,&quot;given&quot;:&quot;Richard G.&quot;,&quot;parse-names&quot;:false,&quot;dropping-particle&quot;:&quot;&quot;,&quot;non-dropping-particle&quot;:&quot;&quot;},{&quot;family&quot;:&quot;Freeman&quot;,&quot;given&quot;:&quot;Alex&quot;,&quot;parse-names&quot;:false,&quot;dropping-particle&quot;:&quot;&quot;,&quot;non-dropping-particle&quot;:&quot;&quot;},{&quot;family&quot;:&quot;Kirkham&quot;,&quot;given&quot;:&quot;Alex P.&quot;,&quot;parse-names&quot;:false,&quot;dropping-particle&quot;:&quot;&quot;,&quot;non-dropping-particle&quot;:&quot;&quot;},{&quot;family&quot;:&quot;Oldroyd&quot;,&quot;given&quot;:&quot;Robert&quot;,&quot;parse-names&quot;:false,&quot;dropping-particle&quot;:&quot;&quot;,&quot;non-dropping-particle&quot;:&quot;&quot;},{&quot;family&quot;:&quot;Parker&quot;,&quot;given&quot;:&quot;Chris&quot;,&quot;parse-names&quot;:false,&quot;dropping-particle&quot;:&quot;&quot;,&quot;non-dropping-particle&quot;:&quot;&quot;},{&quot;family&quot;:&quot;Emberton&quot;,&quot;given&quot;:&quot;Mark&quot;,&quot;parse-names&quot;:false,&quot;dropping-particle&quot;:&quot;&quot;,&quot;non-dropping-particle&quot;:&quot;&quot;}],&quot;container-title&quot;:&quot;The Lancet&quot;,&quot;DOI&quot;:&quot;10.1016/S0140-6736(16)32401-1&quot;,&quot;ISSN&quot;:&quot;1474547X&quot;,&quot;PMID&quot;:&quot;28110982&quot;,&quot;issued&quot;:{&quot;date-parts&quot;:[[2017,2]]},&quot;page&quot;:&quot;815-822&quot;,&quot;abstract&quot;:&quot;Background Men with high serum prostate specific antigen usually undergo transrectal ultrasound-guided prostate biopsy (TRUS-biopsy). TRUS-biopsy can cause side-effects including bleeding, pain, and infection. Multi-parametric magnetic resonance imaging (MP-MRI) used as a triage test might allow men to avoid unnecessary TRUS-biopsy and improve diagnostic accuracy. Methods We did this multicentre, paired-cohort, confirmatory study to test diagnostic accuracy of MP-MRI and TRUS-biopsy against a reference test (template prostate mapping biopsy [TPM-biopsy]). Men with prostate-specific antigen concentrations up to 15 ng/mL, with no previous biopsy, underwent 1·5 Tesla MP-MRI followed by both TRUS-biopsy and TPM-biopsy. The conduct and reporting of each test was done blind to other test results. Clinically significant cancer was defined as Gleason score ≥4 + 3 or a maximum cancer core length 6 mm or longer. This study is registered on ClinicalTrials.gov, NCT01292291. Findings Between May 17, 2012, and November 9, 2015, we enrolled 740 men, 576 of whom underwent 1·5 Tesla MP-MRI followed by both TRUS-biopsy and TPM-biopsy. On TPM-biopsy, 408 (71%) of 576 men had cancer with 230 (40%) of 576 patients clinically significant. For clinically significant cancer, MP-MRI was more sensitive (93%, 95% CI 88–96%) than TRUS-biopsy (48%, 42–55%; p&lt;0·0001) and less specific (41%, 36–46% for MP-MRI vs 96%, 94–98% for TRUS-biopsy; p&lt;0·0001). 44 (5·9%) of 740 patients reported serious adverse events, including 8 cases of sepsis. Interpretation Using MP-MRI to triage men might allow 27% of patients avoid a primary biopsy and diagnosis of 5% fewer clinically insignificant cancers. If subsequent TRUS-biopsies were directed by MP-MRI findings, up to 18% more cases of clinically significant cancer might be detected compared with the standard pathway of TRUS-biopsy for all. MP-MRI, used as a triage test before first prostate biopsy, could reduce unnecessary biopsies by a quarter. MP-MRI can also reduce over-diagnosis of clinically insignificant prostate cancer and improve detection of clinically significant cancer. Funding PROMIS is funded by the UK Government Department of Health, National Institute of Health Research–Health Technology Assessment Programme, (Project number 09/22/67). This project is also supported and partly funded by UCLH/UCL Biomedical Research Centre and The Royal Marsden and Institute for Cancer Research Biomedical Research Centre and is coordinated by the Medical Research Council Clinical Trials Unit (MRC CTU) at UCL. It is sponsored by University College London (UCL).&quot;,&quot;publisher&quot;:&quot;Lancet Publishing Group&quot;,&quot;volume&quot;:&quot;389&quot;,&quot;container-title-short&quot;:&quot;&quot;},&quot;isTemporary&quot;:false}]},{&quot;citationID&quot;:&quot;MENDELEY_CITATION_7c951bd6-53fa-4722-ab75-74be33b8e937&quot;,&quot;properties&quot;:{&quot;noteIndex&quot;:0},&quot;isEdited&quot;:false,&quot;manualOverride&quot;:{&quot;isManuallyOverridden&quot;:false,&quot;citeprocText&quot;:&quot;(Taha &amp;#38; Hanbury, 2015)&quot;,&quot;manualOverrideText&quot;:&quot;&quot;},&quot;citationTag&quot;:&quot;MENDELEY_CITATION_v3_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&quot;,&quot;citationItems&quot;:[{&quot;id&quot;:&quot;912b3eb2-77f9-3b51-b994-e607d5d2032b&quot;,&quot;itemData&quot;:{&quot;type&quot;:&quot;article-journal&quot;,&quot;id&quot;:&quot;912b3eb2-77f9-3b51-b994-e607d5d2032b&quot;,&quot;title&quot;:&quot;Metrics for evaluating 3D medical image segmentation: Analysis, selection, and tool&quot;,&quot;author&quot;:[{&quot;family&quot;:&quot;Taha&quot;,&quot;given&quot;:&quot;Abdel Aziz&quot;,&quot;parse-names&quot;:false,&quot;dropping-particle&quot;:&quot;&quot;,&quot;non-dropping-particle&quot;:&quot;&quot;},{&quot;family&quot;:&quot;Hanbury&quot;,&quot;given&quot;:&quot;Allan&quot;,&quot;parse-names&quot;:false,&quot;dropping-particle&quot;:&quot;&quot;,&quot;non-dropping-particle&quot;:&quot;&quot;}],&quot;container-title&quot;:&quot;BMC Medical Imaging&quot;,&quot;container-title-short&quot;:&quot;BMC Med Imaging&quot;,&quot;DOI&quot;:&quot;10.1186/s12880-015-0068-x&quot;,&quot;ISSN&quot;:&quot;14712342&quot;,&quot;PMID&quot;:&quot;26263899&quot;,&quot;issued&quot;:{&quot;date-parts&quot;:[[2015,8]]},&quot;abstract&quot;:&quot;Background: Medical Image segmentation is an important image processing step. Comparing images to evaluate the quality of segmentation is an essential part of measuring progress in this research area. Some of the challenges in evaluating medical segmentation are: metric selection, the use in the literature of multiple definitions for certain metrics, inefficiency of the metric calculation implementations leading to difficulties with large volumes, and lack of support for fuzzy segmentation by existing metrics. Result: First we present an overview of 20 evaluation metrics selected based on a comprehensive literature review. For fuzzy segmentation, which shows the level of membership of each voxel to multiple classes, fuzzy definitions of all metrics are provided. We present a discussion about metric properties to provide a guide for selecting evaluation metrics. Finally, we propose an efficient evaluation tool implementing the 20 selected metrics. The tool is optimized to perform efficiently in terms of speed and required memory, also if the image size is extremely large as in the case of whole body MRI or CT volume segmentation. An implementation of this tool is available as an open source project. Conclusion: We propose an efficient evaluation tool for 3D medical image segmentation using 20 evaluation metrics and provide guidelines for selecting a subset of these metrics that is suitable for the data and the segmentation task.&quot;,&quot;publisher&quot;:&quot;BioMed Central Ltd.&quot;,&quot;volume&quot;:&quot;15&quot;},&quot;isTemporary&quot;:false,&quot;suppress-author&quot;:false,&quot;composite&quot;:false,&quot;author-only&quot;:false}]},{&quot;citationID&quot;:&quot;MENDELEY_CITATION_0df6f863-ea02-4a07-bf4f-e5dea1cb82da&quot;,&quot;properties&quot;:{&quot;noteIndex&quot;:0},&quot;isEdited&quot;:false,&quot;manualOverride&quot;:{&quot;isManuallyOverridden&quot;:false,&quot;citeprocText&quot;:&quot;(Bakas et al., 2018a)&quot;,&quot;manualOverrideText&quot;:&quot;&quot;},&quot;citationTag&quot;:&quot;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&quot;,&quot;citationItems&quot;:[{&quot;id&quot;:&quot;20c3d1af-319c-3e48-9a24-2de981a8b835&quot;,&quot;itemData&quot;:{&quot;type&quot;:&quot;article-journal&quot;,&quot;id&quot;:&quot;20c3d1af-319c-3e48-9a24-2de981a8b835&quot;,&quot;title&quot;:&quot;Identifying the Best Machine Learning Algorithms for Brain Tumor Segmentation, Progression Assessment, and Overall Survival Prediction in the BRATS Challenge&quot;,&quot;author&quot;:[{&quot;family&quot;:&quot;Bakas&quot;,&quot;given&quot;:&quot;Spyridon&quot;,&quot;parse-names&quot;:false,&quot;dropping-particle&quot;:&quot;&quot;,&quot;non-dropping-particle&quot;:&quot;&quot;},{&quot;family&quot;:&quot;Reyes&quot;,&quot;given&quot;:&quot;Mauricio&quot;,&quot;parse-names&quot;:false,&quot;dropping-particle&quot;:&quot;&quot;,&quot;non-dropping-particle&quot;:&quot;&quot;},{&quot;family&quot;:&quot;Jakab&quot;,&quot;given&quot;:&quot;Andras&quot;,&quot;parse-names&quot;:false,&quot;dropping-particle&quot;:&quot;&quot;,&quot;non-dropping-particle&quot;:&quot;&quot;},{&quot;family&quot;:&quot;Bauer&quot;,&quot;given&quot;:&quot;Stefan&quot;,&quot;parse-names&quot;:false,&quot;dropping-particle&quot;:&quot;&quot;,&quot;non-dropping-particle&quot;:&quot;&quot;},{&quot;family&quot;:&quot;Rempfler&quot;,&quot;given&quot;:&quot;Markus&quot;,&quot;parse-names&quot;:false,&quot;dropping-particle&quot;:&quot;&quot;,&quot;non-dropping-particle&quot;:&quot;&quot;},{&quot;family&quot;:&quot;Crimi&quot;,&quot;given&quot;:&quot;Alessandro&quot;,&quot;parse-names&quot;:false,&quot;dropping-particle&quot;:&quot;&quot;,&quot;non-dropping-particle&quot;:&quot;&quot;},{&quot;family&quot;:&quot;Shinohara&quot;,&quot;given&quot;:&quot;Russell Takeshi&quot;,&quot;parse-names&quot;:false,&quot;dropping-particle&quot;:&quot;&quot;,&quot;non-dropping-particle&quot;:&quot;&quot;},{&quot;family&quot;:&quot;Berger&quot;,&quot;given&quot;:&quot;Christoph&quot;,&quot;parse-names&quot;:false,&quot;dropping-particle&quot;:&quot;&quot;,&quot;non-dropping-particle&quot;:&quot;&quot;},{&quot;family&quot;:&quot;Ha&quot;,&quot;given&quot;:&quot;Sung Min&quot;,&quot;parse-names&quot;:false,&quot;dropping-particle&quot;:&quot;&quot;,&quot;non-dropping-particle&quot;:&quot;&quot;},{&quot;family&quot;:&quot;Rozycki&quot;,&quot;given&quot;:&quot;Martin&quot;,&quot;parse-names&quot;:false,&quot;dropping-particle&quot;:&quot;&quot;,&quot;non-dropping-particle&quot;:&quot;&quot;},{&quot;family&quot;:&quot;Prastawa&quot;,&quot;given&quot;:&quot;Marcel&quot;,&quot;parse-names&quot;:false,&quot;dropping-particle&quot;:&quot;&quot;,&quot;non-dropping-particle&quot;:&quot;&quot;},{&quot;family&quot;:&quot;Alberts&quot;,&quot;given&quot;:&quot;Esther&quot;,&quot;parse-names&quot;:false,&quot;dropping-particle&quot;:&quot;&quot;,&quot;non-dropping-particle&quot;:&quot;&quot;},{&quot;family&quot;:&quot;Lipkova&quot;,&quot;given&quot;:&quot;Jana&quot;,&quot;parse-names&quot;:false,&quot;dropping-particle&quot;:&quot;&quot;,&quot;non-dropping-particle&quot;:&quot;&quot;},{&quot;family&quot;:&quot;Freymann&quot;,&quot;given&quot;:&quot;John&quot;,&quot;parse-names&quot;:false,&quot;dropping-particle&quot;:&quot;&quot;,&quot;non-dropping-particle&quot;:&quot;&quot;},{&quot;family&quot;:&quot;Kirby&quot;,&quot;given&quot;:&quot;Justin&quot;,&quot;parse-names&quot;:false,&quot;dropping-particle&quot;:&quot;&quot;,&quot;non-dropping-particle&quot;:&quot;&quot;},{&quot;family&quot;:&quot;Bilello&quot;,&quot;given&quot;:&quot;Michel&quot;,&quot;parse-names&quot;:false,&quot;dropping-particle&quot;:&quot;&quot;,&quot;non-dropping-particle&quot;:&quot;&quot;},{&quot;family&quot;:&quot;Fathallah-Shaykh&quot;,&quot;given&quot;:&quot;Hassan&quot;,&quot;parse-names&quot;:false,&quot;dropping-particle&quot;:&quot;&quot;,&quot;non-dropping-particle&quot;:&quot;&quot;},{&quot;family&quot;:&quot;Wiest&quot;,&quot;given&quot;:&quot;Roland&quot;,&quot;parse-names&quot;:false,&quot;dropping-particle&quot;:&quot;&quot;,&quot;non-dropping-particle&quot;:&quot;&quot;},{&quot;family&quot;:&quot;Kirschke&quot;,&quot;given&quot;:&quot;Jan&quot;,&quot;parse-names&quot;:false,&quot;dropping-particle&quot;:&quot;&quot;,&quot;non-dropping-particle&quot;:&quot;&quot;},{&quot;family&quot;:&quot;Wiestler&quot;,&quot;given&quot;:&quot;Benedikt&quot;,&quot;parse-names&quot;:false,&quot;dropping-particle&quot;:&quot;&quot;,&quot;non-dropping-particle&quot;:&quot;&quot;},{&quot;family&quot;:&quot;Colen&quot;,&quot;given&quot;:&quot;Rivka&quot;,&quot;parse-names&quot;:false,&quot;dropping-particle&quot;:&quot;&quot;,&quot;non-dropping-particle&quot;:&quot;&quot;},{&quot;family&quot;:&quot;Kotrotsou&quot;,&quot;given&quot;:&quot;Aikaterini&quot;,&quot;parse-names&quot;:false,&quot;dropping-particle&quot;:&quot;&quot;,&quot;non-dropping-particle&quot;:&quot;&quot;},{&quot;family&quot;:&quot;Lamontagne&quot;,&quot;given&quot;:&quot;Pamela&quot;,&quot;parse-names&quot;:false,&quot;dropping-particle&quot;:&quot;&quot;,&quot;non-dropping-particle&quot;:&quot;&quot;},{&quot;family&quot;:&quot;Marcus&quot;,&quot;given&quot;:&quot;Daniel&quot;,&quot;parse-names&quot;:false,&quot;dropping-particle&quot;:&quot;&quot;,&quot;non-dropping-particle&quot;:&quot;&quot;},{&quot;family&quot;:&quot;Milchenko&quot;,&quot;given&quot;:&quot;Mikhail&quot;,&quot;parse-names&quot;:false,&quot;dropping-particle&quot;:&quot;&quot;,&quot;non-dropping-particle&quot;:&quot;&quot;},{&quot;family&quot;:&quot;Nazeri&quot;,&quot;given&quot;:&quot;Arash&quot;,&quot;parse-names&quot;:false,&quot;dropping-particle&quot;:&quot;&quot;,&quot;non-dropping-particle&quot;:&quot;&quot;},{&quot;family&quot;:&quot;Weber&quot;,&quot;given&quot;:&quot;Marc-Andre&quot;,&quot;parse-names&quot;:false,&quot;dropping-particle&quot;:&quot;&quot;,&quot;non-dropping-particle&quot;:&quot;&quot;},{&quot;family&quot;:&quot;Mahajan&quot;,&quot;given&quot;:&quot;Abhishek&quot;,&quot;parse-names&quot;:false,&quot;dropping-particle&quot;:&quot;&quot;,&quot;non-dropping-particle&quot;:&quot;&quot;},{&quot;family&quot;:&quot;Baid&quot;,&quot;given&quot;:&quot;Ujjwal&quot;,&quot;parse-names&quot;:false,&quot;dropping-particle&quot;:&quot;&quot;,&quot;non-dropping-particle&quot;:&quot;&quot;},{&quot;family&quot;:&quot;Gerstner&quot;,&quot;given&quot;:&quot;Elizabeth&quot;,&quot;parse-names&quot;:false,&quot;dropping-particle&quot;:&quot;&quot;,&quot;non-dropping-particle&quot;:&quot;&quot;},{&quot;family&quot;:&quot;Kwon&quot;,&quot;given&quot;:&quot;Dongjin&quot;,&quot;parse-names&quot;:false,&quot;dropping-particle&quot;:&quot;&quot;,&quot;non-dropping-particle&quot;:&quot;&quot;},{&quot;family&quot;:&quot;Acharya&quot;,&quot;given&quot;:&quot;Gagan&quot;,&quot;parse-names&quot;:false,&quot;dropping-particle&quot;:&quot;&quot;,&quot;non-dropping-particle&quot;:&quot;&quot;},{&quot;family&quot;:&quot;Agarwal&quot;,&quot;given&quot;:&quot;Manu&quot;,&quot;parse-names&quot;:false,&quot;dropping-particle&quot;:&quot;&quot;,&quot;non-dropping-particle&quot;:&quot;&quot;},{&quot;family&quot;:&quot;Alam&quot;,&quot;given&quot;:&quot;Mahbubul&quot;,&quot;parse-names&quot;:false,&quot;dropping-particle&quot;:&quot;&quot;,&quot;non-dropping-particle&quot;:&quot;&quot;},{&quot;family&quot;:&quot;Albiol&quot;,&quot;given&quot;:&quot;Alberto&quot;,&quot;parse-names&quot;:false,&quot;dropping-particle&quot;:&quot;&quot;,&quot;non-dropping-particle&quot;:&quot;&quot;},{&quot;family&quot;:&quot;Albiol&quot;,&quot;given&quot;:&quot;Antonio&quot;,&quot;parse-names&quot;:false,&quot;dropping-particle&quot;:&quot;&quot;,&quot;non-dropping-particle&quot;:&quot;&quot;},{&quot;family&quot;:&quot;Albiol&quot;,&quot;given&quot;:&quot;Francisco J.&quot;,&quot;parse-names&quot;:false,&quot;dropping-particle&quot;:&quot;&quot;,&quot;non-dropping-particle&quot;:&quot;&quot;},{&quot;family&quot;:&quot;Alex&quot;,&quot;given&quot;:&quot;Varghese&quot;,&quot;parse-names&quot;:false,&quot;dropping-particle&quot;:&quot;&quot;,&quot;non-dropping-particle&quot;:&quot;&quot;},{&quot;family&quot;:&quot;Allinson&quot;,&quot;given&quot;:&quot;Nigel&quot;,&quot;parse-names&quot;:false,&quot;dropping-particle&quot;:&quot;&quot;,&quot;non-dropping-particle&quot;:&quot;&quot;},{&quot;family&quot;:&quot;Amorim&quot;,&quot;given&quot;:&quot;Pedro H. A.&quot;,&quot;parse-names&quot;:false,&quot;dropping-particle&quot;:&quot;&quot;,&quot;non-dropping-particle&quot;:&quot;&quot;},{&quot;family&quot;:&quot;Amrutkar&quot;,&quot;given&quot;:&quot;Abhijit&quot;,&quot;parse-names&quot;:false,&quot;dropping-particle&quot;:&quot;&quot;,&quot;non-dropping-particle&quot;:&quot;&quot;},{&quot;family&quot;:&quot;Anand&quot;,&quot;given&quot;:&quot;Ganesh&quot;,&quot;parse-names&quot;:false,&quot;dropping-particle&quot;:&quot;&quot;,&quot;non-dropping-particle&quot;:&quot;&quot;},{&quot;family&quot;:&quot;Andermatt&quot;,&quot;given&quot;:&quot;Simon&quot;,&quot;parse-names&quot;:false,&quot;dropping-particle&quot;:&quot;&quot;,&quot;non-dropping-particle&quot;:&quot;&quot;},{&quot;family&quot;:&quot;Arbel&quot;,&quot;given&quot;:&quot;Tal&quot;,&quot;parse-names&quot;:false,&quot;dropping-particle&quot;:&quot;&quot;,&quot;non-dropping-particle&quot;:&quot;&quot;},{&quot;family&quot;:&quot;Arbelaez&quot;,&quot;given&quot;:&quot;Pablo&quot;,&quot;parse-names&quot;:false,&quot;dropping-particle&quot;:&quot;&quot;,&quot;non-dropping-particle&quot;:&quot;&quot;},{&quot;family&quot;:&quot;Avery&quot;,&quot;given&quot;:&quot;Aaron&quot;,&quot;parse-names&quot;:false,&quot;dropping-particle&quot;:&quot;&quot;,&quot;non-dropping-particle&quot;:&quot;&quot;},{&quot;family&quot;:&quot;Azmat&quot;,&quot;given&quot;:&quot;Muneeza&quot;,&quot;parse-names&quot;:false,&quot;dropping-particle&quot;:&quot;&quot;,&quot;non-dropping-particle&quot;:&quot;&quot;},{&quot;family&quot;:&quot;B.&quot;,&quot;given&quot;:&quot;Pranjal&quot;,&quot;parse-names&quot;:false,&quot;dropping-particle&quot;:&quot;&quot;,&quot;non-dropping-particle&quot;:&quot;&quot;},{&quot;family&quot;:&quot;Bai&quot;,&quot;given&quot;:&quot;W&quot;,&quot;parse-names&quot;:false,&quot;dropping-particle&quot;:&quot;&quot;,&quot;non-dropping-particle&quot;:&quot;&quot;},{&quot;family&quot;:&quot;Banerjee&quot;,&quot;given&quot;:&quot;Subhashis&quot;,&quot;parse-names&quot;:false,&quot;dropping-particle&quot;:&quot;&quot;,&quot;non-dropping-particle&quot;:&quot;&quot;},{&quot;family&quot;:&quot;Barth&quot;,&quot;given&quot;:&quot;Bill&quot;,&quot;parse-names&quot;:false,&quot;dropping-particle&quot;:&quot;&quot;,&quot;non-dropping-particle&quot;:&quot;&quot;},{&quot;family&quot;:&quot;Batchelder&quot;,&quot;given&quot;:&quot;Thomas&quot;,&quot;parse-names&quot;:false,&quot;dropping-particle&quot;:&quot;&quot;,&quot;non-dropping-particle&quot;:&quot;&quot;},{&quot;family&quot;:&quot;Batmanghelich&quot;,&quot;given&quot;:&quot;Kayhan&quot;,&quot;parse-names&quot;:false,&quot;dropping-particle&quot;:&quot;&quot;,&quot;non-dropping-particle&quot;:&quot;&quot;},{&quot;family&quot;:&quot;Battistella&quot;,&quot;given&quot;:&quot;Enzo&quot;,&quot;parse-names&quot;:false,&quot;dropping-particle&quot;:&quot;&quot;,&quot;non-dropping-particle&quot;:&quot;&quot;},{&quot;family&quot;:&quot;Beers&quot;,&quot;given&quot;:&quot;Andrew&quot;,&quot;parse-names&quot;:false,&quot;dropping-particle&quot;:&quot;&quot;,&quot;non-dropping-particle&quot;:&quot;&quot;},{&quot;family&quot;:&quot;Belyaev&quot;,&quot;given&quot;:&quot;Mikhail&quot;,&quot;parse-names&quot;:false,&quot;dropping-particle&quot;:&quot;&quot;,&quot;non-dropping-particle&quot;:&quot;&quot;},{&quot;family&quot;:&quot;Bendszus&quot;,&quot;given&quot;:&quot;Martin&quot;,&quot;parse-names&quot;:false,&quot;dropping-particle&quot;:&quot;&quot;,&quot;non-dropping-particle&quot;:&quot;&quot;},{&quot;family&quot;:&quot;Benson&quot;,&quot;given&quot;:&quot;Eze&quot;,&quot;parse-names&quot;:false,&quot;dropping-particle&quot;:&quot;&quot;,&quot;non-dropping-particle&quot;:&quot;&quot;},{&quot;family&quot;:&quot;Bernal&quot;,&quot;given&quot;:&quot;Jose&quot;,&quot;parse-names&quot;:false,&quot;dropping-particle&quot;:&quot;&quot;,&quot;non-dropping-particle&quot;:&quot;&quot;},{&quot;family&quot;:&quot;Bharath&quot;,&quot;given&quot;:&quot;Halandur Nagaraja&quot;,&quot;parse-names&quot;:false,&quot;dropping-particle&quot;:&quot;&quot;,&quot;non-dropping-particle&quot;:&quot;&quot;},{&quot;family&quot;:&quot;Biros&quot;,&quot;given&quot;:&quot;George&quot;,&quot;parse-names&quot;:false,&quot;dropping-particle&quot;:&quot;&quot;,&quot;non-dropping-particle&quot;:&quot;&quot;},{&quot;family&quot;:&quot;Bisdas&quot;,&quot;given&quot;:&quot;Sotirios&quot;,&quot;parse-names&quot;:false,&quot;dropping-particle&quot;:&quot;&quot;,&quot;non-dropping-particle&quot;:&quot;&quot;},{&quot;family&quot;:&quot;Brown&quot;,&quot;given&quot;:&quot;James&quot;,&quot;parse-names&quot;:false,&quot;dropping-particle&quot;:&quot;&quot;,&quot;non-dropping-particle&quot;:&quot;&quot;},{&quot;family&quot;:&quot;Cabezas&quot;,&quot;given&quot;:&quot;Mariano&quot;,&quot;parse-names&quot;:false,&quot;dropping-particle&quot;:&quot;&quot;,&quot;non-dropping-particle&quot;:&quot;&quot;},{&quot;family&quot;:&quot;Cao&quot;,&quot;given&quot;:&quot;Shilei&quot;,&quot;parse-names&quot;:false,&quot;dropping-particle&quot;:&quot;&quot;,&quot;non-dropping-particle&quot;:&quot;&quot;},{&quot;family&quot;:&quot;Cardoso&quot;,&quot;given&quot;:&quot;Jorge M.&quot;,&quot;parse-names&quot;:false,&quot;dropping-particle&quot;:&quot;&quot;,&quot;non-dropping-particle&quot;:&quot;&quot;},{&quot;family&quot;:&quot;Carver&quot;,&quot;given&quot;:&quot;Eric N&quot;,&quot;parse-names&quot;:false,&quot;dropping-particle&quot;:&quot;&quot;,&quot;non-dropping-particle&quot;:&quot;&quot;},{&quot;family&quot;:&quot;Casamitjana&quot;,&quot;given&quot;:&quot;Adrià&quot;,&quot;parse-names&quot;:false,&quot;dropping-particle&quot;:&quot;&quot;,&quot;non-dropping-particle&quot;:&quot;&quot;},{&quot;family&quot;:&quot;Castillo&quot;,&quot;given&quot;:&quot;Laura Silvana&quot;,&quot;parse-names&quot;:false,&quot;dropping-particle&quot;:&quot;&quot;,&quot;non-dropping-particle&quot;:&quot;&quot;},{&quot;family&quot;:&quot;Catà&quot;,&quot;given&quot;:&quot;Marcel&quot;,&quot;parse-names&quot;:false,&quot;dropping-particle&quot;:&quot;&quot;,&quot;non-dropping-particle&quot;:&quot;&quot;},{&quot;family&quot;:&quot;Cattin&quot;,&quot;given&quot;:&quot;Philippe&quot;,&quot;parse-names&quot;:false,&quot;dropping-particle&quot;:&quot;&quot;,&quot;non-dropping-particle&quot;:&quot;&quot;},{&quot;family&quot;:&quot;Cerigues&quot;,&quot;given&quot;:&quot;Albert&quot;,&quot;parse-names&quot;:false,&quot;dropping-particle&quot;:&quot;&quot;,&quot;non-dropping-particle&quot;:&quot;&quot;},{&quot;family&quot;:&quot;Chagas&quot;,&quot;given&quot;:&quot;Vinicius S.&quot;,&quot;parse-names&quot;:false,&quot;dropping-particle&quot;:&quot;&quot;,&quot;non-dropping-particle&quot;:&quot;&quot;},{&quot;family&quot;:&quot;Chandra&quot;,&quot;given&quot;:&quot;Siddhartha&quot;,&quot;parse-names&quot;:false,&quot;dropping-particle&quot;:&quot;&quot;,&quot;non-dropping-particle&quot;:&quot;&quot;},{&quot;family&quot;:&quot;Chang&quot;,&quot;given&quot;:&quot;Yi-Ju&quot;,&quot;parse-names&quot;:false,&quot;dropping-particle&quot;:&quot;&quot;,&quot;non-dropping-particle&quot;:&quot;&quot;},{&quot;family&quot;:&quot;Chang&quot;,&quot;given&quot;:&quot;Shiyu&quot;,&quot;parse-names&quot;:false,&quot;dropping-particle&quot;:&quot;&quot;,&quot;non-dropping-particle&quot;:&quot;&quot;},{&quot;family&quot;:&quot;Chang&quot;,&quot;given&quot;:&quot;Ken&quot;,&quot;parse-names&quot;:false,&quot;dropping-particle&quot;:&quot;&quot;,&quot;non-dropping-particle&quot;:&quot;&quot;},{&quot;family&quot;:&quot;Chazalon&quot;,&quot;given&quot;:&quot;Joseph&quot;,&quot;parse-names&quot;:false,&quot;dropping-particle&quot;:&quot;&quot;,&quot;non-dropping-particle&quot;:&quot;&quot;},{&quot;family&quot;:&quot;Chen&quot;,&quot;given&quot;:&quot;Shengcong&quot;,&quot;parse-names&quot;:false,&quot;dropping-particle&quot;:&quot;&quot;,&quot;non-dropping-particle&quot;:&quot;&quot;},{&quot;family&quot;:&quot;Chen&quot;,&quot;given&quot;:&quot;Wei&quot;,&quot;parse-names&quot;:false,&quot;dropping-particle&quot;:&quot;&quot;,&quot;non-dropping-particle&quot;:&quot;&quot;},{&quot;family&quot;:&quot;Chen&quot;,&quot;given&quot;:&quot;Jefferson W&quot;,&quot;parse-names&quot;:false,&quot;dropping-particle&quot;:&quot;&quot;,&quot;non-dropping-particle&quot;:&quot;&quot;},{&quot;family&quot;:&quot;Chen&quot;,&quot;given&quot;:&quot;Zhaolin&quot;,&quot;parse-names&quot;:false,&quot;dropping-particle&quot;:&quot;&quot;,&quot;non-dropping-particle&quot;:&quot;&quot;},{&quot;family&quot;:&quot;Cheng&quot;,&quot;given&quot;:&quot;Kun&quot;,&quot;parse-names&quot;:false,&quot;dropping-particle&quot;:&quot;&quot;,&quot;non-dropping-particle&quot;:&quot;&quot;},{&quot;family&quot;:&quot;Choudhury&quot;,&quot;given&quot;:&quot;Ahana Roy&quot;,&quot;parse-names&quot;:false,&quot;dropping-particle&quot;:&quot;&quot;,&quot;non-dropping-particle&quot;:&quot;&quot;},{&quot;family&quot;:&quot;Chylla&quot;,&quot;given&quot;:&quot;Roger&quot;,&quot;parse-names&quot;:false,&quot;dropping-particle&quot;:&quot;&quot;,&quot;non-dropping-particle&quot;:&quot;&quot;},{&quot;family&quot;:&quot;Clérigues&quot;,&quot;given&quot;:&quot;Albert&quot;,&quot;parse-names&quot;:false,&quot;dropping-particle&quot;:&quot;&quot;,&quot;non-dropping-particle&quot;:&quot;&quot;},{&quot;family&quot;:&quot;Colleman&quot;,&quot;given&quot;:&quot;Steven&quot;,&quot;parse-names&quot;:false,&quot;dropping-particle&quot;:&quot;&quot;,&quot;non-dropping-particle&quot;:&quot;&quot;},{&quot;family&quot;:&quot;Colmeiro&quot;,&quot;given&quot;:&quot;Ramiro German Rodriguez&quot;,&quot;parse-names&quot;:false,&quot;dropping-particle&quot;:&quot;&quot;,&quot;non-dropping-particle&quot;:&quot;&quot;},{&quot;family&quot;:&quot;Combalia&quot;,&quot;given&quot;:&quot;Marc&quot;,&quot;parse-names&quot;:false,&quot;dropping-particle&quot;:&quot;&quot;,&quot;non-dropping-particle&quot;:&quot;&quot;},{&quot;family&quot;:&quot;Costa&quot;,&quot;given&quot;:&quot;Anthony&quot;,&quot;parse-names&quot;:false,&quot;dropping-particle&quot;:&quot;&quot;,&quot;non-dropping-particle&quot;:&quot;&quot;},{&quot;family&quot;:&quot;Cui&quot;,&quot;given&quot;:&quot;Xiaomeng&quot;,&quot;parse-names&quot;:false,&quot;dropping-particle&quot;:&quot;&quot;,&quot;non-dropping-particle&quot;:&quot;&quot;},{&quot;family&quot;:&quot;Dai&quot;,&quot;given&quot;:&quot;Zhenzhen&quot;,&quot;parse-names&quot;:false,&quot;dropping-particle&quot;:&quot;&quot;,&quot;non-dropping-particle&quot;:&quot;&quot;},{&quot;family&quot;:&quot;Dai&quot;,&quot;given&quot;:&quot;Lutao&quot;,&quot;parse-names&quot;:false,&quot;dropping-particle&quot;:&quot;&quot;,&quot;non-dropping-particle&quot;:&quot;&quot;},{&quot;family&quot;:&quot;Daza&quot;,&quot;given&quot;:&quot;Laura Alexandra&quot;,&quot;parse-names&quot;:false,&quot;dropping-particle&quot;:&quot;&quot;,&quot;non-dropping-particle&quot;:&quot;&quot;},{&quot;family&quot;:&quot;Deutsch&quot;,&quot;given&quot;:&quot;Eric&quot;,&quot;parse-names&quot;:false,&quot;dropping-particle&quot;:&quot;&quot;,&quot;non-dropping-particle&quot;:&quot;&quot;},{&quot;family&quot;:&quot;Ding&quot;,&quot;given&quot;:&quot;Changxing&quot;,&quot;parse-names&quot;:false,&quot;dropping-particle&quot;:&quot;&quot;,&quot;non-dropping-particle&quot;:&quot;&quot;},{&quot;family&quot;:&quot;Dong&quot;,&quot;given&quot;:&quot;Chao&quot;,&quot;parse-names&quot;:false,&quot;dropping-particle&quot;:&quot;&quot;,&quot;non-dropping-particle&quot;:&quot;&quot;},{&quot;family&quot;:&quot;Dong&quot;,&quot;given&quot;:&quot;Shidu&quot;,&quot;parse-names&quot;:false,&quot;dropping-particle&quot;:&quot;&quot;,&quot;non-dropping-particle&quot;:&quot;&quot;},{&quot;family&quot;:&quot;Dudzik&quot;,&quot;given&quot;:&quot;Wojciech&quot;,&quot;parse-names&quot;:false,&quot;dropping-particle&quot;:&quot;&quot;,&quot;non-dropping-particle&quot;:&quot;&quot;},{&quot;family&quot;:&quot;Eaton-Rosen&quot;,&quot;given&quot;:&quot;Zach&quot;,&quot;parse-names&quot;:false,&quot;dropping-particle&quot;:&quot;&quot;,&quot;non-dropping-particle&quot;:&quot;&quot;},{&quot;family&quot;:&quot;Egan&quot;,&quot;given&quot;:&quot;Gary&quot;,&quot;parse-names&quot;:false,&quot;dropping-particle&quot;:&quot;&quot;,&quot;non-dropping-particle&quot;:&quot;&quot;},{&quot;family&quot;:&quot;Escudero&quot;,&quot;given&quot;:&quot;Guilherme&quot;,&quot;parse-names&quot;:false,&quot;dropping-particle&quot;:&quot;&quot;,&quot;non-dropping-particle&quot;:&quot;&quot;},{&quot;family&quot;:&quot;Estienne&quot;,&quot;given&quot;:&quot;Théo&quot;,&quot;parse-names&quot;:false,&quot;dropping-particle&quot;:&quot;&quot;,&quot;non-dropping-particle&quot;:&quot;&quot;},{&quot;family&quot;:&quot;Everson&quot;,&quot;given&quot;:&quot;Richard&quot;,&quot;parse-names&quot;:false,&quot;dropping-particle&quot;:&quot;&quot;,&quot;non-dropping-particle&quot;:&quot;&quot;},{&quot;family&quot;:&quot;Fabrizio&quot;,&quot;given&quot;:&quot;Jonathan&quot;,&quot;parse-names&quot;:false,&quot;dropping-particle&quot;:&quot;&quot;,&quot;non-dropping-particle&quot;:&quot;&quot;},{&quot;family&quot;:&quot;Fan&quot;,&quot;given&quot;:&quot;Yong&quot;,&quot;parse-names&quot;:false,&quot;dropping-particle&quot;:&quot;&quot;,&quot;non-dropping-particle&quot;:&quot;&quot;},{&quot;family&quot;:&quot;Fang&quot;,&quot;given&quot;:&quot;Longwei&quot;,&quot;parse-names&quot;:false,&quot;dropping-particle&quot;:&quot;&quot;,&quot;non-dropping-particle&quot;:&quot;&quot;},{&quot;family&quot;:&quot;Feng&quot;,&quot;given&quot;:&quot;Xue&quot;,&quot;parse-names&quot;:false,&quot;dropping-particle&quot;:&quot;&quot;,&quot;non-dropping-particle&quot;:&quot;&quot;},{&quot;family&quot;:&quot;Ferrante&quot;,&quot;given&quot;:&quot;Enzo&quot;,&quot;parse-names&quot;:false,&quot;dropping-particle&quot;:&quot;&quot;,&quot;non-dropping-particle&quot;:&quot;&quot;},{&quot;family&quot;:&quot;Fidon&quot;,&quot;given&quot;:&quot;Lucas&quot;,&quot;parse-names&quot;:false,&quot;dropping-particle&quot;:&quot;&quot;,&quot;non-dropping-particle&quot;:&quot;&quot;},{&quot;family&quot;:&quot;Fischer&quot;,&quot;given&quot;:&quot;Martin&quot;,&quot;parse-names&quot;:false,&quot;dropping-particle&quot;:&quot;&quot;,&quot;non-dropping-particle&quot;:&quot;&quot;},{&quot;family&quot;:&quot;French&quot;,&quot;given&quot;:&quot;Andrew P.&quot;,&quot;parse-names&quot;:false,&quot;dropping-particle&quot;:&quot;&quot;,&quot;non-dropping-particle&quot;:&quot;&quot;},{&quot;family&quot;:&quot;Fridman&quot;,&quot;given&quot;:&quot;Naomi&quot;,&quot;parse-names&quot;:false,&quot;dropping-particle&quot;:&quot;&quot;,&quot;non-dropping-particle&quot;:&quot;&quot;},{&quot;family&quot;:&quot;Fu&quot;,&quot;given&quot;:&quot;Huan&quot;,&quot;parse-names&quot;:false,&quot;dropping-particle&quot;:&quot;&quot;,&quot;non-dropping-particle&quot;:&quot;&quot;},{&quot;family&quot;:&quot;Fuentes&quot;,&quot;given&quot;:&quot;David&quot;,&quot;parse-names&quot;:false,&quot;dropping-particle&quot;:&quot;&quot;,&quot;non-dropping-particle&quot;:&quot;&quot;},{&quot;family&quot;:&quot;Gao&quot;,&quot;given&quot;:&quot;Yaozong&quot;,&quot;parse-names&quot;:false,&quot;dropping-particle&quot;:&quot;&quot;,&quot;non-dropping-particle&quot;:&quot;&quot;},{&quot;family&quot;:&quot;Gates&quot;,&quot;given&quot;:&quot;Evan&quot;,&quot;parse-names&quot;:false,&quot;dropping-particle&quot;:&quot;&quot;,&quot;non-dropping-particle&quot;:&quot;&quot;},{&quot;family&quot;:&quot;Gering&quot;,&quot;given&quot;:&quot;David&quot;,&quot;parse-names&quot;:false,&quot;dropping-particle&quot;:&quot;&quot;,&quot;non-dropping-particle&quot;:&quot;&quot;},{&quot;family&quot;:&quot;Gholami&quot;,&quot;given&quot;:&quot;Amir&quot;,&quot;parse-names&quot;:false,&quot;dropping-particle&quot;:&quot;&quot;,&quot;non-dropping-particle&quot;:&quot;&quot;},{&quot;family&quot;:&quot;Gierke&quot;,&quot;given&quot;:&quot;Willi&quot;,&quot;parse-names&quot;:false,&quot;dropping-particle&quot;:&quot;&quot;,&quot;non-dropping-particle&quot;:&quot;&quot;},{&quot;family&quot;:&quot;Glocker&quot;,&quot;given&quot;:&quot;Ben&quot;,&quot;parse-names&quot;:false,&quot;dropping-particle&quot;:&quot;&quot;,&quot;non-dropping-particle&quot;:&quot;&quot;},{&quot;family&quot;:&quot;Gong&quot;,&quot;given&quot;:&quot;Mingming&quot;,&quot;parse-names&quot;:false,&quot;dropping-particle&quot;:&quot;&quot;,&quot;non-dropping-particle&quot;:&quot;&quot;},{&quot;family&quot;:&quot;González-Villá&quot;,&quot;given&quot;:&quot;Sandra&quot;,&quot;parse-names&quot;:false,&quot;dropping-particle&quot;:&quot;&quot;,&quot;non-dropping-particle&quot;:&quot;&quot;},{&quot;family&quot;:&quot;Grosges&quot;,&quot;given&quot;:&quot;T.&quot;,&quot;parse-names&quot;:false,&quot;dropping-particle&quot;:&quot;&quot;,&quot;non-dropping-particle&quot;:&quot;&quot;},{&quot;family&quot;:&quot;Guan&quot;,&quot;given&quot;:&quot;Yuanfang&quot;,&quot;parse-names&quot;:false,&quot;dropping-particle&quot;:&quot;&quot;,&quot;non-dropping-particle&quot;:&quot;&quot;},{&quot;family&quot;:&quot;Guo&quot;,&quot;given&quot;:&quot;Sheng&quot;,&quot;parse-names&quot;:false,&quot;dropping-particle&quot;:&quot;&quot;,&quot;non-dropping-particle&quot;:&quot;&quot;},{&quot;family&quot;:&quot;Gupta&quot;,&quot;given&quot;:&quot;Sudeep&quot;,&quot;parse-names&quot;:false,&quot;dropping-particle&quot;:&quot;&quot;,&quot;non-dropping-particle&quot;:&quot;&quot;},{&quot;family&quot;:&quot;Han&quot;,&quot;given&quot;:&quot;Woo-Sup&quot;,&quot;parse-names&quot;:false,&quot;dropping-particle&quot;:&quot;&quot;,&quot;non-dropping-particle&quot;:&quot;&quot;},{&quot;family&quot;:&quot;Han&quot;,&quot;given&quot;:&quot;Il Song&quot;,&quot;parse-names&quot;:false,&quot;dropping-particle&quot;:&quot;&quot;,&quot;non-dropping-particle&quot;:&quot;&quot;},{&quot;family&quot;:&quot;Harmuth&quot;,&quot;given&quot;:&quot;Konstantin&quot;,&quot;parse-names&quot;:false,&quot;dropping-particle&quot;:&quot;&quot;,&quot;non-dropping-particle&quot;:&quot;&quot;},{&quot;family&quot;:&quot;He&quot;,&quot;given&quot;:&quot;Huiguang&quot;,&quot;parse-names&quot;:false,&quot;dropping-particle&quot;:&quot;&quot;,&quot;non-dropping-particle&quot;:&quot;&quot;},{&quot;family&quot;:&quot;Hernández-Sabaté&quot;,&quot;given&quot;:&quot;Aura&quot;,&quot;parse-names&quot;:false,&quot;dropping-particle&quot;:&quot;&quot;,&quot;non-dropping-particle&quot;:&quot;&quot;},{&quot;family&quot;:&quot;Herrmann&quot;,&quot;given&quot;:&quot;Evelyn&quot;,&quot;parse-names&quot;:false,&quot;dropping-particle&quot;:&quot;&quot;,&quot;non-dropping-particle&quot;:&quot;&quot;},{&quot;family&quot;:&quot;Himthani&quot;,&quot;given&quot;:&quot;Naveen&quot;,&quot;parse-names&quot;:false,&quot;dropping-particle&quot;:&quot;&quot;,&quot;non-dropping-particle&quot;:&quot;&quot;},{&quot;family&quot;:&quot;Hsu&quot;,&quot;given&quot;:&quot;Winston&quot;,&quot;parse-names&quot;:false,&quot;dropping-particle&quot;:&quot;&quot;,&quot;non-dropping-particle&quot;:&quot;&quot;},{&quot;family&quot;:&quot;Hsu&quot;,&quot;given&quot;:&quot;Cheyu&quot;,&quot;parse-names&quot;:false,&quot;dropping-particle&quot;:&quot;&quot;,&quot;non-dropping-particle&quot;:&quot;&quot;},{&quot;family&quot;:&quot;Hu&quot;,&quot;given&quot;:&quot;Xiaojun&quot;,&quot;parse-names&quot;:false,&quot;dropping-particle&quot;:&quot;&quot;,&quot;non-dropping-particle&quot;:&quot;&quot;},{&quot;family&quot;:&quot;Hu&quot;,&quot;given&quot;:&quot;Xiaobin&quot;,&quot;parse-names&quot;:false,&quot;dropping-particle&quot;:&quot;&quot;,&quot;non-dropping-particle&quot;:&quot;&quot;},{&quot;family&quot;:&quot;Hu&quot;,&quot;given&quot;:&quot;Yan&quot;,&quot;parse-names&quot;:false,&quot;dropping-particle&quot;:&quot;&quot;,&quot;non-dropping-particle&quot;:&quot;&quot;},{&quot;family&quot;:&quot;Hu&quot;,&quot;given&quot;:&quot;Yifan&quot;,&quot;parse-names&quot;:false,&quot;dropping-particle&quot;:&quot;&quot;,&quot;non-dropping-particle&quot;:&quot;&quot;},{&quot;family&quot;:&quot;Hua&quot;,&quot;given&quot;:&quot;Rui&quot;,&quot;parse-names&quot;:false,&quot;dropping-particle&quot;:&quot;&quot;,&quot;non-dropping-particle&quot;:&quot;&quot;},{&quot;family&quot;:&quot;Huang&quot;,&quot;given&quot;:&quot;Teng-Yi&quot;,&quot;parse-names&quot;:false,&quot;dropping-particle&quot;:&quot;&quot;,&quot;non-dropping-particle&quot;:&quot;&quot;},{&quot;family&quot;:&quot;Huang&quot;,&quot;given&quot;:&quot;Weilin&quot;,&quot;parse-names&quot;:false,&quot;dropping-particle&quot;:&quot;&quot;,&quot;non-dropping-particle&quot;:&quot;&quot;},{&quot;family&quot;:&quot;Huffel&quot;,&quot;given&quot;:&quot;Sabine&quot;,&quot;parse-names&quot;:false,&quot;dropping-particle&quot;:&quot;&quot;,&quot;non-dropping-particle&quot;:&quot;Van&quot;},{&quot;family&quot;:&quot;Huo&quot;,&quot;given&quot;:&quot;Quan&quot;,&quot;parse-names&quot;:false,&quot;dropping-particle&quot;:&quot;&quot;,&quot;non-dropping-particle&quot;:&quot;&quot;},{&quot;family&quot;:&quot;HV&quot;,&quot;given&quot;:&quot;Vivek&quot;,&quot;parse-names&quot;:false,&quot;dropping-particle&quot;:&quot;&quot;,&quot;non-dropping-particle&quot;:&quot;&quot;},{&quot;family&quot;:&quot;Iftekharuddin&quot;,&quot;given&quot;:&quot;Khan M.&quot;,&quot;parse-names&quot;:false,&quot;dropping-particle&quot;:&quot;&quot;,&quot;non-dropping-particle&quot;:&quot;&quot;},{&quot;family&quot;:&quot;Isensee&quot;,&quot;given&quot;:&quot;Fabian&quot;,&quot;parse-names&quot;:false,&quot;dropping-particle&quot;:&quot;&quot;,&quot;non-dropping-particle&quot;:&quot;&quot;},{&quot;family&quot;:&quot;Islam&quot;,&quot;given&quot;:&quot;Mobarakol&quot;,&quot;parse-names&quot;:false,&quot;dropping-particle&quot;:&quot;&quot;,&quot;non-dropping-particle&quot;:&quot;&quot;},{&quot;family&quot;:&quot;Jackson&quot;,&quot;given&quot;:&quot;Aaron S.&quot;,&quot;parse-names&quot;:false,&quot;dropping-particle&quot;:&quot;&quot;,&quot;non-dropping-particle&quot;:&quot;&quot;},{&quot;family&quot;:&quot;Jambawalikar&quot;,&quot;given&quot;:&quot;Sachin R.&quot;,&quot;parse-names&quot;:false,&quot;dropping-particle&quot;:&quot;&quot;,&quot;non-dropping-particle&quot;:&quot;&quot;},{&quot;family&quot;:&quot;Jesson&quot;,&quot;given&quot;:&quot;Andrew&quot;,&quot;parse-names&quot;:false,&quot;dropping-particle&quot;:&quot;&quot;,&quot;non-dropping-particle&quot;:&quot;&quot;},{&quot;family&quot;:&quot;Jian&quot;,&quot;given&quot;:&quot;Weijian&quot;,&quot;parse-names&quot;:false,&quot;dropping-particle&quot;:&quot;&quot;,&quot;non-dropping-particle&quot;:&quot;&quot;},{&quot;family&quot;:&quot;Jin&quot;,&quot;given&quot;:&quot;Peter&quot;,&quot;parse-names&quot;:false,&quot;dropping-particle&quot;:&quot;&quot;,&quot;non-dropping-particle&quot;:&quot;&quot;},{&quot;family&quot;:&quot;Jose&quot;,&quot;given&quot;:&quot;V Jeya Maria&quot;,&quot;parse-names&quot;:false,&quot;dropping-particle&quot;:&quot;&quot;,&quot;non-dropping-particle&quot;:&quot;&quot;},{&quot;family&quot;:&quot;Jungo&quot;,&quot;given&quot;:&quot;Alain&quot;,&quot;parse-names&quot;:false,&quot;dropping-particle&quot;:&quot;&quot;,&quot;non-dropping-particle&quot;:&quot;&quot;},{&quot;family&quot;:&quot;Kainz&quot;,&quot;given&quot;:&quot;B&quot;,&quot;parse-names&quot;:false,&quot;dropping-particle&quot;:&quot;&quot;,&quot;non-dropping-particle&quot;:&quot;&quot;},{&quot;family&quot;:&quot;Kamnitsas&quot;,&quot;given&quot;:&quot;Konstantinos&quot;,&quot;parse-names&quot;:false,&quot;dropping-particle&quot;:&quot;&quot;,&quot;non-dropping-particle&quot;:&quot;&quot;},{&quot;family&quot;:&quot;Kao&quot;,&quot;given&quot;:&quot;Po-Yu&quot;,&quot;parse-names&quot;:false,&quot;dropping-particle&quot;:&quot;&quot;,&quot;non-dropping-particle&quot;:&quot;&quot;},{&quot;family&quot;:&quot;Karnawat&quot;,&quot;given&quot;:&quot;Ayush&quot;,&quot;parse-names&quot;:false,&quot;dropping-particle&quot;:&quot;&quot;,&quot;non-dropping-particle&quot;:&quot;&quot;},{&quot;family&quot;:&quot;Kellermeier&quot;,&quot;given&quot;:&quot;Thomas&quot;,&quot;parse-names&quot;:false,&quot;dropping-particle&quot;:&quot;&quot;,&quot;non-dropping-particle&quot;:&quot;&quot;},{&quot;family&quot;:&quot;Kermi&quot;,&quot;given&quot;:&quot;Adel&quot;,&quot;parse-names&quot;:false,&quot;dropping-particle&quot;:&quot;&quot;,&quot;non-dropping-particle&quot;:&quot;&quot;},{&quot;family&quot;:&quot;Keutzer&quot;,&quot;given&quot;:&quot;Kurt&quot;,&quot;parse-names&quot;:false,&quot;dropping-particle&quot;:&quot;&quot;,&quot;non-dropping-particle&quot;:&quot;&quot;},{&quot;family&quot;:&quot;Khadir&quot;,&quot;given&quot;:&quot;Mohamed Tarek&quot;,&quot;parse-names&quot;:false,&quot;dropping-particle&quot;:&quot;&quot;,&quot;non-dropping-particle&quot;:&quot;&quot;},{&quot;family&quot;:&quot;Khened&quot;,&quot;given&quot;:&quot;Mahendra&quot;,&quot;parse-names&quot;:false,&quot;dropping-particle&quot;:&quot;&quot;,&quot;non-dropping-particle&quot;:&quot;&quot;},{&quot;family&quot;:&quot;Kickingereder&quot;,&quot;given&quot;:&quot;Philipp&quot;,&quot;parse-names&quot;:false,&quot;dropping-particle&quot;:&quot;&quot;,&quot;non-dropping-particle&quot;:&quot;&quot;},{&quot;family&quot;:&quot;Kim&quot;,&quot;given&quot;:&quot;Geena&quot;,&quot;parse-names&quot;:false,&quot;dropping-particle&quot;:&quot;&quot;,&quot;non-dropping-particle&quot;:&quot;&quot;},{&quot;family&quot;:&quot;King&quot;,&quot;given&quot;:&quot;Nik&quot;,&quot;parse-names&quot;:false,&quot;dropping-particle&quot;:&quot;&quot;,&quot;non-dropping-particle&quot;:&quot;&quot;},{&quot;family&quot;:&quot;Knapp&quot;,&quot;given&quot;:&quot;Haley&quot;,&quot;parse-names&quot;:false,&quot;dropping-particle&quot;:&quot;&quot;,&quot;non-dropping-particle&quot;:&quot;&quot;},{&quot;family&quot;:&quot;Knecht&quot;,&quot;given&quot;:&quot;Urspeter&quot;,&quot;parse-names&quot;:false,&quot;dropping-particle&quot;:&quot;&quot;,&quot;non-dropping-particle&quot;:&quot;&quot;},{&quot;family&quot;:&quot;Kohli&quot;,&quot;given&quot;:&quot;Lisa&quot;,&quot;parse-names&quot;:false,&quot;dropping-particle&quot;:&quot;&quot;,&quot;non-dropping-particle&quot;:&quot;&quot;},{&quot;family&quot;:&quot;Kong&quot;,&quot;given&quot;:&quot;Deren&quot;,&quot;parse-names&quot;:false,&quot;dropping-particle&quot;:&quot;&quot;,&quot;non-dropping-particle&quot;:&quot;&quot;},{&quot;family&quot;:&quot;Kong&quot;,&quot;given&quot;:&quot;Xiangmao&quot;,&quot;parse-names&quot;:false,&quot;dropping-particle&quot;:&quot;&quot;,&quot;non-dropping-particle&quot;:&quot;&quot;},{&quot;family&quot;:&quot;Koppers&quot;,&quot;given&quot;:&quot;Simon&quot;,&quot;parse-names&quot;:false,&quot;dropping-particle&quot;:&quot;&quot;,&quot;non-dropping-particle&quot;:&quot;&quot;},{&quot;family&quot;:&quot;Kori&quot;,&quot;given&quot;:&quot;Avinash&quot;,&quot;parse-names&quot;:false,&quot;dropping-particle&quot;:&quot;&quot;,&quot;non-dropping-particle&quot;:&quot;&quot;},{&quot;family&quot;:&quot;Krishnamurthi&quot;,&quot;given&quot;:&quot;Ganapathy&quot;,&quot;parse-names&quot;:false,&quot;dropping-particle&quot;:&quot;&quot;,&quot;non-dropping-particle&quot;:&quot;&quot;},{&quot;family&quot;:&quot;Krivov&quot;,&quot;given&quot;:&quot;Egor&quot;,&quot;parse-names&quot;:false,&quot;dropping-particle&quot;:&quot;&quot;,&quot;non-dropping-particle&quot;:&quot;&quot;},{&quot;family&quot;:&quot;Kumar&quot;,&quot;given&quot;:&quot;Piyush&quot;,&quot;parse-names&quot;:false,&quot;dropping-particle&quot;:&quot;&quot;,&quot;non-dropping-particle&quot;:&quot;&quot;},{&quot;family&quot;:&quot;Kushibar&quot;,&quot;given&quot;:&quot;Kaisar&quot;,&quot;parse-names&quot;:false,&quot;dropping-particle&quot;:&quot;&quot;,&quot;non-dropping-particle&quot;:&quot;&quot;},{&quot;family&quot;:&quot;Lachinov&quot;,&quot;given&quot;:&quot;Dmitrii&quot;,&quot;parse-names&quot;:false,&quot;dropping-particle&quot;:&quot;&quot;,&quot;non-dropping-particle&quot;:&quot;&quot;},{&quot;family&quot;:&quot;Lambrou&quot;,&quot;given&quot;:&quot;Tryphon&quot;,&quot;parse-names&quot;:false,&quot;dropping-particle&quot;:&quot;&quot;,&quot;non-dropping-particle&quot;:&quot;&quot;},{&quot;family&quot;:&quot;Lee&quot;,&quot;given&quot;:&quot;Joon&quot;,&quot;parse-names&quot;:false,&quot;dropping-particle&quot;:&quot;&quot;,&quot;non-dropping-particle&quot;:&quot;&quot;},{&quot;family&quot;:&quot;Lee&quot;,&quot;given&quot;:&quot;Chengen&quot;,&quot;parse-names&quot;:false,&quot;dropping-particle&quot;:&quot;&quot;,&quot;non-dropping-particle&quot;:&quot;&quot;},{&quot;family&quot;:&quot;Lee&quot;,&quot;given&quot;:&quot;Yuehchou&quot;,&quot;parse-names&quot;:false,&quot;dropping-particle&quot;:&quot;&quot;,&quot;non-dropping-particle&quot;:&quot;&quot;},{&quot;family&quot;:&quot;Lee&quot;,&quot;given&quot;:&quot;M&quot;,&quot;parse-names&quot;:false,&quot;dropping-particle&quot;:&quot;&quot;,&quot;non-dropping-particle&quot;:&quot;&quot;},{&quot;family&quot;:&quot;Lefkovits&quot;,&quot;given&quot;:&quot;Szidonia&quot;,&quot;parse-names&quot;:false,&quot;dropping-particle&quot;:&quot;&quot;,&quot;non-dropping-particle&quot;:&quot;&quot;},{&quot;family&quot;:&quot;Lefkovits&quot;,&quot;given&quot;:&quot;Laszlo&quot;,&quot;parse-names&quot;:false,&quot;dropping-particle&quot;:&quot;&quot;,&quot;non-dropping-particle&quot;:&quot;&quot;},{&quot;family&quot;:&quot;Levitt&quot;,&quot;given&quot;:&quot;James&quot;,&quot;parse-names&quot;:false,&quot;dropping-particle&quot;:&quot;&quot;,&quot;non-dropping-particle&quot;:&quot;&quot;},{&quot;family&quot;:&quot;Li&quot;,&quot;given&quot;:&quot;Tengfei&quot;,&quot;parse-names&quot;:false,&quot;dropping-particle&quot;:&quot;&quot;,&quot;non-dropping-particle&quot;:&quot;&quot;},{&quot;family&quot;:&quot;Li&quot;,&quot;given&quot;:&quot;Hongwei&quot;,&quot;parse-names&quot;:false,&quot;dropping-particle&quot;:&quot;&quot;,&quot;non-dropping-particle&quot;:&quot;&quot;},{&quot;family&quot;:&quot;Li&quot;,&quot;given&quot;:&quot;Wenqi&quot;,&quot;parse-names&quot;:false,&quot;dropping-particle&quot;:&quot;&quot;,&quot;non-dropping-particle&quot;:&quot;&quot;},{&quot;family&quot;:&quot;Li&quot;,&quot;given&quot;:&quot;Hongyang&quot;,&quot;parse-names&quot;:false,&quot;dropping-particle&quot;:&quot;&quot;,&quot;non-dropping-particle&quot;:&quot;&quot;},{&quot;family&quot;:&quot;Li&quot;,&quot;given&quot;:&quot;Xiaochuan&quot;,&quot;parse-names&quot;:false,&quot;dropping-particle&quot;:&quot;&quot;,&quot;non-dropping-particle&quot;:&quot;&quot;},{&quot;family&quot;:&quot;Li&quot;,&quot;given&quot;:&quot;Yuexiang&quot;,&quot;parse-names&quot;:false,&quot;dropping-particle&quot;:&quot;&quot;,&quot;non-dropping-particle&quot;:&quot;&quot;},{&quot;family&quot;:&quot;Li&quot;,&quot;given&quot;:&quot;Heng&quot;,&quot;parse-names&quot;:false,&quot;dropping-particle&quot;:&quot;&quot;,&quot;non-dropping-particle&quot;:&quot;&quot;},{&quot;family&quot;:&quot;Li&quot;,&quot;given&quot;:&quot;Zhenye&quot;,&quot;parse-names&quot;:false,&quot;dropping-particle&quot;:&quot;&quot;,&quot;non-dropping-particle&quot;:&quot;&quot;},{&quot;family&quot;:&quot;Li&quot;,&quot;given&quot;:&quot;Xiaoyu&quot;,&quot;parse-names&quot;:false,&quot;dropping-particle&quot;:&quot;&quot;,&quot;non-dropping-particle&quot;:&quot;&quot;},{&quot;family&quot;:&quot;Li&quot;,&quot;given&quot;:&quot;Zeju&quot;,&quot;parse-names&quot;:false,&quot;dropping-particle&quot;:&quot;&quot;,&quot;non-dropping-particle&quot;:&quot;&quot;},{&quot;family&quot;:&quot;Li&quot;,&quot;given&quot;:&quot;XiaoGang&quot;,&quot;parse-names&quot;:false,&quot;dropping-particle&quot;:&quot;&quot;,&quot;non-dropping-particle&quot;:&quot;&quot;},{&quot;family&quot;:&quot;Li&quot;,&quot;given&quot;:&quot;Wenqi&quot;,&quot;parse-names&quot;:false,&quot;dropping-particle&quot;:&quot;&quot;,&quot;non-dropping-particle&quot;:&quot;&quot;},{&quot;family&quot;:&quot;Lin&quot;,&quot;given&quot;:&quot;Zheng-Shen&quot;,&quot;parse-names&quot;:false,&quot;dropping-particle&quot;:&quot;&quot;,&quot;non-dropping-particle&quot;:&quot;&quot;},{&quot;family&quot;:&quot;Lin&quot;,&quot;given&quot;:&quot;Fengming&quot;,&quot;parse-names&quot;:false,&quot;dropping-particle&quot;:&quot;&quot;,&quot;non-dropping-particle&quot;:&quot;&quot;},{&quot;family&quot;:&quot;Lio&quot;,&quot;given&quot;:&quot;Pietro&quot;,&quot;parse-names&quot;:false,&quot;dropping-particle&quot;:&quot;&quot;,&quot;non-dropping-particle&quot;:&quot;&quot;},{&quot;family&quot;:&quot;Liu&quot;,&quot;given&quot;:&quot;Chang&quot;,&quot;parse-names&quot;:false,&quot;dropping-particle&quot;:&quot;&quot;,&quot;non-dropping-particle&quot;:&quot;&quot;},{&quot;family&quot;:&quot;Liu&quot;,&quot;given&quot;:&quot;Boqiang&quot;,&quot;parse-names&quot;:false,&quot;dropping-particle&quot;:&quot;&quot;,&quot;non-dropping-particle&quot;:&quot;&quot;},{&quot;family&quot;:&quot;Liu&quot;,&quot;given&quot;:&quot;Xiang&quot;,&quot;parse-names&quot;:false,&quot;dropping-particle&quot;:&quot;&quot;,&quot;non-dropping-particle&quot;:&quot;&quot;},{&quot;family&quot;:&quot;Liu&quot;,&quot;given&quot;:&quot;Mingyuan&quot;,&quot;parse-names&quot;:false,&quot;dropping-particle&quot;:&quot;&quot;,&quot;non-dropping-particle&quot;:&quot;&quot;},{&quot;family&quot;:&quot;Liu&quot;,&quot;given&quot;:&quot;Ju&quot;,&quot;parse-names&quot;:false,&quot;dropping-particle&quot;:&quot;&quot;,&quot;non-dropping-particle&quot;:&quot;&quot;},{&quot;family&quot;:&quot;Liu&quot;,&quot;given&quot;:&quot;Luyan&quot;,&quot;parse-names&quot;:false,&quot;dropping-particle&quot;:&quot;&quot;,&quot;non-dropping-particle&quot;:&quot;&quot;},{&quot;family&quot;:&quot;Llado&quot;,&quot;given&quot;:&quot;Xavier&quot;,&quot;parse-names&quot;:false,&quot;dropping-particle&quot;:&quot;&quot;,&quot;non-dropping-particle&quot;:&quot;&quot;},{&quot;family&quot;:&quot;Lopez&quot;,&quot;given&quot;:&quot;Marc Moreno&quot;,&quot;parse-names&quot;:false,&quot;dropping-particle&quot;:&quot;&quot;,&quot;non-dropping-particle&quot;:&quot;&quot;},{&quot;family&quot;:&quot;Lorenzo&quot;,&quot;given&quot;:&quot;Pablo Ribalta&quot;,&quot;parse-names&quot;:false,&quot;dropping-particle&quot;:&quot;&quot;,&quot;non-dropping-particle&quot;:&quot;&quot;},{&quot;family&quot;:&quot;Lu&quot;,&quot;given&quot;:&quot;Zhentai&quot;,&quot;parse-names&quot;:false,&quot;dropping-particle&quot;:&quot;&quot;,&quot;non-dropping-particle&quot;:&quot;&quot;},{&quot;family&quot;:&quot;Luo&quot;,&quot;given&quot;:&quot;Lin&quot;,&quot;parse-names&quot;:false,&quot;dropping-particle&quot;:&quot;&quot;,&quot;non-dropping-particle&quot;:&quot;&quot;},{&quot;family&quot;:&quot;Luo&quot;,&quot;given&quot;:&quot;Zhigang&quot;,&quot;parse-names&quot;:false,&quot;dropping-particle&quot;:&quot;&quot;,&quot;non-dropping-particle&quot;:&quot;&quot;},{&quot;family&quot;:&quot;Ma&quot;,&quot;given&quot;:&quot;Jun&quot;,&quot;parse-names&quot;:false,&quot;dropping-particle&quot;:&quot;&quot;,&quot;non-dropping-particle&quot;:&quot;&quot;},{&quot;family&quot;:&quot;Ma&quot;,&quot;given&quot;:&quot;Kai&quot;,&quot;parse-names&quot;:false,&quot;dropping-particle&quot;:&quot;&quot;,&quot;non-dropping-particle&quot;:&quot;&quot;},{&quot;family&quot;:&quot;Mackie&quot;,&quot;given&quot;:&quot;Thomas&quot;,&quot;parse-names&quot;:false,&quot;dropping-particle&quot;:&quot;&quot;,&quot;non-dropping-particle&quot;:&quot;&quot;},{&quot;family&quot;:&quot;Madabushi&quot;,&quot;given&quot;:&quot;Anant&quot;,&quot;parse-names&quot;:false,&quot;dropping-particle&quot;:&quot;&quot;,&quot;non-dropping-particle&quot;:&quot;&quot;},{&quot;family&quot;:&quot;Mahmoudi&quot;,&quot;given&quot;:&quot;Issam&quot;,&quot;parse-names&quot;:false,&quot;dropping-particle&quot;:&quot;&quot;,&quot;non-dropping-particle&quot;:&quot;&quot;},{&quot;family&quot;:&quot;Maier-Hein&quot;,&quot;given&quot;:&quot;Klaus H.&quot;,&quot;parse-names&quot;:false,&quot;dropping-particle&quot;:&quot;&quot;,&quot;non-dropping-particle&quot;:&quot;&quot;},{&quot;family&quot;:&quot;Maji&quot;,&quot;given&quot;:&quot;Pradipta&quot;,&quot;parse-names&quot;:false,&quot;dropping-particle&quot;:&quot;&quot;,&quot;non-dropping-particle&quot;:&quot;&quot;},{&quot;family&quot;:&quot;Mammen&quot;,&quot;given&quot;:&quot;CP&quot;,&quot;parse-names&quot;:false,&quot;dropping-particle&quot;:&quot;&quot;,&quot;non-dropping-particle&quot;:&quot;&quot;},{&quot;family&quot;:&quot;Mang&quot;,&quot;given&quot;:&quot;Andreas&quot;,&quot;parse-names&quot;:false,&quot;dropping-particle&quot;:&quot;&quot;,&quot;non-dropping-particle&quot;:&quot;&quot;},{&quot;family&quot;:&quot;Manjunath&quot;,&quot;given&quot;:&quot;B. S.&quot;,&quot;parse-names&quot;:false,&quot;dropping-particle&quot;:&quot;&quot;,&quot;non-dropping-particle&quot;:&quot;&quot;},{&quot;family&quot;:&quot;Marcinkiewicz&quot;,&quot;given&quot;:&quot;Michal&quot;,&quot;parse-names&quot;:false,&quot;dropping-particle&quot;:&quot;&quot;,&quot;non-dropping-particle&quot;:&quot;&quot;},{&quot;family&quot;:&quot;McDonagh&quot;,&quot;given&quot;:&quot;S&quot;,&quot;parse-names&quot;:false,&quot;dropping-particle&quot;:&quot;&quot;,&quot;non-dropping-particle&quot;:&quot;&quot;},{&quot;family&quot;:&quot;McKenna&quot;,&quot;given&quot;:&quot;Stephen&quot;,&quot;parse-names&quot;:false,&quot;dropping-particle&quot;:&quot;&quot;,&quot;non-dropping-particle&quot;:&quot;&quot;},{&quot;family&quot;:&quot;McKinley&quot;,&quot;given&quot;:&quot;Richard&quot;,&quot;parse-names&quot;:false,&quot;dropping-particle&quot;:&quot;&quot;,&quot;non-dropping-particle&quot;:&quot;&quot;},{&quot;family&quot;:&quot;Mehl&quot;,&quot;given&quot;:&quot;Miriam&quot;,&quot;parse-names&quot;:false,&quot;dropping-particle&quot;:&quot;&quot;,&quot;non-dropping-particle&quot;:&quot;&quot;},{&quot;family&quot;:&quot;Mehta&quot;,&quot;given&quot;:&quot;Sachin&quot;,&quot;parse-names&quot;:false,&quot;dropping-particle&quot;:&quot;&quot;,&quot;non-dropping-particle&quot;:&quot;&quot;},{&quot;family&quot;:&quot;Mehta&quot;,&quot;given&quot;:&quot;Raghav&quot;,&quot;parse-names&quot;:false,&quot;dropping-particle&quot;:&quot;&quot;,&quot;non-dropping-particle&quot;:&quot;&quot;},{&quot;family&quot;:&quot;Meier&quot;,&quot;given&quot;:&quot;Raphael&quot;,&quot;parse-names&quot;:false,&quot;dropping-particle&quot;:&quot;&quot;,&quot;non-dropping-particle&quot;:&quot;&quot;},{&quot;family&quot;:&quot;Meinel&quot;,&quot;given&quot;:&quot;Christoph&quot;,&quot;parse-names&quot;:false,&quot;dropping-particle&quot;:&quot;&quot;,&quot;non-dropping-particle&quot;:&quot;&quot;},{&quot;family&quot;:&quot;Merhof&quot;,&quot;given&quot;:&quot;Dorit&quot;,&quot;parse-names&quot;:false,&quot;dropping-particle&quot;:&quot;&quot;,&quot;non-dropping-particle&quot;:&quot;&quot;},{&quot;family&quot;:&quot;Meyer&quot;,&quot;given&quot;:&quot;Craig&quot;,&quot;parse-names&quot;:false,&quot;dropping-particle&quot;:&quot;&quot;,&quot;non-dropping-particle&quot;:&quot;&quot;},{&quot;family&quot;:&quot;Miller&quot;,&quot;given&quot;:&quot;Robert&quot;,&quot;parse-names&quot;:false,&quot;dropping-particle&quot;:&quot;&quot;,&quot;non-dropping-particle&quot;:&quot;&quot;},{&quot;family&quot;:&quot;Mitra&quot;,&quot;given&quot;:&quot;Sushmita&quot;,&quot;parse-names&quot;:false,&quot;dropping-particle&quot;:&quot;&quot;,&quot;non-dropping-particle&quot;:&quot;&quot;},{&quot;family&quot;:&quot;Moiyadi&quot;,&quot;given&quot;:&quot;Aliasgar&quot;,&quot;parse-names&quot;:false,&quot;dropping-particle&quot;:&quot;&quot;,&quot;non-dropping-particle&quot;:&quot;&quot;},{&quot;family&quot;:&quot;Molina-Garcia&quot;,&quot;given&quot;:&quot;David&quot;,&quot;parse-names&quot;:false,&quot;dropping-particle&quot;:&quot;&quot;,&quot;non-dropping-particle&quot;:&quot;&quot;},{&quot;family&quot;:&quot;Monteiro&quot;,&quot;given&quot;:&quot;Miguel A. B.&quot;,&quot;parse-names&quot;:false,&quot;dropping-particle&quot;:&quot;&quot;,&quot;non-dropping-particle&quot;:&quot;&quot;},{&quot;family&quot;:&quot;Mrukwa&quot;,&quot;given&quot;:&quot;Grzegorz&quot;,&quot;parse-names&quot;:false,&quot;dropping-particle&quot;:&quot;&quot;,&quot;non-dropping-particle&quot;:&quot;&quot;},{&quot;family&quot;:&quot;Myronenko&quot;,&quot;given&quot;:&quot;Andriy&quot;,&quot;parse-names&quot;:false,&quot;dropping-particle&quot;:&quot;&quot;,&quot;non-dropping-particle&quot;:&quot;&quot;},{&quot;family&quot;:&quot;Nalepa&quot;,&quot;given&quot;:&quot;Jakub&quot;,&quot;parse-names&quot;:false,&quot;dropping-particle&quot;:&quot;&quot;,&quot;non-dropping-particle&quot;:&quot;&quot;},{&quot;family&quot;:&quot;Ngo&quot;,&quot;given&quot;:&quot;Thuyen&quot;,&quot;parse-names&quot;:false,&quot;dropping-particle&quot;:&quot;&quot;,&quot;non-dropping-particle&quot;:&quot;&quot;},{&quot;family&quot;:&quot;Nie&quot;,&quot;given&quot;:&quot;Dong&quot;,&quot;parse-names&quot;:false,&quot;dropping-particle&quot;:&quot;&quot;,&quot;non-dropping-particle&quot;:&quot;&quot;},{&quot;family&quot;:&quot;Ning&quot;,&quot;given&quot;:&quot;Holly&quot;,&quot;parse-names&quot;:false,&quot;dropping-particle&quot;:&quot;&quot;,&quot;non-dropping-particle&quot;:&quot;&quot;},{&quot;family&quot;:&quot;Niu&quot;,&quot;given&quot;:&quot;Chen&quot;,&quot;parse-names&quot;:false,&quot;dropping-particle&quot;:&quot;&quot;,&quot;non-dropping-particle&quot;:&quot;&quot;},{&quot;family&quot;:&quot;Nuechterlein&quot;,&quot;given&quot;:&quot;Nicholas K&quot;,&quot;parse-names&quot;:false,&quot;dropping-particle&quot;:&quot;&quot;,&quot;non-dropping-particle&quot;:&quot;&quot;},{&quot;family&quot;:&quot;Oermann&quot;,&quot;given&quot;:&quot;Eric&quot;,&quot;parse-names&quot;:false,&quot;dropping-particle&quot;:&quot;&quot;,&quot;non-dropping-particle&quot;:&quot;&quot;},{&quot;family&quot;:&quot;Oliveira&quot;,&quot;given&quot;:&quot;Arlindo&quot;,&quot;parse-names&quot;:false,&quot;dropping-particle&quot;:&quot;&quot;,&quot;non-dropping-particle&quot;:&quot;&quot;},{&quot;family&quot;:&quot;Oliveira&quot;,&quot;given&quot;:&quot;Diego D. C.&quot;,&quot;parse-names&quot;:false,&quot;dropping-particle&quot;:&quot;&quot;,&quot;non-dropping-particle&quot;:&quot;&quot;},{&quot;family&quot;:&quot;Oliver&quot;,&quot;given&quot;:&quot;Arnau&quot;,&quot;parse-names&quot;:false,&quot;dropping-particle&quot;:&quot;&quot;,&quot;non-dropping-particle&quot;:&quot;&quot;},{&quot;family&quot;:&quot;Osman&quot;,&quot;given&quot;:&quot;Alexander F. I.&quot;,&quot;parse-names&quot;:false,&quot;dropping-particle&quot;:&quot;&quot;,&quot;non-dropping-particle&quot;:&quot;&quot;},{&quot;family&quot;:&quot;Ou&quot;,&quot;given&quot;:&quot;Yu-Nian&quot;,&quot;parse-names&quot;:false,&quot;dropping-particle&quot;:&quot;&quot;,&quot;non-dropping-particle&quot;:&quot;&quot;},{&quot;family&quot;:&quot;Ourselin&quot;,&quot;given&quot;:&quot;Sebastien&quot;,&quot;parse-names&quot;:false,&quot;dropping-particle&quot;:&quot;&quot;,&quot;non-dropping-particle&quot;:&quot;&quot;},{&quot;family&quot;:&quot;Paragios&quot;,&quot;given&quot;:&quot;Nikos&quot;,&quot;parse-names&quot;:false,&quot;dropping-particle&quot;:&quot;&quot;,&quot;non-dropping-particle&quot;:&quot;&quot;},{&quot;family&quot;:&quot;Park&quot;,&quot;given&quot;:&quot;Moo Sung&quot;,&quot;parse-names&quot;:false,&quot;dropping-particle&quot;:&quot;&quot;,&quot;non-dropping-particle&quot;:&quot;&quot;},{&quot;family&quot;:&quot;Paschke&quot;,&quot;given&quot;:&quot;Brad&quot;,&quot;parse-names&quot;:false,&quot;dropping-particle&quot;:&quot;&quot;,&quot;non-dropping-particle&quot;:&quot;&quot;},{&quot;family&quot;:&quot;Pauloski&quot;,&quot;given&quot;:&quot;J. Gregory&quot;,&quot;parse-names&quot;:false,&quot;dropping-particle&quot;:&quot;&quot;,&quot;non-dropping-particle&quot;:&quot;&quot;},{&quot;family&quot;:&quot;Pawar&quot;,&quot;given&quot;:&quot;Kamlesh&quot;,&quot;parse-names&quot;:false,&quot;dropping-particle&quot;:&quot;&quot;,&quot;non-dropping-particle&quot;:&quot;&quot;},{&quot;family&quot;:&quot;Pawlowski&quot;,&quot;given&quot;:&quot;Nick&quot;,&quot;parse-names&quot;:false,&quot;dropping-particle&quot;:&quot;&quot;,&quot;non-dropping-particle&quot;:&quot;&quot;},{&quot;family&quot;:&quot;Pei&quot;,&quot;given&quot;:&quot;Linmin&quot;,&quot;parse-names&quot;:false,&quot;dropping-particle&quot;:&quot;&quot;,&quot;non-dropping-particle&quot;:&quot;&quot;},{&quot;family&quot;:&quot;Peng&quot;,&quot;given&quot;:&quot;Suting&quot;,&quot;parse-names&quot;:false,&quot;dropping-particle&quot;:&quot;&quot;,&quot;non-dropping-particle&quot;:&quot;&quot;},{&quot;family&quot;:&quot;Pereira&quot;,&quot;given&quot;:&quot;Silvio M.&quot;,&quot;parse-names&quot;:false,&quot;dropping-particle&quot;:&quot;&quot;,&quot;non-dropping-particle&quot;:&quot;&quot;},{&quot;family&quot;:&quot;Perez-Beteta&quot;,&quot;given&quot;:&quot;Julian&quot;,&quot;parse-names&quot;:false,&quot;dropping-particle&quot;:&quot;&quot;,&quot;non-dropping-particle&quot;:&quot;&quot;},{&quot;family&quot;:&quot;Perez-Garcia&quot;,&quot;given&quot;:&quot;Victor M.&quot;,&quot;parse-names&quot;:false,&quot;dropping-particle&quot;:&quot;&quot;,&quot;non-dropping-particle&quot;:&quot;&quot;},{&quot;family&quot;:&quot;Pezold&quot;,&quot;given&quot;:&quot;Simon&quot;,&quot;parse-names&quot;:false,&quot;dropping-particle&quot;:&quot;&quot;,&quot;non-dropping-particle&quot;:&quot;&quot;},{&quot;family&quot;:&quot;Pham&quot;,&quot;given&quot;:&quot;Bao&quot;,&quot;parse-names&quot;:false,&quot;dropping-particle&quot;:&quot;&quot;,&quot;non-dropping-particle&quot;:&quot;&quot;},{&quot;family&quot;:&quot;Phophalia&quot;,&quot;given&quot;:&quot;Ashish&quot;,&quot;parse-names&quot;:false,&quot;dropping-particle&quot;:&quot;&quot;,&quot;non-dropping-particle&quot;:&quot;&quot;},{&quot;family&quot;:&quot;Piella&quot;,&quot;given&quot;:&quot;Gemma&quot;,&quot;parse-names&quot;:false,&quot;dropping-particle&quot;:&quot;&quot;,&quot;non-dropping-particle&quot;:&quot;&quot;},{&quot;family&quot;:&quot;Pillai&quot;,&quot;given&quot;:&quot;G. N.&quot;,&quot;parse-names&quot;:false,&quot;dropping-particle&quot;:&quot;&quot;,&quot;non-dropping-particle&quot;:&quot;&quot;},{&quot;family&quot;:&quot;Piraud&quot;,&quot;given&quot;:&quot;Marie&quot;,&quot;parse-names&quot;:false,&quot;dropping-particle&quot;:&quot;&quot;,&quot;non-dropping-particle&quot;:&quot;&quot;},{&quot;family&quot;:&quot;Pisov&quot;,&quot;given&quot;:&quot;Maxim&quot;,&quot;parse-names&quot;:false,&quot;dropping-particle&quot;:&quot;&quot;,&quot;non-dropping-particle&quot;:&quot;&quot;},{&quot;family&quot;:&quot;Popli&quot;,&quot;given&quot;:&quot;Anmol&quot;,&quot;parse-names&quot;:false,&quot;dropping-particle&quot;:&quot;&quot;,&quot;non-dropping-particle&quot;:&quot;&quot;},{&quot;family&quot;:&quot;Pound&quot;,&quot;given&quot;:&quot;Michael P.&quot;,&quot;parse-names&quot;:false,&quot;dropping-particle&quot;:&quot;&quot;,&quot;non-dropping-particle&quot;:&quot;&quot;},{&quot;family&quot;:&quot;Pourreza&quot;,&quot;given&quot;:&quot;Reza&quot;,&quot;parse-names&quot;:false,&quot;dropping-particle&quot;:&quot;&quot;,&quot;non-dropping-particle&quot;:&quot;&quot;},{&quot;family&quot;:&quot;Prasanna&quot;,&quot;given&quot;:&quot;Prateek&quot;,&quot;parse-names&quot;:false,&quot;dropping-particle&quot;:&quot;&quot;,&quot;non-dropping-particle&quot;:&quot;&quot;},{&quot;family&quot;:&quot;Prkovska&quot;,&quot;given&quot;:&quot;Vesna&quot;,&quot;parse-names&quot;:false,&quot;dropping-particle&quot;:&quot;&quot;,&quot;non-dropping-particle&quot;:&quot;&quot;},{&quot;family&quot;:&quot;Pridmore&quot;,&quot;given&quot;:&quot;Tony P.&quot;,&quot;parse-names&quot;:false,&quot;dropping-particle&quot;:&quot;&quot;,&quot;non-dropping-particle&quot;:&quot;&quot;},{&quot;family&quot;:&quot;Puch&quot;,&quot;given&quot;:&quot;Santi&quot;,&quot;parse-names&quot;:false,&quot;dropping-particle&quot;:&quot;&quot;,&quot;non-dropping-particle&quot;:&quot;&quot;},{&quot;family&quot;:&quot;Puybareau&quot;,&quot;given&quot;:&quot;Élodie&quot;,&quot;parse-names&quot;:false,&quot;dropping-particle&quot;:&quot;&quot;,&quot;non-dropping-particle&quot;:&quot;&quot;},{&quot;family&quot;:&quot;Qian&quot;,&quot;given&quot;:&quot;Buyue&quot;,&quot;parse-names&quot;:false,&quot;dropping-particle&quot;:&quot;&quot;,&quot;non-dropping-particle&quot;:&quot;&quot;},{&quot;family&quot;:&quot;Qiao&quot;,&quot;given&quot;:&quot;Xu&quot;,&quot;parse-names&quot;:false,&quot;dropping-particle&quot;:&quot;&quot;,&quot;non-dropping-particle&quot;:&quot;&quot;},{&quot;family&quot;:&quot;Rajchl&quot;,&quot;given&quot;:&quot;Martin&quot;,&quot;parse-names&quot;:false,&quot;dropping-particle&quot;:&quot;&quot;,&quot;non-dropping-particle&quot;:&quot;&quot;},{&quot;family&quot;:&quot;Rane&quot;,&quot;given&quot;:&quot;Swapnil&quot;,&quot;parse-names&quot;:false,&quot;dropping-particle&quot;:&quot;&quot;,&quot;non-dropping-particle&quot;:&quot;&quot;},{&quot;family&quot;:&quot;Rebsamen&quot;,&quot;given&quot;:&quot;Michael&quot;,&quot;parse-names&quot;:false,&quot;dropping-particle&quot;:&quot;&quot;,&quot;non-dropping-particle&quot;:&quot;&quot;},{&quot;family&quot;:&quot;Ren&quot;,&quot;given&quot;:&quot;Hongliang&quot;,&quot;parse-names&quot;:false,&quot;dropping-particle&quot;:&quot;&quot;,&quot;non-dropping-particle&quot;:&quot;&quot;},{&quot;family&quot;:&quot;Ren&quot;,&quot;given&quot;:&quot;Xuhua&quot;,&quot;parse-names&quot;:false,&quot;dropping-particle&quot;:&quot;&quot;,&quot;non-dropping-particle&quot;:&quot;&quot;},{&quot;family&quot;:&quot;Revanuru&quot;,&quot;given&quot;:&quot;Karthik&quot;,&quot;parse-names&quot;:false,&quot;dropping-particle&quot;:&quot;&quot;,&quot;non-dropping-particle&quot;:&quot;&quot;},{&quot;family&quot;:&quot;Rezaei&quot;,&quot;given&quot;:&quot;Mina&quot;,&quot;parse-names&quot;:false,&quot;dropping-particle&quot;:&quot;&quot;,&quot;non-dropping-particle&quot;:&quot;&quot;},{&quot;family&quot;:&quot;Rippel&quot;,&quot;given&quot;:&quot;Oliver&quot;,&quot;parse-names&quot;:false,&quot;dropping-particle&quot;:&quot;&quot;,&quot;non-dropping-particle&quot;:&quot;&quot;},{&quot;family&quot;:&quot;Rivera&quot;,&quot;given&quot;:&quot;Luis Carlos&quot;,&quot;parse-names&quot;:false,&quot;dropping-particle&quot;:&quot;&quot;,&quot;non-dropping-particle&quot;:&quot;&quot;},{&quot;family&quot;:&quot;Robert&quot;,&quot;given&quot;:&quot;Charlotte&quot;,&quot;parse-names&quot;:false,&quot;dropping-particle&quot;:&quot;&quot;,&quot;non-dropping-particle&quot;:&quot;&quot;},{&quot;family&quot;:&quot;Rosen&quot;,&quot;given&quot;:&quot;Bruce&quot;,&quot;parse-names&quot;:false,&quot;dropping-particle&quot;:&quot;&quot;,&quot;non-dropping-particle&quot;:&quot;&quot;},{&quot;family&quot;:&quot;Rueckert&quot;,&quot;given&quot;:&quot;Daniel&quot;,&quot;parse-names&quot;:false,&quot;dropping-particle&quot;:&quot;&quot;,&quot;non-dropping-particle&quot;:&quot;&quot;},{&quot;family&quot;:&quot;Safwan&quot;,&quot;given&quot;:&quot;Mohammed&quot;,&quot;parse-names&quot;:false,&quot;dropping-particle&quot;:&quot;&quot;,&quot;non-dropping-particle&quot;:&quot;&quot;},{&quot;family&quot;:&quot;Salem&quot;,&quot;given&quot;:&quot;Mostafa&quot;,&quot;parse-names&quot;:false,&quot;dropping-particle&quot;:&quot;&quot;,&quot;non-dropping-particle&quot;:&quot;&quot;},{&quot;family&quot;:&quot;Salvi&quot;,&quot;given&quot;:&quot;Joaquim&quot;,&quot;parse-names&quot;:false,&quot;dropping-particle&quot;:&quot;&quot;,&quot;non-dropping-particle&quot;:&quot;&quot;},{&quot;family&quot;:&quot;Sanchez&quot;,&quot;given&quot;:&quot;Irina&quot;,&quot;parse-names&quot;:false,&quot;dropping-particle&quot;:&quot;&quot;,&quot;non-dropping-particle&quot;:&quot;&quot;},{&quot;family&quot;:&quot;Sánchez&quot;,&quot;given&quot;:&quot;Irina&quot;,&quot;parse-names&quot;:false,&quot;dropping-particle&quot;:&quot;&quot;,&quot;non-dropping-particle&quot;:&quot;&quot;},{&quot;family&quot;:&quot;Santos&quot;,&quot;given&quot;:&quot;Heitor M.&quot;,&quot;parse-names&quot;:false,&quot;dropping-particle&quot;:&quot;&quot;,&quot;non-dropping-particle&quot;:&quot;&quot;},{&quot;family&quot;:&quot;Sartor&quot;,&quot;given&quot;:&quot;Emmett&quot;,&quot;parse-names&quot;:false,&quot;dropping-particle&quot;:&quot;&quot;,&quot;non-dropping-particle&quot;:&quot;&quot;},{&quot;family&quot;:&quot;Schellingerhout&quot;,&quot;given&quot;:&quot;Dawid&quot;,&quot;parse-names&quot;:false,&quot;dropping-particle&quot;:&quot;&quot;,&quot;non-dropping-particle&quot;:&quot;&quot;},{&quot;family&quot;:&quot;Scheufele&quot;,&quot;given&quot;:&quot;Klaudius&quot;,&quot;parse-names&quot;:false,&quot;dropping-particle&quot;:&quot;&quot;,&quot;non-dropping-particle&quot;:&quot;&quot;},{&quot;family&quot;:&quot;Scott&quot;,&quot;given&quot;:&quot;Matthew R.&quot;,&quot;parse-names&quot;:false,&quot;dropping-particle&quot;:&quot;&quot;,&quot;non-dropping-particle&quot;:&quot;&quot;},{&quot;family&quot;:&quot;Scussel&quot;,&quot;given&quot;:&quot;Artur A.&quot;,&quot;parse-names&quot;:false,&quot;dropping-particle&quot;:&quot;&quot;,&quot;non-dropping-particle&quot;:&quot;&quot;},{&quot;family&quot;:&quot;Sedlar&quot;,&quot;given&quot;:&quot;Sara&quot;,&quot;parse-names&quot;:false,&quot;dropping-particle&quot;:&quot;&quot;,&quot;non-dropping-particle&quot;:&quot;&quot;},{&quot;family&quot;:&quot;Serrano-Rubio&quot;,&quot;given&quot;:&quot;Juan Pablo&quot;,&quot;parse-names&quot;:false,&quot;dropping-particle&quot;:&quot;&quot;,&quot;non-dropping-particle&quot;:&quot;&quot;},{&quot;family&quot;:&quot;Shah&quot;,&quot;given&quot;:&quot;N. Jon&quot;,&quot;parse-names&quot;:false,&quot;dropping-particle&quot;:&quot;&quot;,&quot;non-dropping-particle&quot;:&quot;&quot;},{&quot;family&quot;:&quot;Shah&quot;,&quot;given&quot;:&quot;Nameetha&quot;,&quot;parse-names&quot;:false,&quot;dropping-particle&quot;:&quot;&quot;,&quot;non-dropping-particle&quot;:&quot;&quot;},{&quot;family&quot;:&quot;Shaikh&quot;,&quot;given&quot;:&quot;Mazhar&quot;,&quot;parse-names&quot;:false,&quot;dropping-particle&quot;:&quot;&quot;,&quot;non-dropping-particle&quot;:&quot;&quot;},{&quot;family&quot;:&quot;Shankar&quot;,&quot;given&quot;:&quot;B. Uma&quot;,&quot;parse-names&quot;:false,&quot;dropping-particle&quot;:&quot;&quot;,&quot;non-dropping-particle&quot;:&quot;&quot;},{&quot;family&quot;:&quot;Shboul&quot;,&quot;given&quot;:&quot;Zeina&quot;,&quot;parse-names&quot;:false,&quot;dropping-particle&quot;:&quot;&quot;,&quot;non-dropping-particle&quot;:&quot;&quot;},{&quot;family&quot;:&quot;Shen&quot;,&quot;given&quot;:&quot;Haipeng&quot;,&quot;parse-names&quot;:false,&quot;dropping-particle&quot;:&quot;&quot;,&quot;non-dropping-particle&quot;:&quot;&quot;},{&quot;family&quot;:&quot;Shen&quot;,&quot;given&quot;:&quot;Dinggang&quot;,&quot;parse-names&quot;:false,&quot;dropping-particle&quot;:&quot;&quot;,&quot;non-dropping-particle&quot;:&quot;&quot;},{&quot;family&quot;:&quot;Shen&quot;,&quot;given&quot;:&quot;Linlin&quot;,&quot;parse-names&quot;:false,&quot;dropping-particle&quot;:&quot;&quot;,&quot;non-dropping-particle&quot;:&quot;&quot;},{&quot;family&quot;:&quot;Shen&quot;,&quot;given&quot;:&quot;Haocheng&quot;,&quot;parse-names&quot;:false,&quot;dropping-particle&quot;:&quot;&quot;,&quot;non-dropping-particle&quot;:&quot;&quot;},{&quot;family&quot;:&quot;Shenoy&quot;,&quot;given&quot;:&quot;Varun&quot;,&quot;parse-names&quot;:false,&quot;dropping-particle&quot;:&quot;&quot;,&quot;non-dropping-particle&quot;:&quot;&quot;},{&quot;family&quot;:&quot;Shi&quot;,&quot;given&quot;:&quot;Feng&quot;,&quot;parse-names&quot;:false,&quot;dropping-particle&quot;:&quot;&quot;,&quot;non-dropping-particle&quot;:&quot;&quot;},{&quot;family&quot;:&quot;Shin&quot;,&quot;given&quot;:&quot;Hyung Eun&quot;,&quot;parse-names&quot;:false,&quot;dropping-particle&quot;:&quot;&quot;,&quot;non-dropping-particle&quot;:&quot;&quot;},{&quot;family&quot;:&quot;Shu&quot;,&quot;given&quot;:&quot;Hai&quot;,&quot;parse-names&quot;:false,&quot;dropping-particle&quot;:&quot;&quot;,&quot;non-dropping-particle&quot;:&quot;&quot;},{&quot;family&quot;:&quot;Sima&quot;,&quot;given&quot;:&quot;Diana&quot;,&quot;parse-names&quot;:false,&quot;dropping-particle&quot;:&quot;&quot;,&quot;non-dropping-particle&quot;:&quot;&quot;},{&quot;family&quot;:&quot;Sinclair&quot;,&quot;given&quot;:&quot;M&quot;,&quot;parse-names&quot;:false,&quot;dropping-particle&quot;:&quot;&quot;,&quot;non-dropping-particle&quot;:&quot;&quot;},{&quot;family&quot;:&quot;Smedby&quot;,&quot;given&quot;:&quot;Orjan&quot;,&quot;parse-names&quot;:false,&quot;dropping-particle&quot;:&quot;&quot;,&quot;non-dropping-particle&quot;:&quot;&quot;},{&quot;family&quot;:&quot;Snyder&quot;,&quot;given&quot;:&quot;James M.&quot;,&quot;parse-names&quot;:false,&quot;dropping-particle&quot;:&quot;&quot;,&quot;non-dropping-particle&quot;:&quot;&quot;},{&quot;family&quot;:&quot;Soltaninejad&quot;,&quot;given&quot;:&quot;Mohammadreza&quot;,&quot;parse-names&quot;:false,&quot;dropping-particle&quot;:&quot;&quot;,&quot;non-dropping-particle&quot;:&quot;&quot;},{&quot;family&quot;:&quot;Song&quot;,&quot;given&quot;:&quot;Guidong&quot;,&quot;parse-names&quot;:false,&quot;dropping-particle&quot;:&quot;&quot;,&quot;non-dropping-particle&quot;:&quot;&quot;},{&quot;family&quot;:&quot;Soni&quot;,&quot;given&quot;:&quot;Mehul&quot;,&quot;parse-names&quot;:false,&quot;dropping-particle&quot;:&quot;&quot;,&quot;non-dropping-particle&quot;:&quot;&quot;},{&quot;family&quot;:&quot;Stawiaski&quot;,&quot;given&quot;:&quot;Jean&quot;,&quot;parse-names&quot;:false,&quot;dropping-particle&quot;:&quot;&quot;,&quot;non-dropping-particle&quot;:&quot;&quot;},{&quot;family&quot;:&quot;Subramanian&quot;,&quot;given&quot;:&quot;Shashank&quot;,&quot;parse-names&quot;:false,&quot;dropping-particle&quot;:&quot;&quot;,&quot;non-dropping-particle&quot;:&quot;&quot;},{&quot;family&quot;:&quot;Sun&quot;,&quot;given&quot;:&quot;Li&quot;,&quot;parse-names&quot;:false,&quot;dropping-particle&quot;:&quot;&quot;,&quot;non-dropping-particle&quot;:&quot;&quot;},{&quot;family&quot;:&quot;Sun&quot;,&quot;given&quot;:&quot;Roger&quot;,&quot;parse-names&quot;:false,&quot;dropping-particle&quot;:&quot;&quot;,&quot;non-dropping-particle&quot;:&quot;&quot;},{&quot;family&quot;:&quot;Sun&quot;,&quot;given&quot;:&quot;Jiawei&quot;,&quot;parse-names&quot;:false,&quot;dropping-particle&quot;:&quot;&quot;,&quot;non-dropping-particle&quot;:&quot;&quot;},{&quot;family&quot;:&quot;Sun&quot;,&quot;given&quot;:&quot;Kay&quot;,&quot;parse-names&quot;:false,&quot;dropping-particle&quot;:&quot;&quot;,&quot;non-dropping-particle&quot;:&quot;&quot;},{&quot;family&quot;:&quot;Sun&quot;,&quot;given&quot;:&quot;Yu&quot;,&quot;parse-names&quot;:false,&quot;dropping-particle&quot;:&quot;&quot;,&quot;non-dropping-particle&quot;:&quot;&quot;},{&quot;family&quot;:&quot;Sun&quot;,&quot;given&quot;:&quot;Guoxia&quot;,&quot;parse-names&quot;:false,&quot;dropping-particle&quot;:&quot;&quot;,&quot;non-dropping-particle&quot;:&quot;&quot;},{&quot;family&quot;:&quot;Sun&quot;,&quot;given&quot;:&quot;Shuang&quot;,&quot;parse-names&quot;:false,&quot;dropping-particle&quot;:&quot;&quot;,&quot;non-dropping-particle&quot;:&quot;&quot;},{&quot;family&quot;:&quot;Suter&quot;,&quot;given&quot;:&quot;Yannick R&quot;,&quot;parse-names&quot;:false,&quot;dropping-particle&quot;:&quot;&quot;,&quot;non-dropping-particle&quot;:&quot;&quot;},{&quot;family&quot;:&quot;Szilagyi&quot;,&quot;given&quot;:&quot;Laszlo&quot;,&quot;parse-names&quot;:false,&quot;dropping-particle&quot;:&quot;&quot;,&quot;non-dropping-particle&quot;:&quot;&quot;},{&quot;family&quot;:&quot;Talbar&quot;,&quot;given&quot;:&quot;Sanjay&quot;,&quot;parse-names&quot;:false,&quot;dropping-particle&quot;:&quot;&quot;,&quot;non-dropping-particle&quot;:&quot;&quot;},{&quot;family&quot;:&quot;Tao&quot;,&quot;given&quot;:&quot;Dacheng&quot;,&quot;parse-names&quot;:false,&quot;dropping-particle&quot;:&quot;&quot;,&quot;non-dropping-particle&quot;:&quot;&quot;},{&quot;family&quot;:&quot;Tao&quot;,&quot;given&quot;:&quot;Dacheng&quot;,&quot;parse-names&quot;:false,&quot;dropping-particle&quot;:&quot;&quot;,&quot;non-dropping-particle&quot;:&quot;&quot;},{&quot;family&quot;:&quot;Teng&quot;,&quot;given&quot;:&quot;Zhongzhao&quot;,&quot;parse-names&quot;:false,&quot;dropping-particle&quot;:&quot;&quot;,&quot;non-dropping-particle&quot;:&quot;&quot;},{&quot;family&quot;:&quot;Thakur&quot;,&quot;given&quot;:&quot;Siddhesh&quot;,&quot;parse-names&quot;:false,&quot;dropping-particle&quot;:&quot;&quot;,&quot;non-dropping-particle&quot;:&quot;&quot;},{&quot;family&quot;:&quot;Thakur&quot;,&quot;given&quot;:&quot;Meenakshi H&quot;,&quot;parse-names&quot;:false,&quot;dropping-particle&quot;:&quot;&quot;,&quot;non-dropping-particle&quot;:&quot;&quot;},{&quot;family&quot;:&quot;Tharakan&quot;,&quot;given&quot;:&quot;Sameer&quot;,&quot;parse-names&quot;:false,&quot;dropping-particle&quot;:&quot;&quot;,&quot;non-dropping-particle&quot;:&quot;&quot;},{&quot;family&quot;:&quot;Tiwari&quot;,&quot;given&quot;:&quot;Pallavi&quot;,&quot;parse-names&quot;:false,&quot;dropping-particle&quot;:&quot;&quot;,&quot;non-dropping-particle&quot;:&quot;&quot;},{&quot;family&quot;:&quot;Tochon&quot;,&quot;given&quot;:&quot;Guillaume&quot;,&quot;parse-names&quot;:false,&quot;dropping-particle&quot;:&quot;&quot;,&quot;non-dropping-particle&quot;:&quot;&quot;},{&quot;family&quot;:&quot;Tran&quot;,&quot;given&quot;:&quot;Tuan&quot;,&quot;parse-names&quot;:false,&quot;dropping-particle&quot;:&quot;&quot;,&quot;non-dropping-particle&quot;:&quot;&quot;},{&quot;family&quot;:&quot;Tsai&quot;,&quot;given&quot;:&quot;Yuhsiang M.&quot;,&quot;parse-names&quot;:false,&quot;dropping-particle&quot;:&quot;&quot;,&quot;non-dropping-particle&quot;:&quot;&quot;},{&quot;family&quot;:&quot;Tseng&quot;,&quot;given&quot;:&quot;Kuan-Lun&quot;,&quot;parse-names&quot;:false,&quot;dropping-particle&quot;:&quot;&quot;,&quot;non-dropping-particle&quot;:&quot;&quot;},{&quot;family&quot;:&quot;Tuan&quot;,&quot;given&quot;:&quot;Tran Anh&quot;,&quot;parse-names&quot;:false,&quot;dropping-particle&quot;:&quot;&quot;,&quot;non-dropping-particle&quot;:&quot;&quot;},{&quot;family&quot;:&quot;Turlapov&quot;,&quot;given&quot;:&quot;Vadim&quot;,&quot;parse-names&quot;:false,&quot;dropping-particle&quot;:&quot;&quot;,&quot;non-dropping-particle&quot;:&quot;&quot;},{&quot;family&quot;:&quot;Tustison&quot;,&quot;given&quot;:&quot;Nicholas&quot;,&quot;parse-names&quot;:false,&quot;dropping-particle&quot;:&quot;&quot;,&quot;non-dropping-particle&quot;:&quot;&quot;},{&quot;family&quot;:&quot;Vakalopoulou&quot;,&quot;given&quot;:&quot;Maria&quot;,&quot;parse-names&quot;:false,&quot;dropping-particle&quot;:&quot;&quot;,&quot;non-dropping-particle&quot;:&quot;&quot;},{&quot;family&quot;:&quot;Valverde&quot;,&quot;given&quot;:&quot;Sergi&quot;,&quot;parse-names&quot;:false,&quot;dropping-particle&quot;:&quot;&quot;,&quot;non-dropping-particle&quot;:&quot;&quot;},{&quot;family&quot;:&quot;Vanguri&quot;,&quot;given&quot;:&quot;Rami&quot;,&quot;parse-names&quot;:false,&quot;dropping-particle&quot;:&quot;&quot;,&quot;non-dropping-particle&quot;:&quot;&quot;},{&quot;family&quot;:&quot;Vasiliev&quot;,&quot;given&quot;:&quot;Evgeny&quot;,&quot;parse-names&quot;:false,&quot;dropping-particle&quot;:&quot;&quot;,&quot;non-dropping-particle&quot;:&quot;&quot;},{&quot;family&quot;:&quot;Ventura&quot;,&quot;given&quot;:&quot;Jonathan&quot;,&quot;parse-names&quot;:false,&quot;dropping-particle&quot;:&quot;&quot;,&quot;non-dropping-particle&quot;:&quot;&quot;},{&quot;family&quot;:&quot;Vera&quot;,&quot;given&quot;:&quot;Luis&quot;,&quot;parse-names&quot;:false,&quot;dropping-particle&quot;:&quot;&quot;,&quot;non-dropping-particle&quot;:&quot;&quot;},{&quot;family&quot;:&quot;Vercauteren&quot;,&quot;given&quot;:&quot;Tom&quot;,&quot;parse-names&quot;:false,&quot;dropping-particle&quot;:&quot;&quot;,&quot;non-dropping-particle&quot;:&quot;&quot;},{&quot;family&quot;:&quot;Verrastro&quot;,&quot;given&quot;:&quot;C. A.&quot;,&quot;parse-names&quot;:false,&quot;dropping-particle&quot;:&quot;&quot;,&quot;non-dropping-particle&quot;:&quot;&quot;},{&quot;family&quot;:&quot;Vidyaratne&quot;,&quot;given&quot;:&quot;Lasitha&quot;,&quot;parse-names&quot;:false,&quot;dropping-particle&quot;:&quot;&quot;,&quot;non-dropping-particle&quot;:&quot;&quot;},{&quot;family&quot;:&quot;Vilaplana&quot;,&quot;given&quot;:&quot;Veronica&quot;,&quot;parse-names&quot;:false,&quot;dropping-particle&quot;:&quot;&quot;,&quot;non-dropping-particle&quot;:&quot;&quot;},{&quot;family&quot;:&quot;Vivekanandan&quot;,&quot;given&quot;:&quot;Ajeet&quot;,&quot;parse-names&quot;:false,&quot;dropping-particle&quot;:&quot;&quot;,&quot;non-dropping-particle&quot;:&quot;&quot;},{&quot;family&quot;:&quot;Wang&quot;,&quot;given&quot;:&quot;Guotai&quot;,&quot;parse-names&quot;:false,&quot;dropping-particle&quot;:&quot;&quot;,&quot;non-dropping-particle&quot;:&quot;&quot;},{&quot;family&quot;:&quot;Wang&quot;,&quot;given&quot;:&quot;Qian&quot;,&quot;parse-names&quot;:false,&quot;dropping-particle&quot;:&quot;&quot;,&quot;non-dropping-particle&quot;:&quot;&quot;},{&quot;family&quot;:&quot;Wang&quot;,&quot;given&quot;:&quot;Chiatse J.&quot;,&quot;parse-names&quot;:false,&quot;dropping-particle&quot;:&quot;&quot;,&quot;non-dropping-particle&quot;:&quot;&quot;},{&quot;family&quot;:&quot;Wang&quot;,&quot;given&quot;:&quot;Weichung&quot;,&quot;parse-names&quot;:false,&quot;dropping-particle&quot;:&quot;&quot;,&quot;non-dropping-particle&quot;:&quot;&quot;},{&quot;family&quot;:&quot;Wang&quot;,&quot;given&quot;:&quot;Duo&quot;,&quot;parse-names&quot;:false,&quot;dropping-particle&quot;:&quot;&quot;,&quot;non-dropping-particle&quot;:&quot;&quot;},{&quot;family&quot;:&quot;Wang&quot;,&quot;given&quot;:&quot;Ruixuan&quot;,&quot;parse-names&quot;:false,&quot;dropping-particle&quot;:&quot;&quot;,&quot;non-dropping-particle&quot;:&quot;&quot;},{&quot;family&quot;:&quot;Wang&quot;,&quot;given&quot;:&quot;Yuanyuan&quot;,&quot;parse-names&quot;:false,&quot;dropping-particle&quot;:&quot;&quot;,&quot;non-dropping-particle&quot;:&quot;&quot;},{&quot;family&quot;:&quot;Wang&quot;,&quot;given&quot;:&quot;Chunliang&quot;,&quot;parse-names&quot;:false,&quot;dropping-particle&quot;:&quot;&quot;,&quot;non-dropping-particle&quot;:&quot;&quot;},{&quot;family&quot;:&quot;Wang&quot;,&quot;given&quot;:&quot;Guotai&quot;,&quot;parse-names&quot;:false,&quot;dropping-particle&quot;:&quot;&quot;,&quot;non-dropping-particle&quot;:&quot;&quot;},{&quot;family&quot;:&quot;Wen&quot;,&quot;given&quot;:&quot;Ning&quot;,&quot;parse-names&quot;:false,&quot;dropping-particle&quot;:&quot;&quot;,&quot;non-dropping-particle&quot;:&quot;&quot;},{&quot;family&quot;:&quot;Wen&quot;,&quot;given&quot;:&quot;Xin&quot;,&quot;parse-names&quot;:false,&quot;dropping-particle&quot;:&quot;&quot;,&quot;non-dropping-particle&quot;:&quot;&quot;},{&quot;family&quot;:&quot;Weninger&quot;,&quot;given&quot;:&quot;Leon&quot;,&quot;parse-names&quot;:false,&quot;dropping-particle&quot;:&quot;&quot;,&quot;non-dropping-particle&quot;:&quot;&quot;},{&quot;family&quot;:&quot;Wick&quot;,&quot;given&quot;:&quot;Wolfgang&quot;,&quot;parse-names&quot;:false,&quot;dropping-particle&quot;:&quot;&quot;,&quot;non-dropping-particle&quot;:&quot;&quot;},{&quot;family&quot;:&quot;Wu&quot;,&quot;given&quot;:&quot;Shaocheng&quot;,&quot;parse-names&quot;:false,&quot;dropping-particle&quot;:&quot;&quot;,&quot;non-dropping-particle&quot;:&quot;&quot;},{&quot;family&quot;:&quot;Wu&quot;,&quot;given&quot;:&quot;Qiang&quot;,&quot;parse-names&quot;:false,&quot;dropping-particle&quot;:&quot;&quot;,&quot;non-dropping-particle&quot;:&quot;&quot;},{&quot;family&quot;:&quot;Wu&quot;,&quot;given&quot;:&quot;Yihong&quot;,&quot;parse-names&quot;:false,&quot;dropping-particle&quot;:&quot;&quot;,&quot;non-dropping-particle&quot;:&quot;&quot;},{&quot;family&quot;:&quot;Xia&quot;,&quot;given&quot;:&quot;Yong&quot;,&quot;parse-names&quot;:false,&quot;dropping-particle&quot;:&quot;&quot;,&quot;non-dropping-particle&quot;:&quot;&quot;},{&quot;family&quot;:&quot;Xu&quot;,&quot;given&quot;:&quot;Yanwu&quot;,&quot;parse-names&quot;:false,&quot;dropping-particle&quot;:&quot;&quot;,&quot;non-dropping-particle&quot;:&quot;&quot;},{&quot;family&quot;:&quot;Xu&quot;,&quot;given&quot;:&quot;Xiaowen&quot;,&quot;parse-names&quot;:false,&quot;dropping-particle&quot;:&quot;&quot;,&quot;non-dropping-particle&quot;:&quot;&quot;},{&quot;family&quot;:&quot;Xu&quot;,&quot;given&quot;:&quot;Peiyuan&quot;,&quot;parse-names&quot;:false,&quot;dropping-particle&quot;:&quot;&quot;,&quot;non-dropping-particle&quot;:&quot;&quot;},{&quot;family&quot;:&quot;Yang&quot;,&quot;given&quot;:&quot;Tsai-Ling&quot;,&quot;parse-names&quot;:false,&quot;dropping-particle&quot;:&quot;&quot;,&quot;non-dropping-particle&quot;:&quot;&quot;},{&quot;family&quot;:&quot;Yang&quot;,&quot;given&quot;:&quot;Xiaoping&quot;,&quot;parse-names&quot;:false,&quot;dropping-particle&quot;:&quot;&quot;,&quot;non-dropping-particle&quot;:&quot;&quot;},{&quot;family&quot;:&quot;Yang&quot;,&quot;given&quot;:&quot;Hao-Yu&quot;,&quot;parse-names&quot;:false,&quot;dropping-particle&quot;:&quot;&quot;,&quot;non-dropping-particle&quot;:&quot;&quot;},{&quot;family&quot;:&quot;Yang&quot;,&quot;given&quot;:&quot;Junlin&quot;,&quot;parse-names&quot;:false,&quot;dropping-particle&quot;:&quot;&quot;,&quot;non-dropping-particle&quot;:&quot;&quot;},{&quot;family&quot;:&quot;Yang&quot;,&quot;given&quot;:&quot;Haojin&quot;,&quot;parse-names&quot;:false,&quot;dropping-particle&quot;:&quot;&quot;,&quot;non-dropping-particle&quot;:&quot;&quot;},{&quot;family&quot;:&quot;Yang&quot;,&quot;given&quot;:&quot;Guang&quot;,&quot;parse-names&quot;:false,&quot;dropping-particle&quot;:&quot;&quot;,&quot;non-dropping-particle&quot;:&quot;&quot;},{&quot;family&quot;:&quot;Yao&quot;,&quot;given&quot;:&quot;Hongdou&quot;,&quot;parse-names&quot;:false,&quot;dropping-particle&quot;:&quot;&quot;,&quot;non-dropping-particle&quot;:&quot;&quot;},{&quot;family&quot;:&quot;Ye&quot;,&quot;given&quot;:&quot;Xujiong&quot;,&quot;parse-names&quot;:false,&quot;dropping-particle&quot;:&quot;&quot;,&quot;non-dropping-particle&quot;:&quot;&quot;},{&quot;family&quot;:&quot;Yin&quot;,&quot;given&quot;:&quot;Changchang&quot;,&quot;parse-names&quot;:false,&quot;dropping-particle&quot;:&quot;&quot;,&quot;non-dropping-particle&quot;:&quot;&quot;},{&quot;family&quot;:&quot;Young-Moxon&quot;,&quot;given&quot;:&quot;Brett&quot;,&quot;parse-names&quot;:false,&quot;dropping-particle&quot;:&quot;&quot;,&quot;non-dropping-particle&quot;:&quot;&quot;},{&quot;family&quot;:&quot;Yu&quot;,&quot;given&quot;:&quot;Jinhua&quot;,&quot;parse-names&quot;:false,&quot;dropping-particle&quot;:&quot;&quot;,&quot;non-dropping-particle&quot;:&quot;&quot;},{&quot;family&quot;:&quot;Yue&quot;,&quot;given&quot;:&quot;Xiangyu&quot;,&quot;parse-names&quot;:false,&quot;dropping-particle&quot;:&quot;&quot;,&quot;non-dropping-particle&quot;:&quot;&quot;},{&quot;family&quot;:&quot;Zhang&quot;,&quot;given&quot;:&quot;Songtao&quot;,&quot;parse-names&quot;:false,&quot;dropping-particle&quot;:&quot;&quot;,&quot;non-dropping-particle&quot;:&quot;&quot;},{&quot;family&quot;:&quot;Zhang&quot;,&quot;given&quot;:&quot;Angela&quot;,&quot;parse-names&quot;:false,&quot;dropping-particle&quot;:&quot;&quot;,&quot;non-dropping-particle&quot;:&quot;&quot;},{&quot;family&quot;:&quot;Zhang&quot;,&quot;given&quot;:&quot;Kun&quot;,&quot;parse-names&quot;:false,&quot;dropping-particle&quot;:&quot;&quot;,&quot;non-dropping-particle&quot;:&quot;&quot;},{&quot;family&quot;:&quot;Zhang&quot;,&quot;given&quot;:&quot;Xuejie&quot;,&quot;parse-names&quot;:false,&quot;dropping-particle&quot;:&quot;&quot;,&quot;non-dropping-particle&quot;:&quot;&quot;},{&quot;family&quot;:&quot;Zhang&quot;,&quot;given&quot;:&quot;Lichi&quot;,&quot;parse-names&quot;:false,&quot;dropping-particle&quot;:&quot;&quot;,&quot;non-dropping-particle&quot;:&quot;&quot;},{&quot;family&quot;:&quot;Zhang&quot;,&quot;given&quot;:&quot;Xiaoyue&quot;,&quot;parse-names&quot;:false,&quot;dropping-particle&quot;:&quot;&quot;,&quot;non-dropping-particle&quot;:&quot;&quot;},{&quot;family&quot;:&quot;Zhang&quot;,&quot;given&quot;:&quot;Yazhuo&quot;,&quot;parse-names&quot;:false,&quot;dropping-particle&quot;:&quot;&quot;,&quot;non-dropping-particle&quot;:&quot;&quot;},{&quot;family&quot;:&quot;Zhang&quot;,&quot;given&quot;:&quot;Lei&quot;,&quot;parse-names&quot;:false,&quot;dropping-particle&quot;:&quot;&quot;,&quot;non-dropping-particle&quot;:&quot;&quot;},{&quot;family&quot;:&quot;Zhang&quot;,&quot;given&quot;:&quot;Jianguo&quot;,&quot;parse-names&quot;:false,&quot;dropping-particle&quot;:&quot;&quot;,&quot;non-dropping-particle&quot;:&quot;&quot;},{&quot;family&quot;:&quot;Zhang&quot;,&quot;given&quot;:&quot;Xiang&quot;,&quot;parse-names&quot;:false,&quot;dropping-particle&quot;:&quot;&quot;,&quot;non-dropping-particle&quot;:&quot;&quot;},{&quot;family&quot;:&quot;Zhang&quot;,&quot;given&quot;:&quot;Tianhao&quot;,&quot;parse-names&quot;:false,&quot;dropping-particle&quot;:&quot;&quot;,&quot;non-dropping-particle&quot;:&quot;&quot;},{&quot;family&quot;:&quot;Zhao&quot;,&quot;given&quot;:&quot;Sicheng&quot;,&quot;parse-names&quot;:false,&quot;dropping-particle&quot;:&quot;&quot;,&quot;non-dropping-particle&quot;:&quot;&quot;},{&quot;family&quot;:&quot;Zhao&quot;,&quot;given&quot;:&quot;Yu&quot;,&quot;parse-names&quot;:false,&quot;dropping-particle&quot;:&quot;&quot;,&quot;non-dropping-particle&quot;:&quot;&quot;},{&quot;family&quot;:&quot;Zhao&quot;,&quot;given&quot;:&quot;Xiaomei&quot;,&quot;parse-names&quot;:false,&quot;dropping-particle&quot;:&quot;&quot;,&quot;non-dropping-particle&quot;:&quot;&quot;},{&quot;family&quot;:&quot;Zhao&quot;,&quot;given&quot;:&quot;Liang&quot;,&quot;parse-names&quot;:false,&quot;dropping-particle&quot;:&quot;&quot;,&quot;non-dropping-particle&quot;:&quot;&quot;},{&quot;family&quot;:&quot;Zheng&quot;,&quot;given&quot;:&quot;Yefeng&quot;,&quot;parse-names&quot;:false,&quot;dropping-particle&quot;:&quot;&quot;,&quot;non-dropping-particle&quot;:&quot;&quot;},{&quot;family&quot;:&quot;Zhong&quot;,&quot;given&quot;:&quot;Liming&quot;,&quot;parse-names&quot;:false,&quot;dropping-particle&quot;:&quot;&quot;,&quot;non-dropping-particle&quot;:&quot;&quot;},{&quot;family&quot;:&quot;Zhou&quot;,&quot;given&quot;:&quot;Chenhong&quot;,&quot;parse-names&quot;:false,&quot;dropping-particle&quot;:&quot;&quot;,&quot;non-dropping-particle&quot;:&quot;&quot;},{&quot;family&quot;:&quot;Zhou&quot;,&quot;given&quot;:&quot;Xiaobing&quot;,&quot;parse-names&quot;:false,&quot;dropping-particle&quot;:&quot;&quot;,&quot;non-dropping-particle&quot;:&quot;&quot;},{&quot;family&quot;:&quot;Zhou&quot;,&quot;given&quot;:&quot;Fan&quot;,&quot;parse-names&quot;:false,&quot;dropping-particle&quot;:&quot;&quot;,&quot;non-dropping-particle&quot;:&quot;&quot;},{&quot;family&quot;:&quot;Zhu&quot;,&quot;given&quot;:&quot;Hongtu&quot;,&quot;parse-names&quot;:false,&quot;dropping-particle&quot;:&quot;&quot;,&quot;non-dropping-particle&quot;:&quot;&quot;},{&quot;family&quot;:&quot;Zhu&quot;,&quot;given&quot;:&quot;Jin&quot;,&quot;parse-names&quot;:false,&quot;dropping-particle&quot;:&quot;&quot;,&quot;non-dropping-particle&quot;:&quot;&quot;},{&quot;family&quot;:&quot;Zhuge&quot;,&quot;given&quot;:&quot;Ying&quot;,&quot;parse-names&quot;:false,&quot;dropping-particle&quot;:&quot;&quot;,&quot;non-dropping-particle&quot;:&quot;&quot;},{&quot;family&quot;:&quot;Zong&quot;,&quot;given&quot;:&quot;Weiwei&quot;,&quot;parse-names&quot;:false,&quot;dropping-particle&quot;:&quot;&quot;,&quot;non-dropping-particle&quot;:&quot;&quot;},{&quot;family&quot;:&quot;Kalpathy-Cramer&quot;,&quot;given&quot;:&quot;Jayashree&quot;,&quot;parse-names&quot;:false,&quot;dropping-particle&quot;:&quot;&quot;,&quot;non-dropping-particle&quot;:&quot;&quot;},{&quot;family&quot;:&quot;Farahani&quot;,&quot;given&quot;:&quot;Keyvan&quot;,&quot;parse-names&quot;:false,&quot;dropping-particle&quot;:&quot;&quot;,&quot;non-dropping-particle&quot;:&quot;&quot;},{&quot;family&quot;:&quot;Davatzikos&quot;,&quot;given&quot;:&quot;Christos&quot;,&quot;parse-names&quot;:false,&quot;dropping-particle&quot;:&quot;&quot;,&quot;non-dropping-particle&quot;:&quot;&quot;},{&quot;family&quot;:&quot;Leemput&quot;,&quot;given&quot;:&quot;Koen&quot;,&quot;parse-names&quot;:false,&quot;dropping-particle&quot;:&quot;&quot;,&quot;non-dropping-particle&quot;:&quot;van&quot;},{&quot;family&quot;:&quot;Menze&quot;,&quot;given&quot;:&quot;Bjoern&quot;,&quot;parse-names&quot;:false,&quot;dropping-particle&quot;:&quot;&quot;,&quot;non-dropping-particle&quot;:&quot;&quot;}],&quot;issued&quot;:{&quot;date-parts&quot;:[[2018,11]]},&quot;abstract&quot;:&quot;Gliomas are the most common primary brain malignancies, with different degrees of aggressiveness, variable prognosis and various heterogeneous histologic sub-regions, i.e., peritumoral edematous/invaded tissue, necrotic core, active and non-enhancing core. This intrinsic heterogeneity is also portrayed in their radio-phenotype, as their sub-regions are depicted by varying intensity profiles disseminated across multi-parametric magnetic resonance imaging (mpMRI) scans, reflecting varying biological properties. Their heterogeneous shape, extent, and location are some of the factors that make these tumors difficult to resect, and in some cases inoperable. The amount of resected tumor is a factor also considered in longitudinal scans, when evaluating the apparent tumor for potential diagnosis of progression. Furthermore, there is mounting evidence that accurate segmentation of the various tumor sub-regions can offer the basis for quantitative image analysis towards prediction of patient overall survival. This study assesses the state-of-the-art machine learning (ML) methods used for brain tumor image analysis in mpMRI scans, during the last seven instances of the International Brain Tumor Segmentation (BraTS) challenge, i.e., 2012-2018. Specifically, we focus on i) evaluating segmentations of the various glioma sub-regions in pre-operative mpMRI scans, ii) assessing potential tumor progression by virtue of longitudinal growth of tumor sub-regions, beyond use of the RECIST/RANO criteria, and iii) predicting the overall survival from pre-operative mpMRI scans of patients that underwent gross total resection. Finally, we investigate the challenge of identifying the best ML algorithms for each of these tasks, considering that apart from being diverse on each instance of the challenge, the multi-institutional mpMRI BraTS dataset has also been a continuously evolving/growing dataset.&quot;,&quot;container-title-short&quot;:&quot;&quot;},&quot;isTemporary&quot;:false,&quot;suppress-author&quot;:false,&quot;composite&quot;:false,&quot;author-only&quot;:false}]},{&quot;citationID&quot;:&quot;MENDELEY_CITATION_308902af-5783-4d8a-af6c-c6ec75972135&quot;,&quot;properties&quot;:{&quot;noteIndex&quot;:0},&quot;isEdited&quot;:false,&quot;manualOverride&quot;:{&quot;isManuallyOverridden&quot;:false,&quot;citeprocText&quot;:&quot;(Reinke et al., 2021)&quot;,&quot;manualOverrideText&quot;:&quot;&quot;},&quot;citationTag&quot;:&quot;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&quot;,&quot;citationItems&quot;:[{&quot;id&quot;:&quot;2dab215f-55e8-3b4f-a944-728c40fdebc0&quot;,&quot;itemData&quot;:{&quot;type&quot;:&quot;article-journal&quot;,&quot;id&quot;:&quot;2dab215f-55e8-3b4f-a944-728c40fdebc0&quot;,&quot;title&quot;:&quot;Common Limitations of Image Processing Metrics: A Picture Story&quot;,&quot;author&quot;:[{&quot;family&quot;:&quot;Reinke&quot;,&quot;given&quot;:&quot;Annika&quot;,&quot;parse-names&quot;:false,&quot;dropping-particle&quot;:&quot;&quot;,&quot;non-dropping-particle&quot;:&quot;&quot;},{&quot;family&quot;:&quot;Tizabi&quot;,&quot;given&quot;:&quot;Minu D.&quot;,&quot;parse-names&quot;:false,&quot;dropping-particle&quot;:&quot;&quot;,&quot;non-dropping-particle&quot;:&quot;&quot;},{&quot;family&quot;:&quot;Sudre&quot;,&quot;given&quot;:&quot;Carole H.&quot;,&quot;parse-names&quot;:false,&quot;dropping-particle&quot;:&quot;&quot;,&quot;non-dropping-particle&quot;:&quot;&quot;},{&quot;family&quot;:&quot;Eisenmann&quot;,&quot;given&quot;:&quot;Matthias&quot;,&quot;parse-names&quot;:false,&quot;dropping-particle&quot;:&quot;&quot;,&quot;non-dropping-particle&quot;:&quot;&quot;},{&quot;family&quot;:&quot;Rädsch&quot;,&quot;given&quot;:&quot;Tim&quot;,&quot;parse-names&quot;:false,&quot;dropping-particle&quot;:&quot;&quot;,&quot;non-dropping-particle&quot;:&quot;&quot;},{&quot;family&quot;:&quot;Baumgartner&quot;,&quot;given&quot;:&quot;Michael&quot;,&quot;parse-names&quot;:false,&quot;dropping-particle&quot;:&quot;&quot;,&quot;non-dropping-particle&quot;:&quot;&quot;},{&quot;family&quot;:&quot;Acion&quot;,&quot;given&quot;:&quot;Laura&quot;,&quot;parse-names&quot;:false,&quot;dropping-particle&quot;:&quot;&quot;,&quot;non-dropping-particle&quot;:&quot;&quot;},{&quot;family&quot;:&quot;Antonelli&quot;,&quot;given&quot;:&quot;Michela&quot;,&quot;parse-names&quot;:false,&quot;dropping-particle&quot;:&quot;&quot;,&quot;non-dropping-particle&quot;:&quot;&quot;},{&quot;family&quot;:&quot;Arbel&quot;,&quot;given&quot;:&quot;Tal&quot;,&quot;parse-names&quot;:false,&quot;dropping-particle&quot;:&quot;&quot;,&quot;non-dropping-particle&quot;:&quot;&quot;},{&quot;family&quot;:&quot;Bakas&quot;,&quot;given&quot;:&quot;Spyridon&quot;,&quot;parse-names&quot;:false,&quot;dropping-particle&quot;:&quot;&quot;,&quot;non-dropping-particle&quot;:&quot;&quot;},{&quot;family&quot;:&quot;Bankhead&quot;,&quot;given&quot;:&quot;Peter&quot;,&quot;parse-names&quot;:false,&quot;dropping-particle&quot;:&quot;&quot;,&quot;non-dropping-particle&quot;:&quot;&quot;},{&quot;family&quot;:&quot;Benis&quot;,&quot;given&quot;:&quot;Arriel&quot;,&quot;parse-names&quot;:false,&quot;dropping-particle&quot;:&quot;&quot;,&quot;non-dropping-particle&quot;:&quot;&quot;},{&quot;family&quot;:&quot;Blaschko&quot;,&quot;given&quot;:&quot;Matthew&quot;,&quot;parse-names&quot;:false,&quot;dropping-particle&quot;:&quot;&quot;,&quot;non-dropping-particle&quot;:&quot;&quot;},{&quot;family&quot;:&quot;Buettner&quot;,&quot;given&quot;:&quot;Florian&quot;,&quot;parse-names&quot;:false,&quot;dropping-particle&quot;:&quot;&quot;,&quot;non-dropping-particle&quot;:&quot;&quot;},{&quot;family&quot;:&quot;Cardoso&quot;,&quot;given&quot;:&quot;M. Jorge&quot;,&quot;parse-names&quot;:false,&quot;dropping-particle&quot;:&quot;&quot;,&quot;non-dropping-particle&quot;:&quot;&quot;},{&quot;family&quot;:&quot;Chen&quot;,&quot;given&quot;:&quot;Jianxu&quot;,&quot;parse-names&quot;:false,&quot;dropping-particle&quot;:&quot;&quot;,&quot;non-dropping-particle&quot;:&quot;&quot;},{&quot;family&quot;:&quot;Cheplygina&quot;,&quot;given&quot;:&quot;Veronika&quot;,&quot;parse-names&quot;:false,&quot;dropping-particle&quot;:&quot;&quot;,&quot;non-dropping-particle&quot;:&quot;&quot;},{&quot;family&quot;:&quot;Christodoulou&quot;,&quot;given&quot;:&quot;Evangelia&quot;,&quot;parse-names&quot;:false,&quot;dropping-particle&quot;:&quot;&quot;,&quot;non-dropping-particle&quot;:&quot;&quot;},{&quot;family&quot;:&quot;Cimini&quot;,&quot;given&quot;:&quot;Beth&quot;,&quot;parse-names&quot;:false,&quot;dropping-particle&quot;:&quot;&quot;,&quot;non-dropping-particle&quot;:&quot;&quot;},{&quot;family&quot;:&quot;Collins&quot;,&quot;given&quot;:&quot;Gary S.&quot;,&quot;parse-names&quot;:false,&quot;dropping-particle&quot;:&quot;&quot;,&quot;non-dropping-particle&quot;:&quot;&quot;},{&quot;family&quot;:&quot;Engelhardt&quot;,&quot;given&quot;:&quot;Sandy&quot;,&quot;parse-names&quot;:false,&quot;dropping-particle&quot;:&quot;&quot;,&quot;non-dropping-particle&quot;:&quot;&quot;},{&quot;family&quot;:&quot;Farahani&quot;,&quot;given&quot;:&quot;Keyvan&quot;,&quot;parse-names&quot;:false,&quot;dropping-particle&quot;:&quot;&quot;,&quot;non-dropping-particle&quot;:&quot;&quot;},{&quot;family&quot;:&quot;Ferrer&quot;,&quot;given&quot;:&quot;Luciana&quot;,&quot;parse-names&quot;:false,&quot;dropping-particle&quot;:&quot;&quot;,&quot;non-dropping-particle&quot;:&quot;&quot;},{&quot;family&quot;:&quot;Galdran&quot;,&quot;given&quot;:&quot;Adrian&quot;,&quot;parse-names&quot;:false,&quot;dropping-particle&quot;:&quot;&quot;,&quot;non-dropping-particle&quot;:&quot;&quot;},{&quot;family&quot;:&quot;Ginneken&quot;,&quot;given&quot;:&quot;Bram&quot;,&quot;parse-names&quot;:false,&quot;dropping-particle&quot;:&quot;&quot;,&quot;non-dropping-particle&quot;:&quot;van&quot;},{&quot;family&quot;:&quot;Glocker&quot;,&quot;given&quot;:&quot;Ben&quot;,&quot;parse-names&quot;:false,&quot;dropping-particle&quot;:&quot;&quot;,&quot;non-dropping-particle&quot;:&quot;&quot;},{&quot;family&quot;:&quot;Godau&quot;,&quot;given&quot;:&quot;Patrick&quot;,&quot;parse-names&quot;:false,&quot;dropping-particle&quot;:&quot;&quot;,&quot;non-dropping-particle&quot;:&quot;&quot;},{&quot;family&quot;:&quot;Haase&quot;,&quot;given&quot;:&quot;Robert&quot;,&quot;parse-names&quot;:false,&quot;dropping-particle&quot;:&quot;&quot;,&quot;non-dropping-particle&quot;:&quot;&quot;},{&quot;family&quot;:&quot;Hamprecht&quot;,&quot;given&quot;:&quot;Fred&quot;,&quot;parse-names&quot;:false,&quot;dropping-particle&quot;:&quot;&quot;,&quot;non-dropping-particle&quot;:&quot;&quot;},{&quot;family&quot;:&quot;Hashimoto&quot;,&quot;given&quot;:&quot;Daniel A.&quot;,&quot;parse-names&quot;:false,&quot;dropping-particle&quot;:&quot;&quot;,&quot;non-dropping-particle&quot;:&quot;&quot;},{&quot;family&quot;:&quot;Heckmann-Nötzel&quot;,&quot;given&quot;:&quot;Doreen&quot;,&quot;parse-names&quot;:false,&quot;dropping-particle&quot;:&quot;&quot;,&quot;non-dropping-particle&quot;:&quot;&quot;},{&quot;family&quot;:&quot;Hirsch&quot;,&quot;given&quot;:&quot;Peter&quot;,&quot;parse-names&quot;:false,&quot;dropping-particle&quot;:&quot;&quot;,&quot;non-dropping-particle&quot;:&quot;&quot;},{&quot;family&quot;:&quot;Hoffman&quot;,&quot;given&quot;:&quot;Michael M.&quot;,&quot;parse-names&quot;:false,&quot;dropping-particle&quot;:&quot;&quot;,&quot;non-dropping-particle&quot;:&quot;&quot;},{&quot;family&quot;:&quot;Huisman&quot;,&quot;given&quot;:&quot;Merel&quot;,&quot;parse-names&quot;:false,&quot;dropping-particle&quot;:&quot;&quot;,&quot;non-dropping-particle&quot;:&quot;&quot;},{&quot;family&quot;:&quot;Isensee&quot;,&quot;given&quot;:&quot;Fabian&quot;,&quot;parse-names&quot;:false,&quot;dropping-particle&quot;:&quot;&quot;,&quot;non-dropping-particle&quot;:&quot;&quot;},{&quot;family&quot;:&quot;Jannin&quot;,&quot;given&quot;:&quot;Pierre&quot;,&quot;parse-names&quot;:false,&quot;dropping-particle&quot;:&quot;&quot;,&quot;non-dropping-particle&quot;:&quot;&quot;},{&quot;family&quot;:&quot;Kahn&quot;,&quot;given&quot;:&quot;Charles E.&quot;,&quot;parse-names&quot;:false,&quot;dropping-particle&quot;:&quot;&quot;,&quot;non-dropping-particle&quot;:&quot;&quot;},{&quot;family&quot;:&quot;Kainmueller&quot;,&quot;given&quot;:&quot;Dagmar&quot;,&quot;parse-names&quot;:false,&quot;dropping-particle&quot;:&quot;&quot;,&quot;non-dropping-particle&quot;:&quot;&quot;},{&quot;family&quot;:&quot;Kainz&quot;,&quot;given&quot;:&quot;Bernhard&quot;,&quot;parse-names&quot;:false,&quot;dropping-particle&quot;:&quot;&quot;,&quot;non-dropping-particle&quot;:&quot;&quot;},{&quot;family&quot;:&quot;Karargyris&quot;,&quot;given&quot;:&quot;Alexandros&quot;,&quot;parse-names&quot;:false,&quot;dropping-particle&quot;:&quot;&quot;,&quot;non-dropping-particle&quot;:&quot;&quot;},{&quot;family&quot;:&quot;Karthikesalingam&quot;,&quot;given&quot;:&quot;Alan&quot;,&quot;parse-names&quot;:false,&quot;dropping-particle&quot;:&quot;&quot;,&quot;non-dropping-particle&quot;:&quot;&quot;},{&quot;family&quot;:&quot;Kavur&quot;,&quot;given&quot;:&quot;A. Emre&quot;,&quot;parse-names&quot;:false,&quot;dropping-particle&quot;:&quot;&quot;,&quot;non-dropping-particle&quot;:&quot;&quot;},{&quot;family&quot;:&quot;Kenngott&quot;,&quot;given&quot;:&quot;Hannes&quot;,&quot;parse-names&quot;:false,&quot;dropping-particle&quot;:&quot;&quot;,&quot;non-dropping-particle&quot;:&quot;&quot;},{&quot;family&quot;:&quot;Kleesiek&quot;,&quot;given&quot;:&quot;Jens&quot;,&quot;parse-names&quot;:false,&quot;dropping-particle&quot;:&quot;&quot;,&quot;non-dropping-particle&quot;:&quot;&quot;},{&quot;family&quot;:&quot;Kleppe&quot;,&quot;given&quot;:&quot;Andreas&quot;,&quot;parse-names&quot;:false,&quot;dropping-particle&quot;:&quot;&quot;,&quot;non-dropping-particle&quot;:&quot;&quot;},{&quot;family&quot;:&quot;Kohler&quot;,&quot;given&quot;:&quot;Sven&quot;,&quot;parse-names&quot;:false,&quot;dropping-particle&quot;:&quot;&quot;,&quot;non-dropping-particle&quot;:&quot;&quot;},{&quot;family&quot;:&quot;Kofler&quot;,&quot;given&quot;:&quot;Florian&quot;,&quot;parse-names&quot;:false,&quot;dropping-particle&quot;:&quot;&quot;,&quot;non-dropping-particle&quot;:&quot;&quot;},{&quot;family&quot;:&quot;Kopp-Schneider&quot;,&quot;given&quot;:&quot;Annette&quot;,&quot;parse-names&quot;:false,&quot;dropping-particle&quot;:&quot;&quot;,&quot;non-dropping-particle&quot;:&quot;&quot;},{&quot;family&quot;:&quot;Kooi&quot;,&quot;given&quot;:&quot;Thijs&quot;,&quot;parse-names&quot;:false,&quot;dropping-particle&quot;:&quot;&quot;,&quot;non-dropping-particle&quot;:&quot;&quot;},{&quot;family&quot;:&quot;Kozubek&quot;,&quot;given&quot;:&quot;Michal&quot;,&quot;parse-names&quot;:false,&quot;dropping-particle&quot;:&quot;&quot;,&quot;non-dropping-particle&quot;:&quot;&quot;},{&quot;family&quot;:&quot;Kreshuk&quot;,&quot;given&quot;:&quot;Anna&quot;,&quot;parse-names&quot;:false,&quot;dropping-particle&quot;:&quot;&quot;,&quot;non-dropping-particle&quot;:&quot;&quot;},{&quot;family&quot;:&quot;Kurc&quot;,&quot;given&quot;:&quot;Tahsin&quot;,&quot;parse-names&quot;:false,&quot;dropping-particle&quot;:&quot;&quot;,&quot;non-dropping-particle&quot;:&quot;&quot;},{&quot;family&quot;:&quot;Landman&quot;,&quot;given&quot;:&quot;Bennett A.&quot;,&quot;parse-names&quot;:false,&quot;dropping-particle&quot;:&quot;&quot;,&quot;non-dropping-particle&quot;:&quot;&quot;},{&quot;family&quot;:&quot;Litjens&quot;,&quot;given&quot;:&quot;Geert&quot;,&quot;parse-names&quot;:false,&quot;dropping-particle&quot;:&quot;&quot;,&quot;non-dropping-particle&quot;:&quot;&quot;},{&quot;family&quot;:&quot;Madani&quot;,&quot;given&quot;:&quot;Amin&quot;,&quot;parse-names&quot;:false,&quot;dropping-particle&quot;:&quot;&quot;,&quot;non-dropping-particle&quot;:&quot;&quot;},{&quot;family&quot;:&quot;Maier-Hein&quot;,&quot;given&quot;:&quot;Klaus&quot;,&quot;parse-names&quot;:false,&quot;dropping-particle&quot;:&quot;&quot;,&quot;non-dropping-particle&quot;:&quot;&quot;},{&quot;family&quot;:&quot;Martel&quot;,&quot;given&quot;:&quot;Anne L.&quot;,&quot;parse-names&quot;:false,&quot;dropping-particle&quot;:&quot;&quot;,&quot;non-dropping-particle&quot;:&quot;&quot;},{&quot;family&quot;:&quot;Mattson&quot;,&quot;given&quot;:&quot;Peter&quot;,&quot;parse-names&quot;:false,&quot;dropping-particle&quot;:&quot;&quot;,&quot;non-dropping-particle&quot;:&quot;&quot;},{&quot;family&quot;:&quot;Meijering&quot;,&quot;given&quot;:&quot;Erik&quot;,&quot;parse-names&quot;:false,&quot;dropping-particle&quot;:&quot;&quot;,&quot;non-dropping-particle&quot;:&quot;&quot;},{&quot;family&quot;:&quot;Menze&quot;,&quot;given&quot;:&quot;Bjoern&quot;,&quot;parse-names&quot;:false,&quot;dropping-particle&quot;:&quot;&quot;,&quot;non-dropping-particle&quot;:&quot;&quot;},{&quot;family&quot;:&quot;Moher&quot;,&quot;given&quot;:&quot;David&quot;,&quot;parse-names&quot;:false,&quot;dropping-particle&quot;:&quot;&quot;,&quot;non-dropping-particle&quot;:&quot;&quot;},{&quot;family&quot;:&quot;Moons&quot;,&quot;given&quot;:&quot;Karel G. M.&quot;,&quot;parse-names&quot;:false,&quot;dropping-particle&quot;:&quot;&quot;,&quot;non-dropping-particle&quot;:&quot;&quot;},{&quot;family&quot;:&quot;Müller&quot;,&quot;given&quot;:&quot;Henning&quot;,&quot;parse-names&quot;:false,&quot;dropping-particle&quot;:&quot;&quot;,&quot;non-dropping-particle&quot;:&quot;&quot;},{&quot;family&quot;:&quot;Nichyporuk&quot;,&quot;given&quot;:&quot;Brennan&quot;,&quot;parse-names&quot;:false,&quot;dropping-particle&quot;:&quot;&quot;,&quot;non-dropping-particle&quot;:&quot;&quot;},{&quot;family&quot;:&quot;Nickel&quot;,&quot;given&quot;:&quot;Felix&quot;,&quot;parse-names&quot;:false,&quot;dropping-particle&quot;:&quot;&quot;,&quot;non-dropping-particle&quot;:&quot;&quot;},{&quot;family&quot;:&quot;Noyan&quot;,&quot;given&quot;:&quot;M. Alican&quot;,&quot;parse-names&quot;:false,&quot;dropping-particle&quot;:&quot;&quot;,&quot;non-dropping-particle&quot;:&quot;&quot;},{&quot;family&quot;:&quot;Petersen&quot;,&quot;given&quot;:&quot;Jens&quot;,&quot;parse-names&quot;:false,&quot;dropping-particle&quot;:&quot;&quot;,&quot;non-dropping-particle&quot;:&quot;&quot;},{&quot;family&quot;:&quot;Polat&quot;,&quot;given&quot;:&quot;Gorkem&quot;,&quot;parse-names&quot;:false,&quot;dropping-particle&quot;:&quot;&quot;,&quot;non-dropping-particle&quot;:&quot;&quot;},{&quot;family&quot;:&quot;Rafelski&quot;,&quot;given&quot;:&quot;Susanne M.&quot;,&quot;parse-names&quot;:false,&quot;dropping-particle&quot;:&quot;&quot;,&quot;non-dropping-particle&quot;:&quot;&quot;},{&quot;family&quot;:&quot;Rajpoot&quot;,&quot;given&quot;:&quot;Nasir&quot;,&quot;parse-names&quot;:false,&quot;dropping-particle&quot;:&quot;&quot;,&quot;non-dropping-particle&quot;:&quot;&quot;},{&quot;family&quot;:&quot;Reyes&quot;,&quot;given&quot;:&quot;Mauricio&quot;,&quot;parse-names&quot;:false,&quot;dropping-particle&quot;:&quot;&quot;,&quot;non-dropping-particle&quot;:&quot;&quot;},{&quot;family&quot;:&quot;Rieke&quot;,&quot;given&quot;:&quot;Nicola&quot;,&quot;parse-names&quot;:false,&quot;dropping-particle&quot;:&quot;&quot;,&quot;non-dropping-particle&quot;:&quot;&quot;},{&quot;family&quot;:&quot;Riegler&quot;,&quot;given&quot;:&quot;Michael&quot;,&quot;parse-names&quot;:false,&quot;dropping-particle&quot;:&quot;&quot;,&quot;non-dropping-particle&quot;:&quot;&quot;},{&quot;family&quot;:&quot;Rivaz&quot;,&quot;given&quot;:&quot;Hassan&quot;,&quot;parse-names&quot;:false,&quot;dropping-particle&quot;:&quot;&quot;,&quot;non-dropping-particle&quot;:&quot;&quot;},{&quot;family&quot;:&quot;Saez-Rodriguez&quot;,&quot;given&quot;:&quot;Julio&quot;,&quot;parse-names&quot;:false,&quot;dropping-particle&quot;:&quot;&quot;,&quot;non-dropping-particle&quot;:&quot;&quot;},{&quot;family&quot;:&quot;Sánchez&quot;,&quot;given&quot;:&quot;Clara I.&quot;,&quot;parse-names&quot;:false,&quot;dropping-particle&quot;:&quot;&quot;,&quot;non-dropping-particle&quot;:&quot;&quot;},{&quot;family&quot;:&quot;Schroeter&quot;,&quot;given&quot;:&quot;Julien&quot;,&quot;parse-names&quot;:false,&quot;dropping-particle&quot;:&quot;&quot;,&quot;non-dropping-particle&quot;:&quot;&quot;},{&quot;family&quot;:&quot;Saha&quot;,&quot;given&quot;:&quot;Anindo&quot;,&quot;parse-names&quot;:false,&quot;dropping-particle&quot;:&quot;&quot;,&quot;non-dropping-particle&quot;:&quot;&quot;},{&quot;family&quot;:&quot;Selver&quot;,&quot;given&quot;:&quot;M. Alper&quot;,&quot;parse-names&quot;:false,&quot;dropping-particle&quot;:&quot;&quot;,&quot;non-dropping-particle&quot;:&quot;&quot;},{&quot;family&quot;:&quot;Sharan&quot;,&quot;given&quot;:&quot;Lalith&quot;,&quot;parse-names&quot;:false,&quot;dropping-particle&quot;:&quot;&quot;,&quot;non-dropping-particle&quot;:&quot;&quot;},{&quot;family&quot;:&quot;Shetty&quot;,&quot;given&quot;:&quot;Shravya&quot;,&quot;parse-names&quot;:false,&quot;dropping-particle&quot;:&quot;&quot;,&quot;non-dropping-particle&quot;:&quot;&quot;},{&quot;family&quot;:&quot;Smeden&quot;,&quot;given&quot;:&quot;Maarten&quot;,&quot;parse-names&quot;:false,&quot;dropping-particle&quot;:&quot;&quot;,&quot;non-dropping-particle&quot;:&quot;van&quot;},{&quot;family&quot;:&quot;Stieltjes&quot;,&quot;given&quot;:&quot;Bram&quot;,&quot;parse-names&quot;:false,&quot;dropping-particle&quot;:&quot;&quot;,&quot;non-dropping-particle&quot;:&quot;&quot;},{&quot;family&quot;:&quot;Summers&quot;,&quot;given&quot;:&quot;Ronald M.&quot;,&quot;parse-names&quot;:false,&quot;dropping-particle&quot;:&quot;&quot;,&quot;non-dropping-particle&quot;:&quot;&quot;},{&quot;family&quot;:&quot;Taha&quot;,&quot;given&quot;:&quot;Abdel A.&quot;,&quot;parse-names&quot;:false,&quot;dropping-particle&quot;:&quot;&quot;,&quot;non-dropping-particle&quot;:&quot;&quot;},{&quot;family&quot;:&quot;Tiulpin&quot;,&quot;given&quot;:&quot;Aleksei&quot;,&quot;parse-names&quot;:false,&quot;dropping-particle&quot;:&quot;&quot;,&quot;non-dropping-particle&quot;:&quot;&quot;},{&quot;family&quot;:&quot;Tsaftaris&quot;,&quot;given&quot;:&quot;Sotirios A.&quot;,&quot;parse-names&quot;:false,&quot;dropping-particle&quot;:&quot;&quot;,&quot;non-dropping-particle&quot;:&quot;&quot;},{&quot;family&quot;:&quot;Calster&quot;,&quot;given&quot;:&quot;Ben&quot;,&quot;parse-names&quot;:false,&quot;dropping-particle&quot;:&quot;&quot;,&quot;non-dropping-particle&quot;:&quot;Van&quot;},{&quot;family&quot;:&quot;Varoquaux&quot;,&quot;given&quot;:&quot;Gaël&quot;,&quot;parse-names&quot;:false,&quot;dropping-particle&quot;:&quot;&quot;,&quot;non-dropping-particle&quot;:&quot;&quot;},{&quot;family&quot;:&quot;Wiesenfarth&quot;,&quot;given&quot;:&quot;Manuel&quot;,&quot;parse-names&quot;:false,&quot;dropping-particle&quot;:&quot;&quot;,&quot;non-dropping-particle&quot;:&quot;&quot;},{&quot;family&quot;:&quot;Yaniv&quot;,&quot;given&quot;:&quot;Ziv R.&quot;,&quot;parse-names&quot;:false,&quot;dropping-particle&quot;:&quot;&quot;,&quot;non-dropping-particle&quot;:&quot;&quot;},{&quot;family&quot;:&quot;Jäger&quot;,&quot;given&quot;:&quot;Paul&quot;,&quot;parse-names&quot;:false,&quot;dropping-particle&quot;:&quot;&quot;,&quot;non-dropping-particle&quot;:&quot;&quot;},{&quot;family&quot;:&quot;Maier-Hein&quot;,&quot;given&quot;:&quot;Lena&quot;,&quot;parse-names&quot;:false,&quot;dropping-particle&quot;:&quot;&quot;,&quot;non-dropping-particle&quot;:&quot;&quot;}],&quot;issued&quot;:{&quot;date-parts&quot;:[[2021,4]]},&quot;abstract&quot;:&quot;While the importance of automatic image analysis is continuously increasing, recent meta-research revealed major flaws with respect to algorithm validation. Performance metrics are particularly key for meaningful, objective, and transparent performance assessment and validation of the used automatic algorithms, but relatively little attention has been given to the practical pitfalls when using specific metrics for a given image analysis task. These are typically related to (1) the disregard of inherent metric properties, such as the behaviour in the presence of class imbalance or small target structures, (2) the disregard of inherent data set properties, such as the non-independence of the test cases, and (3) the disregard of the actual biomedical domain interest that the metrics should reflect. This living dynamically document has the purpose to illustrate important limitations of performance metrics commonly applied in the field of image analysis. In this context, it focuses on biomedical image analysis problems that can be phrased as image-level classification, semantic segmentation, instance segmentation, or object detection task. The current version is based on a Delphi process on metrics conducted by an international consortium of image analysis experts from more than 60 institutions worldwide.&quot;,&quot;container-title-short&quot;:&quot;&quot;},&quot;isTemporary&quot;:false,&quot;suppress-author&quot;:false,&quot;composite&quot;:false,&quot;author-only&quot;:false}]},{&quot;citationID&quot;:&quot;MENDELEY_CITATION_bbe28a84-2413-4120-8831-35943dd1aca0&quot;,&quot;properties&quot;:{&quot;noteIndex&quot;:0},&quot;isEdited&quot;:false,&quot;manualOverride&quot;:{&quot;isManuallyOverridden&quot;:false,&quot;citeprocText&quot;:&quot;(Barentsz et al., 2012; Turkbey et al., 2019)&quot;,&quot;manualOverrideText&quot;:&quot;&quot;},&quot;citationTag&quot;:&quot;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&quot;,&quot;citationItems&quot;:[{&quot;id&quot;:&quot;da7caaff-bc6b-3579-bceb-8f861679d508&quot;,&quot;itemData&quot;:{&quot;type&quot;:&quot;article-journal&quot;,&quot;id&quot;:&quot;da7caaff-bc6b-3579-bceb-8f861679d508&quot;,&quot;title&quot;:&quot;ESUR prostate MR guidelines 2012&quot;,&quot;author&quot;:[{&quot;family&quot;:&quot;Barentsz&quot;,&quot;given&quot;:&quot;Jelle O.&quot;,&quot;parse-names&quot;:false,&quot;dropping-particle&quot;:&quot;&quot;,&quot;non-dropping-particle&quot;:&quot;&quot;},{&quot;family&quot;:&quot;Richenberg&quot;,&quot;given&quot;:&quot;Jonathan&quot;,&quot;parse-names&quot;:false,&quot;dropping-particle&quot;:&quot;&quot;,&quot;non-dropping-particle&quot;:&quot;&quot;},{&quot;family&quot;:&quot;Clements&quot;,&quot;given&quot;:&quot;Richard&quot;,&quot;parse-names&quot;:false,&quot;dropping-particle&quot;:&quot;&quot;,&quot;non-dropping-particle&quot;:&quot;&quot;},{&quot;family&quot;:&quot;Choyke&quot;,&quot;given&quot;:&quot;Peter&quot;,&quot;parse-names&quot;:false,&quot;dropping-particle&quot;:&quot;&quot;,&quot;non-dropping-particle&quot;:&quot;&quot;},{&quot;family&quot;:&quot;Verma&quot;,&quot;given&quot;:&quot;Sadhna&quot;,&quot;parse-names&quot;:false,&quot;dropping-particle&quot;:&quot;&quot;,&quot;non-dropping-particle&quot;:&quot;&quot;},{&quot;family&quot;:&quot;Villeirs&quot;,&quot;given&quot;:&quot;Geert&quot;,&quot;parse-names&quot;:false,&quot;dropping-particle&quot;:&quot;&quot;,&quot;non-dropping-particle&quot;:&quot;&quot;},{&quot;family&quot;:&quot;Rouviere&quot;,&quot;given&quot;:&quot;Olivier&quot;,&quot;parse-names&quot;:false,&quot;dropping-particle&quot;:&quot;&quot;,&quot;non-dropping-particle&quot;:&quot;&quot;},{&quot;family&quot;:&quot;Logager&quot;,&quot;given&quot;:&quot;Vibeke&quot;,&quot;parse-names&quot;:false,&quot;dropping-particle&quot;:&quot;&quot;,&quot;non-dropping-particle&quot;:&quot;&quot;},{&quot;family&quot;:&quot;Fütterer&quot;,&quot;given&quot;:&quot;Jurgen J.&quot;,&quot;parse-names&quot;:false,&quot;dropping-particle&quot;:&quot;&quot;,&quot;non-dropping-particle&quot;:&quot;&quot;}],&quot;container-title&quot;:&quot;European Radiology&quot;,&quot;container-title-short&quot;:&quot;Eur Radiol&quot;,&quot;DOI&quot;:&quot;10.1007/s00330-011-2377-y&quot;,&quot;ISSN&quot;:&quot;14321084&quot;,&quot;PMID&quot;:&quot;22322308&quot;,&quot;issued&quot;:{&quot;date-parts&quot;:[[2012]]},&quot;page&quot;:&quot;746-757&quot;,&quot;abstract&quot;:&quot;The aim was to develop clinical guidelines for multi-parametric MRI of the prostate by a group of prostate MRI experts from the European Society of Urogenital Radiology (ESUR), based on literature evidence and consensus expert opinion. True evidence-based guidelines could not be formulated, but a compromise, reflected by \&quot;minimal\&quot; and \&quot;optimal\&quot; requirements has been made. The scope of these ESUR guidelines is to promulgate high quality MRI in acquisition and evaluation with the correct indications for prostate cancer across the whole of Europe and eventually outside Europe. The guidelines for the optimal technique and three protocols for \&quot;detection\&quot;, \&quot;staging\&quot; and \&quot;node and bone\&quot; are presented. The use of endorectal coil vs. pelvic phased array coil and 1.5 vs. 3 T is discussed. Clinical indications and a PIRADS classification for structured reporting are presented. Key Points . This report provides guidelines for magnetic resonance imaging (MRI) in prostate cancer. . Clinical indications, and minimal and optimal imaging acquisition protocols are provided. . A structured reporting system (PI-RADS) is described. © European Society of Radiology 2011.&quot;,&quot;publisher&quot;:&quot;Springer Verlag&quot;,&quot;volume&quot;:&quot;22&quot;},&quot;isTemporary&quot;:false,&quot;suppress-author&quot;:false,&quot;composite&quot;:false,&quot;author-only&quot;:false},{&quot;id&quot;:&quot;8accb668-71d1-3c02-9924-0075e3e0e67d&quot;,&quot;itemData&quot;:{&quot;type&quot;:&quot;article&quot;,&quot;id&quot;:&quot;8accb668-71d1-3c02-9924-0075e3e0e67d&quot;,&quot;title&quot;:&quot;Prostate Imaging Reporting and Data System Version 2.1: 2019 Update of Prostate Imaging Reporting and Data System Version 2&quot;,&quot;author&quot;:[{&quot;family&quot;:&quot;Turkbey&quot;,&quot;given&quot;:&quot;Baris&quot;,&quot;parse-names&quot;:false,&quot;dropping-particle&quot;:&quot;&quot;,&quot;non-dropping-particle&quot;:&quot;&quot;},{&quot;family&quot;:&quot;Rosenkrantz&quot;,&quot;given&quot;:&quot;Andrew B.&quot;,&quot;parse-names&quot;:false,&quot;dropping-particle&quot;:&quot;&quot;,&quot;non-dropping-particle&quot;:&quot;&quot;},{&quot;family&quot;:&quot;Haider&quot;,&quot;given&quot;:&quot;Masoom A.&quot;,&quot;parse-names&quot;:false,&quot;dropping-particle&quot;:&quot;&quot;,&quot;non-dropping-particle&quot;:&quot;&quot;},{&quot;family&quot;:&quot;Padhani&quot;,&quot;given&quot;:&quot;Anwar R.&quot;,&quot;parse-names&quot;:false,&quot;dropping-particle&quot;:&quot;&quot;,&quot;non-dropping-particle&quot;:&quot;&quot;},{&quot;family&quot;:&quot;Villeirs&quot;,&quot;given&quot;:&quot;Geert&quot;,&quot;parse-names&quot;:false,&quot;dropping-particle&quot;:&quot;&quot;,&quot;non-dropping-particle&quot;:&quot;&quot;},{&quot;family&quot;:&quot;Macura&quot;,&quot;given&quot;:&quot;Katarzyna J.&quot;,&quot;parse-names&quot;:false,&quot;dropping-particle&quot;:&quot;&quot;,&quot;non-dropping-particle&quot;:&quot;&quot;},{&quot;family&quot;:&quot;Tempany&quot;,&quot;given&quot;:&quot;Clare M.&quot;,&quot;parse-names&quot;:false,&quot;dropping-particle&quot;:&quot;&quot;,&quot;non-dropping-particle&quot;:&quot;&quot;},{&quot;family&quot;:&quot;Choyke&quot;,&quot;given&quot;:&quot;Peter L.&quot;,&quot;parse-names&quot;:false,&quot;dropping-particle&quot;:&quot;&quot;,&quot;non-dropping-particle&quot;:&quot;&quot;},{&quot;family&quot;:&quot;Cornud&quot;,&quot;given&quot;:&quot;Francois&quot;,&quot;parse-names&quot;:false,&quot;dropping-particle&quot;:&quot;&quot;,&quot;non-dropping-particle&quot;:&quot;&quot;},{&quot;family&quot;:&quot;Margolis&quot;,&quot;given&quot;:&quot;Daniel J.&quot;,&quot;parse-names&quot;:false,&quot;dropping-particle&quot;:&quot;&quot;,&quot;non-dropping-particle&quot;:&quot;&quot;},{&quot;family&quot;:&quot;Thoeny&quot;,&quot;given&quot;:&quot;Harriet C.&quot;,&quot;parse-names&quot;:false,&quot;dropping-particle&quot;:&quot;&quot;,&quot;non-dropping-particle&quot;:&quot;&quot;},{&quot;family&quot;:&quot;Verma&quot;,&quot;given&quot;:&quot;Sadhna&quot;,&quot;parse-names&quot;:false,&quot;dropping-particle&quot;:&quot;&quot;,&quot;non-dropping-particle&quot;:&quot;&quot;},{&quot;family&quot;:&quot;Barentsz&quot;,&quot;given&quot;:&quot;Jelle&quot;,&quot;parse-names&quot;:false,&quot;dropping-particle&quot;:&quot;&quot;,&quot;non-dropping-particle&quot;:&quot;&quot;},{&quot;family&quot;:&quot;Weinreb&quot;,&quot;given&quot;:&quot;Jeffrey C.&quot;,&quot;parse-names&quot;:false,&quot;dropping-particle&quot;:&quot;&quot;,&quot;non-dropping-particle&quot;:&quot;&quot;}],&quot;container-title&quot;:&quot;European Urology&quot;,&quot;container-title-short&quot;:&quot;Eur Urol&quot;,&quot;DOI&quot;:&quot;10.1016/j.eururo.2019.02.033&quot;,&quot;ISSN&quot;:&quot;18737560&quot;,&quot;PMID&quot;:&quot;30898406&quot;,&quot;issued&quot;:{&quot;date-parts&quot;:[[2019,9]]},&quot;page&quot;:&quot;340-351&quot;,&quot;abstract&quot;:&quot;The Prostate Imaging Reporting and Data System version 2 (PI-RADS v2) was developed with a consensus-based process using a combination of published data, and expert observations and opinions. In the short time since its release, numerous studies have validated the value of PI-RADS v2 but, as expected, have also identified a number of ambiguities and limitations, some of which have been documented in the literature with potential solutions offered. To address these issues, the PI-RADS Steering Committee, again using a consensus-based process, has recommended several modifications to PI-RADS v2, maintaining the framework of assigning scores to individual sequences and using these scores to derive an overall assessment category. This updated version, described in this article, is termed PI-RADS v2.1. It is anticipated that the adoption of these PI-RADS v2.1 modifications will improve inter-reader variability and simplify PI-RADS assessment of prostate magnetic resonance imaging even further. Research on the value and limitations on all components of PI-RADS v2.1 is strongly encouraged.&quot;,&quot;publisher&quot;:&quot;Elsevier B.V.&quot;,&quot;volume&quot;:&quot;76&quot;},&quot;isTemporary&quot;:false}]},{&quot;citationID&quot;:&quot;MENDELEY_CITATION_b18aa17d-ef66-4168-9312-fcd1ff9ab01f&quot;,&quot;properties&quot;:{&quot;noteIndex&quot;:0},&quot;isEdited&quot;:false,&quot;manualOverride&quot;:{&quot;isManuallyOverridden&quot;:false,&quot;citeprocText&quot;:&quot;(Rosenkrantz, Ginocchio, et al., 2016; Vargas et al., 2012)&quot;,&quot;manualOverrideText&quot;:&quot;&quot;},&quot;citationTag&quot;:&quot;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&quot;,&quot;citationItems&quot;:[{&quot;id&quot;:&quot;a3655b9f-cf88-3117-ba89-2f09bb7809ec&quot;,&quot;itemData&quot;:{&quot;type&quot;:&quot;article-journal&quot;,&quot;id&quot;:&quot;a3655b9f-cf88-3117-ba89-2f09bb7809ec&quot;,&quot;title&quot;:&quot;Interobserver reproducibility of the PI-RADS version 2 lexicon: A multicenter study of six experienced prostate radiologists&quot;,&quot;author&quot;:[{&quot;family&quot;:&quot;Rosenkrantz&quot;,&quot;given&quot;:&quot;Andrew B.&quot;,&quot;parse-names&quot;:false,&quot;dropping-particle&quot;:&quot;&quot;,&quot;non-dropping-particle&quot;:&quot;&quot;},{&quot;family&quot;:&quot;Ginocchio&quot;,&quot;given&quot;:&quot;Luke A.&quot;,&quot;parse-names&quot;:false,&quot;dropping-particle&quot;:&quot;&quot;,&quot;non-dropping-particle&quot;:&quot;&quot;},{&quot;family&quot;:&quot;Cornfeld&quot;,&quot;given&quot;:&quot;Daniel&quot;,&quot;parse-names&quot;:false,&quot;dropping-particle&quot;:&quot;&quot;,&quot;non-dropping-particle&quot;:&quot;&quot;},{&quot;family&quot;:&quot;Froemming&quot;,&quot;given&quot;:&quot;Adam T.&quot;,&quot;parse-names&quot;:false,&quot;dropping-particle&quot;:&quot;&quot;,&quot;non-dropping-particle&quot;:&quot;&quot;},{&quot;family&quot;:&quot;Gupta&quot;,&quot;given&quot;:&quot;Rajan T.&quot;,&quot;parse-names&quot;:false,&quot;dropping-particle&quot;:&quot;&quot;,&quot;non-dropping-particle&quot;:&quot;&quot;},{&quot;family&quot;:&quot;Turkbey&quot;,&quot;given&quot;:&quot;Baris&quot;,&quot;parse-names&quot;:false,&quot;dropping-particle&quot;:&quot;&quot;,&quot;non-dropping-particle&quot;:&quot;&quot;},{&quot;family&quot;:&quot;Westphalen&quot;,&quot;given&quot;:&quot;Antonio C.&quot;,&quot;parse-names&quot;:false,&quot;dropping-particle&quot;:&quot;&quot;,&quot;non-dropping-particle&quot;:&quot;&quot;},{&quot;family&quot;:&quot;Babb&quot;,&quot;given&quot;:&quot;James S.&quot;,&quot;parse-names&quot;:false,&quot;dropping-particle&quot;:&quot;&quot;,&quot;non-dropping-particle&quot;:&quot;&quot;},{&quot;family&quot;:&quot;Margolis&quot;,&quot;given&quot;:&quot;Daniel J.&quot;,&quot;parse-names&quot;:false,&quot;dropping-particle&quot;:&quot;&quot;,&quot;non-dropping-particle&quot;:&quot;&quot;}],&quot;container-title&quot;:&quot;Radiology&quot;,&quot;container-title-short&quot;:&quot;Radiology&quot;,&quot;DOI&quot;:&quot;10.1148/radiol.2016152542&quot;,&quot;ISSN&quot;:&quot;15271315&quot;,&quot;PMID&quot;:&quot;27035179&quot;,&quot;issued&quot;:{&quot;date-parts&quot;:[[2016,9]]},&quot;page&quot;:&quot;793-804&quot;,&quot;abstract&quot;:&quot;Purpose: To determine the interobserver reproducibility of the Prostate Imaging Reporting and Data System (PI-RADS) version 2 lexicon. Materials and Methods: This retrospective HIPAA-compliant study was institutional review board-approved. Six radiologists from six separate institutions, all experienced in prostate magnetic resonance (MR) imaging, assessed prostate MR imaging examinations performed at a single center by using the PI-RADS lexicon. Readers were provided screen captures that denoted the location of one specific lesion per case. Analysis entailed two sessions (40 and 80 examinations per session) and an intersession training period for individualized feedback and group discussion. Percent agreement (fraction of pairwise reader combinations with concordant readings) was compared between sessions. k coefficients were computed. Results: No substantial difference in interobserver agreement was observed between sessions, and the sessions were subsequently pooled. Agreement for PI-RADS score of 4 or greater was 0.593 in peripheral zone (PZ) and 0.509 in transition zone (TZ). In PZ, reproducibility was moderate to substantial for features related to diffusion-weighted imaging (k = 0.535-0.619); fair to moderate for features related to dynamic contrast material-enhanced (DCE) imaging (k = 0.266-0.439); and fair for definite extraprostatic extension on T2-weighted images (k = 0.289). In TZ, reproducibility for features related to lesion texture and margins on T2-weighted images ranged from 0.136 (moderately hypointense) to 0.529 (encapsulation). Among 63 lesions that underwent targeted biopsy, classification as PI-RADS score of 4 or greater by a majority of readers yielded tumor with a Gleason score of 3+4 or greater in 45.9% (17 of 37), without missing any tumor with a Gleason score of 3+4 or greater. Conclusion: Experienced radiologists achieved moderate reproducibility for PI-RADS version 2, and neither required nor benefitted from a training session. Agreement tended to be better in PZ than TZ, although was weak for DCE in PZ. The findings may help guide future PI-RADS lexicon updates.&quot;,&quot;publisher&quot;:&quot;Radiological Society of North America Inc.&quot;,&quot;volume&quot;:&quot;280&quot;},&quot;isTemporary&quot;:false},{&quot;id&quot;:&quot;c4a568a2-d281-3cf5-9b42-895f0a34a233&quot;,&quot;itemData&quot;:{&quot;type&quot;:&quot;article-journal&quot;,&quot;id&quot;:&quot;c4a568a2-d281-3cf5-9b42-895f0a34a233&quot;,&quot;title&quot;:&quot;Normal central zone of the prostate and central zone involvement by prostate cancer: Clinical and mr imaging implications&quot;,&quot;author&quot;:[{&quot;family&quot;:&quot;Vargas&quot;,&quot;given&quot;:&quot;Hebert Alberto&quot;,&quot;parse-names&quot;:false,&quot;dropping-particle&quot;:&quot;&quot;,&quot;non-dropping-particle&quot;:&quot;&quot;},{&quot;family&quot;:&quot;Akin&quot;,&quot;given&quot;:&quot;Oguz&quot;,&quot;parse-names&quot;:false,&quot;dropping-particle&quot;:&quot;&quot;,&quot;non-dropping-particle&quot;:&quot;&quot;},{&quot;family&quot;:&quot;Franiel&quot;,&quot;given&quot;:&quot;Tobias&quot;,&quot;parse-names&quot;:false,&quot;dropping-particle&quot;:&quot;&quot;,&quot;non-dropping-particle&quot;:&quot;&quot;},{&quot;family&quot;:&quot;Goldman&quot;,&quot;given&quot;:&quot;Debra A.&quot;,&quot;parse-names&quot;:false,&quot;dropping-particle&quot;:&quot;&quot;,&quot;non-dropping-particle&quot;:&quot;&quot;},{&quot;family&quot;:&quot;Udo&quot;,&quot;given&quot;:&quot;Kazuma&quot;,&quot;parse-names&quot;:false,&quot;dropping-particle&quot;:&quot;&quot;,&quot;non-dropping-particle&quot;:&quot;&quot;},{&quot;family&quot;:&quot;Touijer&quot;,&quot;given&quot;:&quot;Karim A.&quot;,&quot;parse-names&quot;:false,&quot;dropping-particle&quot;:&quot;&quot;,&quot;non-dropping-particle&quot;:&quot;&quot;},{&quot;family&quot;:&quot;Reuter&quot;,&quot;given&quot;:&quot;Victor E.&quot;,&quot;parse-names&quot;:false,&quot;dropping-particle&quot;:&quot;&quot;,&quot;non-dropping-particle&quot;:&quot;&quot;},{&quot;family&quot;:&quot;Hricak&quot;,&quot;given&quot;:&quot;Hedvig&quot;,&quot;parse-names&quot;:false,&quot;dropping-particle&quot;:&quot;&quot;,&quot;non-dropping-particle&quot;:&quot;&quot;}],&quot;container-title&quot;:&quot;Radiology&quot;,&quot;container-title-short&quot;:&quot;Radiology&quot;,&quot;DOI&quot;:&quot;10.1148/radiol.11110663&quot;,&quot;ISSN&quot;:&quot;00338419&quot;,&quot;PMID&quot;:&quot;22357889&quot;,&quot;issued&quot;:{&quot;date-parts&quot;:[[2012,3]]},&quot;page&quot;:&quot;894-902&quot;,&quot;abstract&quot;:&quot;Purpose: To describe the anatomic features of the central zone of the prostate on T2-weighted and diffusion-weighted (DW) magnetic resonance (MR) images and evaluate the diagnostic performance of MR imaging in detection of central zone involvement by prostate cancer. Materials and Methods: The institutional review board waived informed consent and approved this retrospective, HIPAA-compliant study of 211 patients who underwent T2-weighted and DW MR imaging of the prostate before radical prostatectomy. Whole-mount step-section pathologic findings were the reference standard. Two radiologists independently recorded the visibility, MR signal intensity, size, and symmetry of the central zone and scored the likelihood of central zone involvement by cancer on T2-weighted MR images and on T2-weighted MR images plus apparent diffusion coefficient (ADC) maps generated from the DW MR images. Descriptive summary statistics were calculated for central zone imaging features. Sensitivity, specificity, and area under the curve were used to evaluate reader performance in detecting central zone involvement. Results: For readers 1 and 2, the central zone was visible, at least partially, in 177 (84%) and 170 (81%) of 211 patients, respectively. The most common imaging appearance of the central zone was symmetric, homogeneous low signal intensity. Cancers involving the central zone had higher prostate-specific antigen values, Gleason scores, and rates of extracapsular extension and seminal vesicle invasion compared with cancers not involving the central zone (P &lt; .05). Area under the curve, sensitivity, and specificity in detecting central zone involvement were 0.70, 0.30, and 0.96 for reader 1 and 0.65, 0.35, and 0.93 for reader 2, and these values did not differ significantly between T2-weighted imaging and T2-weighted imaging plus ADC maps. Conclusion: The central zone was visualized in most patients. Cancers involving the central zone were associated with more aggressive disease than those without central zone involvement. © RSNA, 2012.&quot;,&quot;volume&quot;:&quot;262&quot;},&quot;isTemporary&quot;:false}]},{&quot;citationID&quot;:&quot;MENDELEY_CITATION_0402006e-af6e-42c7-b377-d3a321769889&quot;,&quot;properties&quot;:{&quot;noteIndex&quot;:0},&quot;isEdited&quot;:false,&quot;manualOverride&quot;:{&quot;isManuallyOverridden&quot;:false,&quot;citeprocText&quot;:&quot;(Gholizadeh-Ansari et al., 2020)&quot;,&quot;manualOverrideText&quot;:&quot;&quot;},&quot;citationTag&quot;:&quot;MENDELEY_CITATION_v3_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&quot;,&quot;citationItems&quot;:[{&quot;id&quot;:&quot;6f39a741-0504-35b1-b14c-2d3130513d5b&quot;,&quot;itemData&quot;:{&quot;type&quot;:&quot;article-journal&quot;,&quot;id&quot;:&quot;6f39a741-0504-35b1-b14c-2d3130513d5b&quot;,&quot;title&quot;:&quot;Deep Learning for Low-Dose CT Denoising Using Perceptual Loss and Edge Detection Layer&quot;,&quot;author&quot;:[{&quot;family&quot;:&quot;Gholizadeh-Ansari&quot;,&quot;given&quot;:&quot;Maryam&quot;,&quot;parse-names&quot;:false,&quot;dropping-particle&quot;:&quot;&quot;,&quot;non-dropping-particle&quot;:&quot;&quot;},{&quot;family&quot;:&quot;Alirezaie&quot;,&quot;given&quot;:&quot;Javad&quot;,&quot;parse-names&quot;:false,&quot;dropping-particle&quot;:&quot;&quot;,&quot;non-dropping-particle&quot;:&quot;&quot;},{&quot;family&quot;:&quot;Babyn&quot;,&quot;given&quot;:&quot;Paul&quot;,&quot;parse-names&quot;:false,&quot;dropping-particle&quot;:&quot;&quot;,&quot;non-dropping-particle&quot;:&quot;&quot;}],&quot;container-title&quot;:&quot;Journal of Digital Imaging&quot;,&quot;container-title-short&quot;:&quot;J Digit Imaging&quot;,&quot;DOI&quot;:&quot;10.1007/s10278-019-00274-4&quot;,&quot;ISSN&quot;:&quot;1618727X&quot;,&quot;PMID&quot;:&quot;31515756&quot;,&quot;issued&quot;:{&quot;date-parts&quot;:[[2020,4]]},&quot;page&quot;:&quot;504-515&quot;,&quot;abstract&quot;:&quot;Low-dose CT denoising is a challenging task that has been studied by many researchers. Some studies have used deep neural networks to improve the quality of low-dose CT images and achieved fruitful results. In this paper, we propose a deep neural network that uses dilated convolutions with different dilation rates instead of standard convolution helping to capture more contextual information in fewer layers. Also, we have employed residual learning by creating shortcut connections to transmit image information from the early layers to later ones. To further improve the performance of the network, we have introduced a non-trainable edge detection layer that extracts edges in horizontal, vertical, and diagonal directions. Finally, we demonstrate that optimizing the network by a combination of mean-square error loss and perceptual loss preserves many structural details in the CT image. This objective function does not suffer from over smoothing and blurring effects causing by per-pixel loss and grid-like artifacts resulting from perceptual loss. The experiments show that each modification to the network improves the outcome while changing the complexity of the network, minimally.&quot;,&quot;publisher&quot;:&quot;Springer&quot;,&quot;volume&quot;:&quot;33&quot;},&quot;isTemporary&quot;:false,&quot;suppress-author&quot;:false,&quot;composite&quot;:false,&quot;author-only&quot;:false}]},{&quot;citationID&quot;:&quot;MENDELEY_CITATION_f1cd3db2-7747-45fa-8460-0dab5ff88863&quot;,&quot;properties&quot;:{&quot;noteIndex&quot;:0},&quot;isEdited&quot;:false,&quot;manualOverride&quot;:{&quot;isManuallyOverridden&quot;:false,&quot;citeprocText&quot;:&quot;(Bakas et al., 2018a)&quot;,&quot;manualOverrideText&quot;:&quot;&quot;},&quot;citationTag&quot;:&quot;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&quot;,&quot;citationItems&quot;:[{&quot;id&quot;:&quot;20c3d1af-319c-3e48-9a24-2de981a8b835&quot;,&quot;itemData&quot;:{&quot;type&quot;:&quot;article-journal&quot;,&quot;id&quot;:&quot;20c3d1af-319c-3e48-9a24-2de981a8b835&quot;,&quot;title&quot;:&quot;Identifying the Best Machine Learning Algorithms for Brain Tumor Segmentation, Progression Assessment, and Overall Survival Prediction in the BRATS Challenge&quot;,&quot;author&quot;:[{&quot;family&quot;:&quot;Bakas&quot;,&quot;given&quot;:&quot;Spyridon&quot;,&quot;parse-names&quot;:false,&quot;dropping-particle&quot;:&quot;&quot;,&quot;non-dropping-particle&quot;:&quot;&quot;},{&quot;family&quot;:&quot;Reyes&quot;,&quot;given&quot;:&quot;Mauricio&quot;,&quot;parse-names&quot;:false,&quot;dropping-particle&quot;:&quot;&quot;,&quot;non-dropping-particle&quot;:&quot;&quot;},{&quot;family&quot;:&quot;Jakab&quot;,&quot;given&quot;:&quot;Andras&quot;,&quot;parse-names&quot;:false,&quot;dropping-particle&quot;:&quot;&quot;,&quot;non-dropping-particle&quot;:&quot;&quot;},{&quot;family&quot;:&quot;Bauer&quot;,&quot;given&quot;:&quot;Stefan&quot;,&quot;parse-names&quot;:false,&quot;dropping-particle&quot;:&quot;&quot;,&quot;non-dropping-particle&quot;:&quot;&quot;},{&quot;family&quot;:&quot;Rempfler&quot;,&quot;given&quot;:&quot;Markus&quot;,&quot;parse-names&quot;:false,&quot;dropping-particle&quot;:&quot;&quot;,&quot;non-dropping-particle&quot;:&quot;&quot;},{&quot;family&quot;:&quot;Crimi&quot;,&quot;given&quot;:&quot;Alessandro&quot;,&quot;parse-names&quot;:false,&quot;dropping-particle&quot;:&quot;&quot;,&quot;non-dropping-particle&quot;:&quot;&quot;},{&quot;family&quot;:&quot;Shinohara&quot;,&quot;given&quot;:&quot;Russell Takeshi&quot;,&quot;parse-names&quot;:false,&quot;dropping-particle&quot;:&quot;&quot;,&quot;non-dropping-particle&quot;:&quot;&quot;},{&quot;family&quot;:&quot;Berger&quot;,&quot;given&quot;:&quot;Christoph&quot;,&quot;parse-names&quot;:false,&quot;dropping-particle&quot;:&quot;&quot;,&quot;non-dropping-particle&quot;:&quot;&quot;},{&quot;family&quot;:&quot;Ha&quot;,&quot;given&quot;:&quot;Sung Min&quot;,&quot;parse-names&quot;:false,&quot;dropping-particle&quot;:&quot;&quot;,&quot;non-dropping-particle&quot;:&quot;&quot;},{&quot;family&quot;:&quot;Rozycki&quot;,&quot;given&quot;:&quot;Martin&quot;,&quot;parse-names&quot;:false,&quot;dropping-particle&quot;:&quot;&quot;,&quot;non-dropping-particle&quot;:&quot;&quot;},{&quot;family&quot;:&quot;Prastawa&quot;,&quot;given&quot;:&quot;Marcel&quot;,&quot;parse-names&quot;:false,&quot;dropping-particle&quot;:&quot;&quot;,&quot;non-dropping-particle&quot;:&quot;&quot;},{&quot;family&quot;:&quot;Alberts&quot;,&quot;given&quot;:&quot;Esther&quot;,&quot;parse-names&quot;:false,&quot;dropping-particle&quot;:&quot;&quot;,&quot;non-dropping-particle&quot;:&quot;&quot;},{&quot;family&quot;:&quot;Lipkova&quot;,&quot;given&quot;:&quot;Jana&quot;,&quot;parse-names&quot;:false,&quot;dropping-particle&quot;:&quot;&quot;,&quot;non-dropping-particle&quot;:&quot;&quot;},{&quot;family&quot;:&quot;Freymann&quot;,&quot;given&quot;:&quot;John&quot;,&quot;parse-names&quot;:false,&quot;dropping-particle&quot;:&quot;&quot;,&quot;non-dropping-particle&quot;:&quot;&quot;},{&quot;family&quot;:&quot;Kirby&quot;,&quot;given&quot;:&quot;Justin&quot;,&quot;parse-names&quot;:false,&quot;dropping-particle&quot;:&quot;&quot;,&quot;non-dropping-particle&quot;:&quot;&quot;},{&quot;family&quot;:&quot;Bilello&quot;,&quot;given&quot;:&quot;Michel&quot;,&quot;parse-names&quot;:false,&quot;dropping-particle&quot;:&quot;&quot;,&quot;non-dropping-particle&quot;:&quot;&quot;},{&quot;family&quot;:&quot;Fathallah-Shaykh&quot;,&quot;given&quot;:&quot;Hassan&quot;,&quot;parse-names&quot;:false,&quot;dropping-particle&quot;:&quot;&quot;,&quot;non-dropping-particle&quot;:&quot;&quot;},{&quot;family&quot;:&quot;Wiest&quot;,&quot;given&quot;:&quot;Roland&quot;,&quot;parse-names&quot;:false,&quot;dropping-particle&quot;:&quot;&quot;,&quot;non-dropping-particle&quot;:&quot;&quot;},{&quot;family&quot;:&quot;Kirschke&quot;,&quot;given&quot;:&quot;Jan&quot;,&quot;parse-names&quot;:false,&quot;dropping-particle&quot;:&quot;&quot;,&quot;non-dropping-particle&quot;:&quot;&quot;},{&quot;family&quot;:&quot;Wiestler&quot;,&quot;given&quot;:&quot;Benedikt&quot;,&quot;parse-names&quot;:false,&quot;dropping-particle&quot;:&quot;&quot;,&quot;non-dropping-particle&quot;:&quot;&quot;},{&quot;family&quot;:&quot;Colen&quot;,&quot;given&quot;:&quot;Rivka&quot;,&quot;parse-names&quot;:false,&quot;dropping-particle&quot;:&quot;&quot;,&quot;non-dropping-particle&quot;:&quot;&quot;},{&quot;family&quot;:&quot;Kotrotsou&quot;,&quot;given&quot;:&quot;Aikaterini&quot;,&quot;parse-names&quot;:false,&quot;dropping-particle&quot;:&quot;&quot;,&quot;non-dropping-particle&quot;:&quot;&quot;},{&quot;family&quot;:&quot;Lamontagne&quot;,&quot;given&quot;:&quot;Pamela&quot;,&quot;parse-names&quot;:false,&quot;dropping-particle&quot;:&quot;&quot;,&quot;non-dropping-particle&quot;:&quot;&quot;},{&quot;family&quot;:&quot;Marcus&quot;,&quot;given&quot;:&quot;Daniel&quot;,&quot;parse-names&quot;:false,&quot;dropping-particle&quot;:&quot;&quot;,&quot;non-dropping-particle&quot;:&quot;&quot;},{&quot;family&quot;:&quot;Milchenko&quot;,&quot;given&quot;:&quot;Mikhail&quot;,&quot;parse-names&quot;:false,&quot;dropping-particle&quot;:&quot;&quot;,&quot;non-dropping-particle&quot;:&quot;&quot;},{&quot;family&quot;:&quot;Nazeri&quot;,&quot;given&quot;:&quot;Arash&quot;,&quot;parse-names&quot;:false,&quot;dropping-particle&quot;:&quot;&quot;,&quot;non-dropping-particle&quot;:&quot;&quot;},{&quot;family&quot;:&quot;Weber&quot;,&quot;given&quot;:&quot;Marc-Andre&quot;,&quot;parse-names&quot;:false,&quot;dropping-particle&quot;:&quot;&quot;,&quot;non-dropping-particle&quot;:&quot;&quot;},{&quot;family&quot;:&quot;Mahajan&quot;,&quot;given&quot;:&quot;Abhishek&quot;,&quot;parse-names&quot;:false,&quot;dropping-particle&quot;:&quot;&quot;,&quot;non-dropping-particle&quot;:&quot;&quot;},{&quot;family&quot;:&quot;Baid&quot;,&quot;given&quot;:&quot;Ujjwal&quot;,&quot;parse-names&quot;:false,&quot;dropping-particle&quot;:&quot;&quot;,&quot;non-dropping-particle&quot;:&quot;&quot;},{&quot;family&quot;:&quot;Gerstner&quot;,&quot;given&quot;:&quot;Elizabeth&quot;,&quot;parse-names&quot;:false,&quot;dropping-particle&quot;:&quot;&quot;,&quot;non-dropping-particle&quot;:&quot;&quot;},{&quot;family&quot;:&quot;Kwon&quot;,&quot;given&quot;:&quot;Dongjin&quot;,&quot;parse-names&quot;:false,&quot;dropping-particle&quot;:&quot;&quot;,&quot;non-dropping-particle&quot;:&quot;&quot;},{&quot;family&quot;:&quot;Acharya&quot;,&quot;given&quot;:&quot;Gagan&quot;,&quot;parse-names&quot;:false,&quot;dropping-particle&quot;:&quot;&quot;,&quot;non-dropping-particle&quot;:&quot;&quot;},{&quot;family&quot;:&quot;Agarwal&quot;,&quot;given&quot;:&quot;Manu&quot;,&quot;parse-names&quot;:false,&quot;dropping-particle&quot;:&quot;&quot;,&quot;non-dropping-particle&quot;:&quot;&quot;},{&quot;family&quot;:&quot;Alam&quot;,&quot;given&quot;:&quot;Mahbubul&quot;,&quot;parse-names&quot;:false,&quot;dropping-particle&quot;:&quot;&quot;,&quot;non-dropping-particle&quot;:&quot;&quot;},{&quot;family&quot;:&quot;Albiol&quot;,&quot;given&quot;:&quot;Alberto&quot;,&quot;parse-names&quot;:false,&quot;dropping-particle&quot;:&quot;&quot;,&quot;non-dropping-particle&quot;:&quot;&quot;},{&quot;family&quot;:&quot;Albiol&quot;,&quot;given&quot;:&quot;Antonio&quot;,&quot;parse-names&quot;:false,&quot;dropping-particle&quot;:&quot;&quot;,&quot;non-dropping-particle&quot;:&quot;&quot;},{&quot;family&quot;:&quot;Albiol&quot;,&quot;given&quot;:&quot;Francisco J.&quot;,&quot;parse-names&quot;:false,&quot;dropping-particle&quot;:&quot;&quot;,&quot;non-dropping-particle&quot;:&quot;&quot;},{&quot;family&quot;:&quot;Alex&quot;,&quot;given&quot;:&quot;Varghese&quot;,&quot;parse-names&quot;:false,&quot;dropping-particle&quot;:&quot;&quot;,&quot;non-dropping-particle&quot;:&quot;&quot;},{&quot;family&quot;:&quot;Allinson&quot;,&quot;given&quot;:&quot;Nigel&quot;,&quot;parse-names&quot;:false,&quot;dropping-particle&quot;:&quot;&quot;,&quot;non-dropping-particle&quot;:&quot;&quot;},{&quot;family&quot;:&quot;Amorim&quot;,&quot;given&quot;:&quot;Pedro H. A.&quot;,&quot;parse-names&quot;:false,&quot;dropping-particle&quot;:&quot;&quot;,&quot;non-dropping-particle&quot;:&quot;&quot;},{&quot;family&quot;:&quot;Amrutkar&quot;,&quot;given&quot;:&quot;Abhijit&quot;,&quot;parse-names&quot;:false,&quot;dropping-particle&quot;:&quot;&quot;,&quot;non-dropping-particle&quot;:&quot;&quot;},{&quot;family&quot;:&quot;Anand&quot;,&quot;given&quot;:&quot;Ganesh&quot;,&quot;parse-names&quot;:false,&quot;dropping-particle&quot;:&quot;&quot;,&quot;non-dropping-particle&quot;:&quot;&quot;},{&quot;family&quot;:&quot;Andermatt&quot;,&quot;given&quot;:&quot;Simon&quot;,&quot;parse-names&quot;:false,&quot;dropping-particle&quot;:&quot;&quot;,&quot;non-dropping-particle&quot;:&quot;&quot;},{&quot;family&quot;:&quot;Arbel&quot;,&quot;given&quot;:&quot;Tal&quot;,&quot;parse-names&quot;:false,&quot;dropping-particle&quot;:&quot;&quot;,&quot;non-dropping-particle&quot;:&quot;&quot;},{&quot;family&quot;:&quot;Arbelaez&quot;,&quot;given&quot;:&quot;Pablo&quot;,&quot;parse-names&quot;:false,&quot;dropping-particle&quot;:&quot;&quot;,&quot;non-dropping-particle&quot;:&quot;&quot;},{&quot;family&quot;:&quot;Avery&quot;,&quot;given&quot;:&quot;Aaron&quot;,&quot;parse-names&quot;:false,&quot;dropping-particle&quot;:&quot;&quot;,&quot;non-dropping-particle&quot;:&quot;&quot;},{&quot;family&quot;:&quot;Azmat&quot;,&quot;given&quot;:&quot;Muneeza&quot;,&quot;parse-names&quot;:false,&quot;dropping-particle&quot;:&quot;&quot;,&quot;non-dropping-particle&quot;:&quot;&quot;},{&quot;family&quot;:&quot;B.&quot;,&quot;given&quot;:&quot;Pranjal&quot;,&quot;parse-names&quot;:false,&quot;dropping-particle&quot;:&quot;&quot;,&quot;non-dropping-particle&quot;:&quot;&quot;},{&quot;family&quot;:&quot;Bai&quot;,&quot;given&quot;:&quot;W&quot;,&quot;parse-names&quot;:false,&quot;dropping-particle&quot;:&quot;&quot;,&quot;non-dropping-particle&quot;:&quot;&quot;},{&quot;family&quot;:&quot;Banerjee&quot;,&quot;given&quot;:&quot;Subhashis&quot;,&quot;parse-names&quot;:false,&quot;dropping-particle&quot;:&quot;&quot;,&quot;non-dropping-particle&quot;:&quot;&quot;},{&quot;family&quot;:&quot;Barth&quot;,&quot;given&quot;:&quot;Bill&quot;,&quot;parse-names&quot;:false,&quot;dropping-particle&quot;:&quot;&quot;,&quot;non-dropping-particle&quot;:&quot;&quot;},{&quot;family&quot;:&quot;Batchelder&quot;,&quot;given&quot;:&quot;Thomas&quot;,&quot;parse-names&quot;:false,&quot;dropping-particle&quot;:&quot;&quot;,&quot;non-dropping-particle&quot;:&quot;&quot;},{&quot;family&quot;:&quot;Batmanghelich&quot;,&quot;given&quot;:&quot;Kayhan&quot;,&quot;parse-names&quot;:false,&quot;dropping-particle&quot;:&quot;&quot;,&quot;non-dropping-particle&quot;:&quot;&quot;},{&quot;family&quot;:&quot;Battistella&quot;,&quot;given&quot;:&quot;Enzo&quot;,&quot;parse-names&quot;:false,&quot;dropping-particle&quot;:&quot;&quot;,&quot;non-dropping-particle&quot;:&quot;&quot;},{&quot;family&quot;:&quot;Beers&quot;,&quot;given&quot;:&quot;Andrew&quot;,&quot;parse-names&quot;:false,&quot;dropping-particle&quot;:&quot;&quot;,&quot;non-dropping-particle&quot;:&quot;&quot;},{&quot;family&quot;:&quot;Belyaev&quot;,&quot;given&quot;:&quot;Mikhail&quot;,&quot;parse-names&quot;:false,&quot;dropping-particle&quot;:&quot;&quot;,&quot;non-dropping-particle&quot;:&quot;&quot;},{&quot;family&quot;:&quot;Bendszus&quot;,&quot;given&quot;:&quot;Martin&quot;,&quot;parse-names&quot;:false,&quot;dropping-particle&quot;:&quot;&quot;,&quot;non-dropping-particle&quot;:&quot;&quot;},{&quot;family&quot;:&quot;Benson&quot;,&quot;given&quot;:&quot;Eze&quot;,&quot;parse-names&quot;:false,&quot;dropping-particle&quot;:&quot;&quot;,&quot;non-dropping-particle&quot;:&quot;&quot;},{&quot;family&quot;:&quot;Bernal&quot;,&quot;given&quot;:&quot;Jose&quot;,&quot;parse-names&quot;:false,&quot;dropping-particle&quot;:&quot;&quot;,&quot;non-dropping-particle&quot;:&quot;&quot;},{&quot;family&quot;:&quot;Bharath&quot;,&quot;given&quot;:&quot;Halandur Nagaraja&quot;,&quot;parse-names&quot;:false,&quot;dropping-particle&quot;:&quot;&quot;,&quot;non-dropping-particle&quot;:&quot;&quot;},{&quot;family&quot;:&quot;Biros&quot;,&quot;given&quot;:&quot;George&quot;,&quot;parse-names&quot;:false,&quot;dropping-particle&quot;:&quot;&quot;,&quot;non-dropping-particle&quot;:&quot;&quot;},{&quot;family&quot;:&quot;Bisdas&quot;,&quot;given&quot;:&quot;Sotirios&quot;,&quot;parse-names&quot;:false,&quot;dropping-particle&quot;:&quot;&quot;,&quot;non-dropping-particle&quot;:&quot;&quot;},{&quot;family&quot;:&quot;Brown&quot;,&quot;given&quot;:&quot;James&quot;,&quot;parse-names&quot;:false,&quot;dropping-particle&quot;:&quot;&quot;,&quot;non-dropping-particle&quot;:&quot;&quot;},{&quot;family&quot;:&quot;Cabezas&quot;,&quot;given&quot;:&quot;Mariano&quot;,&quot;parse-names&quot;:false,&quot;dropping-particle&quot;:&quot;&quot;,&quot;non-dropping-particle&quot;:&quot;&quot;},{&quot;family&quot;:&quot;Cao&quot;,&quot;given&quot;:&quot;Shilei&quot;,&quot;parse-names&quot;:false,&quot;dropping-particle&quot;:&quot;&quot;,&quot;non-dropping-particle&quot;:&quot;&quot;},{&quot;family&quot;:&quot;Cardoso&quot;,&quot;given&quot;:&quot;Jorge M.&quot;,&quot;parse-names&quot;:false,&quot;dropping-particle&quot;:&quot;&quot;,&quot;non-dropping-particle&quot;:&quot;&quot;},{&quot;family&quot;:&quot;Carver&quot;,&quot;given&quot;:&quot;Eric N&quot;,&quot;parse-names&quot;:false,&quot;dropping-particle&quot;:&quot;&quot;,&quot;non-dropping-particle&quot;:&quot;&quot;},{&quot;family&quot;:&quot;Casamitjana&quot;,&quot;given&quot;:&quot;Adrià&quot;,&quot;parse-names&quot;:false,&quot;dropping-particle&quot;:&quot;&quot;,&quot;non-dropping-particle&quot;:&quot;&quot;},{&quot;family&quot;:&quot;Castillo&quot;,&quot;given&quot;:&quot;Laura Silvana&quot;,&quot;parse-names&quot;:false,&quot;dropping-particle&quot;:&quot;&quot;,&quot;non-dropping-particle&quot;:&quot;&quot;},{&quot;family&quot;:&quot;Catà&quot;,&quot;given&quot;:&quot;Marcel&quot;,&quot;parse-names&quot;:false,&quot;dropping-particle&quot;:&quot;&quot;,&quot;non-dropping-particle&quot;:&quot;&quot;},{&quot;family&quot;:&quot;Cattin&quot;,&quot;given&quot;:&quot;Philippe&quot;,&quot;parse-names&quot;:false,&quot;dropping-particle&quot;:&quot;&quot;,&quot;non-dropping-particle&quot;:&quot;&quot;},{&quot;family&quot;:&quot;Cerigues&quot;,&quot;given&quot;:&quot;Albert&quot;,&quot;parse-names&quot;:false,&quot;dropping-particle&quot;:&quot;&quot;,&quot;non-dropping-particle&quot;:&quot;&quot;},{&quot;family&quot;:&quot;Chagas&quot;,&quot;given&quot;:&quot;Vinicius S.&quot;,&quot;parse-names&quot;:false,&quot;dropping-particle&quot;:&quot;&quot;,&quot;non-dropping-particle&quot;:&quot;&quot;},{&quot;family&quot;:&quot;Chandra&quot;,&quot;given&quot;:&quot;Siddhartha&quot;,&quot;parse-names&quot;:false,&quot;dropping-particle&quot;:&quot;&quot;,&quot;non-dropping-particle&quot;:&quot;&quot;},{&quot;family&quot;:&quot;Chang&quot;,&quot;given&quot;:&quot;Yi-Ju&quot;,&quot;parse-names&quot;:false,&quot;dropping-particle&quot;:&quot;&quot;,&quot;non-dropping-particle&quot;:&quot;&quot;},{&quot;family&quot;:&quot;Chang&quot;,&quot;given&quot;:&quot;Shiyu&quot;,&quot;parse-names&quot;:false,&quot;dropping-particle&quot;:&quot;&quot;,&quot;non-dropping-particle&quot;:&quot;&quot;},{&quot;family&quot;:&quot;Chang&quot;,&quot;given&quot;:&quot;Ken&quot;,&quot;parse-names&quot;:false,&quot;dropping-particle&quot;:&quot;&quot;,&quot;non-dropping-particle&quot;:&quot;&quot;},{&quot;family&quot;:&quot;Chazalon&quot;,&quot;given&quot;:&quot;Joseph&quot;,&quot;parse-names&quot;:false,&quot;dropping-particle&quot;:&quot;&quot;,&quot;non-dropping-particle&quot;:&quot;&quot;},{&quot;family&quot;:&quot;Chen&quot;,&quot;given&quot;:&quot;Shengcong&quot;,&quot;parse-names&quot;:false,&quot;dropping-particle&quot;:&quot;&quot;,&quot;non-dropping-particle&quot;:&quot;&quot;},{&quot;family&quot;:&quot;Chen&quot;,&quot;given&quot;:&quot;Wei&quot;,&quot;parse-names&quot;:false,&quot;dropping-particle&quot;:&quot;&quot;,&quot;non-dropping-particle&quot;:&quot;&quot;},{&quot;family&quot;:&quot;Chen&quot;,&quot;given&quot;:&quot;Jefferson W&quot;,&quot;parse-names&quot;:false,&quot;dropping-particle&quot;:&quot;&quot;,&quot;non-dropping-particle&quot;:&quot;&quot;},{&quot;family&quot;:&quot;Chen&quot;,&quot;given&quot;:&quot;Zhaolin&quot;,&quot;parse-names&quot;:false,&quot;dropping-particle&quot;:&quot;&quot;,&quot;non-dropping-particle&quot;:&quot;&quot;},{&quot;family&quot;:&quot;Cheng&quot;,&quot;given&quot;:&quot;Kun&quot;,&quot;parse-names&quot;:false,&quot;dropping-particle&quot;:&quot;&quot;,&quot;non-dropping-particle&quot;:&quot;&quot;},{&quot;family&quot;:&quot;Choudhury&quot;,&quot;given&quot;:&quot;Ahana Roy&quot;,&quot;parse-names&quot;:false,&quot;dropping-particle&quot;:&quot;&quot;,&quot;non-dropping-particle&quot;:&quot;&quot;},{&quot;family&quot;:&quot;Chylla&quot;,&quot;given&quot;:&quot;Roger&quot;,&quot;parse-names&quot;:false,&quot;dropping-particle&quot;:&quot;&quot;,&quot;non-dropping-particle&quot;:&quot;&quot;},{&quot;family&quot;:&quot;Clérigues&quot;,&quot;given&quot;:&quot;Albert&quot;,&quot;parse-names&quot;:false,&quot;dropping-particle&quot;:&quot;&quot;,&quot;non-dropping-particle&quot;:&quot;&quot;},{&quot;family&quot;:&quot;Colleman&quot;,&quot;given&quot;:&quot;Steven&quot;,&quot;parse-names&quot;:false,&quot;dropping-particle&quot;:&quot;&quot;,&quot;non-dropping-particle&quot;:&quot;&quot;},{&quot;family&quot;:&quot;Colmeiro&quot;,&quot;given&quot;:&quot;Ramiro German Rodriguez&quot;,&quot;parse-names&quot;:false,&quot;dropping-particle&quot;:&quot;&quot;,&quot;non-dropping-particle&quot;:&quot;&quot;},{&quot;family&quot;:&quot;Combalia&quot;,&quot;given&quot;:&quot;Marc&quot;,&quot;parse-names&quot;:false,&quot;dropping-particle&quot;:&quot;&quot;,&quot;non-dropping-particle&quot;:&quot;&quot;},{&quot;family&quot;:&quot;Costa&quot;,&quot;given&quot;:&quot;Anthony&quot;,&quot;parse-names&quot;:false,&quot;dropping-particle&quot;:&quot;&quot;,&quot;non-dropping-particle&quot;:&quot;&quot;},{&quot;family&quot;:&quot;Cui&quot;,&quot;given&quot;:&quot;Xiaomeng&quot;,&quot;parse-names&quot;:false,&quot;dropping-particle&quot;:&quot;&quot;,&quot;non-dropping-particle&quot;:&quot;&quot;},{&quot;family&quot;:&quot;Dai&quot;,&quot;given&quot;:&quot;Zhenzhen&quot;,&quot;parse-names&quot;:false,&quot;dropping-particle&quot;:&quot;&quot;,&quot;non-dropping-particle&quot;:&quot;&quot;},{&quot;family&quot;:&quot;Dai&quot;,&quot;given&quot;:&quot;Lutao&quot;,&quot;parse-names&quot;:false,&quot;dropping-particle&quot;:&quot;&quot;,&quot;non-dropping-particle&quot;:&quot;&quot;},{&quot;family&quot;:&quot;Daza&quot;,&quot;given&quot;:&quot;Laura Alexandra&quot;,&quot;parse-names&quot;:false,&quot;dropping-particle&quot;:&quot;&quot;,&quot;non-dropping-particle&quot;:&quot;&quot;},{&quot;family&quot;:&quot;Deutsch&quot;,&quot;given&quot;:&quot;Eric&quot;,&quot;parse-names&quot;:false,&quot;dropping-particle&quot;:&quot;&quot;,&quot;non-dropping-particle&quot;:&quot;&quot;},{&quot;family&quot;:&quot;Ding&quot;,&quot;given&quot;:&quot;Changxing&quot;,&quot;parse-names&quot;:false,&quot;dropping-particle&quot;:&quot;&quot;,&quot;non-dropping-particle&quot;:&quot;&quot;},{&quot;family&quot;:&quot;Dong&quot;,&quot;given&quot;:&quot;Chao&quot;,&quot;parse-names&quot;:false,&quot;dropping-particle&quot;:&quot;&quot;,&quot;non-dropping-particle&quot;:&quot;&quot;},{&quot;family&quot;:&quot;Dong&quot;,&quot;given&quot;:&quot;Shidu&quot;,&quot;parse-names&quot;:false,&quot;dropping-particle&quot;:&quot;&quot;,&quot;non-dropping-particle&quot;:&quot;&quot;},{&quot;family&quot;:&quot;Dudzik&quot;,&quot;given&quot;:&quot;Wojciech&quot;,&quot;parse-names&quot;:false,&quot;dropping-particle&quot;:&quot;&quot;,&quot;non-dropping-particle&quot;:&quot;&quot;},{&quot;family&quot;:&quot;Eaton-Rosen&quot;,&quot;given&quot;:&quot;Zach&quot;,&quot;parse-names&quot;:false,&quot;dropping-particle&quot;:&quot;&quot;,&quot;non-dropping-particle&quot;:&quot;&quot;},{&quot;family&quot;:&quot;Egan&quot;,&quot;given&quot;:&quot;Gary&quot;,&quot;parse-names&quot;:false,&quot;dropping-particle&quot;:&quot;&quot;,&quot;non-dropping-particle&quot;:&quot;&quot;},{&quot;family&quot;:&quot;Escudero&quot;,&quot;given&quot;:&quot;Guilherme&quot;,&quot;parse-names&quot;:false,&quot;dropping-particle&quot;:&quot;&quot;,&quot;non-dropping-particle&quot;:&quot;&quot;},{&quot;family&quot;:&quot;Estienne&quot;,&quot;given&quot;:&quot;Théo&quot;,&quot;parse-names&quot;:false,&quot;dropping-particle&quot;:&quot;&quot;,&quot;non-dropping-particle&quot;:&quot;&quot;},{&quot;family&quot;:&quot;Everson&quot;,&quot;given&quot;:&quot;Richard&quot;,&quot;parse-names&quot;:false,&quot;dropping-particle&quot;:&quot;&quot;,&quot;non-dropping-particle&quot;:&quot;&quot;},{&quot;family&quot;:&quot;Fabrizio&quot;,&quot;given&quot;:&quot;Jonathan&quot;,&quot;parse-names&quot;:false,&quot;dropping-particle&quot;:&quot;&quot;,&quot;non-dropping-particle&quot;:&quot;&quot;},{&quot;family&quot;:&quot;Fan&quot;,&quot;given&quot;:&quot;Yong&quot;,&quot;parse-names&quot;:false,&quot;dropping-particle&quot;:&quot;&quot;,&quot;non-dropping-particle&quot;:&quot;&quot;},{&quot;family&quot;:&quot;Fang&quot;,&quot;given&quot;:&quot;Longwei&quot;,&quot;parse-names&quot;:false,&quot;dropping-particle&quot;:&quot;&quot;,&quot;non-dropping-particle&quot;:&quot;&quot;},{&quot;family&quot;:&quot;Feng&quot;,&quot;given&quot;:&quot;Xue&quot;,&quot;parse-names&quot;:false,&quot;dropping-particle&quot;:&quot;&quot;,&quot;non-dropping-particle&quot;:&quot;&quot;},{&quot;family&quot;:&quot;Ferrante&quot;,&quot;given&quot;:&quot;Enzo&quot;,&quot;parse-names&quot;:false,&quot;dropping-particle&quot;:&quot;&quot;,&quot;non-dropping-particle&quot;:&quot;&quot;},{&quot;family&quot;:&quot;Fidon&quot;,&quot;given&quot;:&quot;Lucas&quot;,&quot;parse-names&quot;:false,&quot;dropping-particle&quot;:&quot;&quot;,&quot;non-dropping-particle&quot;:&quot;&quot;},{&quot;family&quot;:&quot;Fischer&quot;,&quot;given&quot;:&quot;Martin&quot;,&quot;parse-names&quot;:false,&quot;dropping-particle&quot;:&quot;&quot;,&quot;non-dropping-particle&quot;:&quot;&quot;},{&quot;family&quot;:&quot;French&quot;,&quot;given&quot;:&quot;Andrew P.&quot;,&quot;parse-names&quot;:false,&quot;dropping-particle&quot;:&quot;&quot;,&quot;non-dropping-particle&quot;:&quot;&quot;},{&quot;family&quot;:&quot;Fridman&quot;,&quot;given&quot;:&quot;Naomi&quot;,&quot;parse-names&quot;:false,&quot;dropping-particle&quot;:&quot;&quot;,&quot;non-dropping-particle&quot;:&quot;&quot;},{&quot;family&quot;:&quot;Fu&quot;,&quot;given&quot;:&quot;Huan&quot;,&quot;parse-names&quot;:false,&quot;dropping-particle&quot;:&quot;&quot;,&quot;non-dropping-particle&quot;:&quot;&quot;},{&quot;family&quot;:&quot;Fuentes&quot;,&quot;given&quot;:&quot;David&quot;,&quot;parse-names&quot;:false,&quot;dropping-particle&quot;:&quot;&quot;,&quot;non-dropping-particle&quot;:&quot;&quot;},{&quot;family&quot;:&quot;Gao&quot;,&quot;given&quot;:&quot;Yaozong&quot;,&quot;parse-names&quot;:false,&quot;dropping-particle&quot;:&quot;&quot;,&quot;non-dropping-particle&quot;:&quot;&quot;},{&quot;family&quot;:&quot;Gates&quot;,&quot;given&quot;:&quot;Evan&quot;,&quot;parse-names&quot;:false,&quot;dropping-particle&quot;:&quot;&quot;,&quot;non-dropping-particle&quot;:&quot;&quot;},{&quot;family&quot;:&quot;Gering&quot;,&quot;given&quot;:&quot;David&quot;,&quot;parse-names&quot;:false,&quot;dropping-particle&quot;:&quot;&quot;,&quot;non-dropping-particle&quot;:&quot;&quot;},{&quot;family&quot;:&quot;Gholami&quot;,&quot;given&quot;:&quot;Amir&quot;,&quot;parse-names&quot;:false,&quot;dropping-particle&quot;:&quot;&quot;,&quot;non-dropping-particle&quot;:&quot;&quot;},{&quot;family&quot;:&quot;Gierke&quot;,&quot;given&quot;:&quot;Willi&quot;,&quot;parse-names&quot;:false,&quot;dropping-particle&quot;:&quot;&quot;,&quot;non-dropping-particle&quot;:&quot;&quot;},{&quot;family&quot;:&quot;Glocker&quot;,&quot;given&quot;:&quot;Ben&quot;,&quot;parse-names&quot;:false,&quot;dropping-particle&quot;:&quot;&quot;,&quot;non-dropping-particle&quot;:&quot;&quot;},{&quot;family&quot;:&quot;Gong&quot;,&quot;given&quot;:&quot;Mingming&quot;,&quot;parse-names&quot;:false,&quot;dropping-particle&quot;:&quot;&quot;,&quot;non-dropping-particle&quot;:&quot;&quot;},{&quot;family&quot;:&quot;González-Villá&quot;,&quot;given&quot;:&quot;Sandra&quot;,&quot;parse-names&quot;:false,&quot;dropping-particle&quot;:&quot;&quot;,&quot;non-dropping-particle&quot;:&quot;&quot;},{&quot;family&quot;:&quot;Grosges&quot;,&quot;given&quot;:&quot;T.&quot;,&quot;parse-names&quot;:false,&quot;dropping-particle&quot;:&quot;&quot;,&quot;non-dropping-particle&quot;:&quot;&quot;},{&quot;family&quot;:&quot;Guan&quot;,&quot;given&quot;:&quot;Yuanfang&quot;,&quot;parse-names&quot;:false,&quot;dropping-particle&quot;:&quot;&quot;,&quot;non-dropping-particle&quot;:&quot;&quot;},{&quot;family&quot;:&quot;Guo&quot;,&quot;given&quot;:&quot;Sheng&quot;,&quot;parse-names&quot;:false,&quot;dropping-particle&quot;:&quot;&quot;,&quot;non-dropping-particle&quot;:&quot;&quot;},{&quot;family&quot;:&quot;Gupta&quot;,&quot;given&quot;:&quot;Sudeep&quot;,&quot;parse-names&quot;:false,&quot;dropping-particle&quot;:&quot;&quot;,&quot;non-dropping-particle&quot;:&quot;&quot;},{&quot;family&quot;:&quot;Han&quot;,&quot;given&quot;:&quot;Woo-Sup&quot;,&quot;parse-names&quot;:false,&quot;dropping-particle&quot;:&quot;&quot;,&quot;non-dropping-particle&quot;:&quot;&quot;},{&quot;family&quot;:&quot;Han&quot;,&quot;given&quot;:&quot;Il Song&quot;,&quot;parse-names&quot;:false,&quot;dropping-particle&quot;:&quot;&quot;,&quot;non-dropping-particle&quot;:&quot;&quot;},{&quot;family&quot;:&quot;Harmuth&quot;,&quot;given&quot;:&quot;Konstantin&quot;,&quot;parse-names&quot;:false,&quot;dropping-particle&quot;:&quot;&quot;,&quot;non-dropping-particle&quot;:&quot;&quot;},{&quot;family&quot;:&quot;He&quot;,&quot;given&quot;:&quot;Huiguang&quot;,&quot;parse-names&quot;:false,&quot;dropping-particle&quot;:&quot;&quot;,&quot;non-dropping-particle&quot;:&quot;&quot;},{&quot;family&quot;:&quot;Hernández-Sabaté&quot;,&quot;given&quot;:&quot;Aura&quot;,&quot;parse-names&quot;:false,&quot;dropping-particle&quot;:&quot;&quot;,&quot;non-dropping-particle&quot;:&quot;&quot;},{&quot;family&quot;:&quot;Herrmann&quot;,&quot;given&quot;:&quot;Evelyn&quot;,&quot;parse-names&quot;:false,&quot;dropping-particle&quot;:&quot;&quot;,&quot;non-dropping-particle&quot;:&quot;&quot;},{&quot;family&quot;:&quot;Himthani&quot;,&quot;given&quot;:&quot;Naveen&quot;,&quot;parse-names&quot;:false,&quot;dropping-particle&quot;:&quot;&quot;,&quot;non-dropping-particle&quot;:&quot;&quot;},{&quot;family&quot;:&quot;Hsu&quot;,&quot;given&quot;:&quot;Winston&quot;,&quot;parse-names&quot;:false,&quot;dropping-particle&quot;:&quot;&quot;,&quot;non-dropping-particle&quot;:&quot;&quot;},{&quot;family&quot;:&quot;Hsu&quot;,&quot;given&quot;:&quot;Cheyu&quot;,&quot;parse-names&quot;:false,&quot;dropping-particle&quot;:&quot;&quot;,&quot;non-dropping-particle&quot;:&quot;&quot;},{&quot;family&quot;:&quot;Hu&quot;,&quot;given&quot;:&quot;Xiaojun&quot;,&quot;parse-names&quot;:false,&quot;dropping-particle&quot;:&quot;&quot;,&quot;non-dropping-particle&quot;:&quot;&quot;},{&quot;family&quot;:&quot;Hu&quot;,&quot;given&quot;:&quot;Xiaobin&quot;,&quot;parse-names&quot;:false,&quot;dropping-particle&quot;:&quot;&quot;,&quot;non-dropping-particle&quot;:&quot;&quot;},{&quot;family&quot;:&quot;Hu&quot;,&quot;given&quot;:&quot;Yan&quot;,&quot;parse-names&quot;:false,&quot;dropping-particle&quot;:&quot;&quot;,&quot;non-dropping-particle&quot;:&quot;&quot;},{&quot;family&quot;:&quot;Hu&quot;,&quot;given&quot;:&quot;Yifan&quot;,&quot;parse-names&quot;:false,&quot;dropping-particle&quot;:&quot;&quot;,&quot;non-dropping-particle&quot;:&quot;&quot;},{&quot;family&quot;:&quot;Hua&quot;,&quot;given&quot;:&quot;Rui&quot;,&quot;parse-names&quot;:false,&quot;dropping-particle&quot;:&quot;&quot;,&quot;non-dropping-particle&quot;:&quot;&quot;},{&quot;family&quot;:&quot;Huang&quot;,&quot;given&quot;:&quot;Teng-Yi&quot;,&quot;parse-names&quot;:false,&quot;dropping-particle&quot;:&quot;&quot;,&quot;non-dropping-particle&quot;:&quot;&quot;},{&quot;family&quot;:&quot;Huang&quot;,&quot;given&quot;:&quot;Weilin&quot;,&quot;parse-names&quot;:false,&quot;dropping-particle&quot;:&quot;&quot;,&quot;non-dropping-particle&quot;:&quot;&quot;},{&quot;family&quot;:&quot;Huffel&quot;,&quot;given&quot;:&quot;Sabine&quot;,&quot;parse-names&quot;:false,&quot;dropping-particle&quot;:&quot;&quot;,&quot;non-dropping-particle&quot;:&quot;Van&quot;},{&quot;family&quot;:&quot;Huo&quot;,&quot;given&quot;:&quot;Quan&quot;,&quot;parse-names&quot;:false,&quot;dropping-particle&quot;:&quot;&quot;,&quot;non-dropping-particle&quot;:&quot;&quot;},{&quot;family&quot;:&quot;HV&quot;,&quot;given&quot;:&quot;Vivek&quot;,&quot;parse-names&quot;:false,&quot;dropping-particle&quot;:&quot;&quot;,&quot;non-dropping-particle&quot;:&quot;&quot;},{&quot;family&quot;:&quot;Iftekharuddin&quot;,&quot;given&quot;:&quot;Khan M.&quot;,&quot;parse-names&quot;:false,&quot;dropping-particle&quot;:&quot;&quot;,&quot;non-dropping-particle&quot;:&quot;&quot;},{&quot;family&quot;:&quot;Isensee&quot;,&quot;given&quot;:&quot;Fabian&quot;,&quot;parse-names&quot;:false,&quot;dropping-particle&quot;:&quot;&quot;,&quot;non-dropping-particle&quot;:&quot;&quot;},{&quot;family&quot;:&quot;Islam&quot;,&quot;given&quot;:&quot;Mobarakol&quot;,&quot;parse-names&quot;:false,&quot;dropping-particle&quot;:&quot;&quot;,&quot;non-dropping-particle&quot;:&quot;&quot;},{&quot;family&quot;:&quot;Jackson&quot;,&quot;given&quot;:&quot;Aaron S.&quot;,&quot;parse-names&quot;:false,&quot;dropping-particle&quot;:&quot;&quot;,&quot;non-dropping-particle&quot;:&quot;&quot;},{&quot;family&quot;:&quot;Jambawalikar&quot;,&quot;given&quot;:&quot;Sachin R.&quot;,&quot;parse-names&quot;:false,&quot;dropping-particle&quot;:&quot;&quot;,&quot;non-dropping-particle&quot;:&quot;&quot;},{&quot;family&quot;:&quot;Jesson&quot;,&quot;given&quot;:&quot;Andrew&quot;,&quot;parse-names&quot;:false,&quot;dropping-particle&quot;:&quot;&quot;,&quot;non-dropping-particle&quot;:&quot;&quot;},{&quot;family&quot;:&quot;Jian&quot;,&quot;given&quot;:&quot;Weijian&quot;,&quot;parse-names&quot;:false,&quot;dropping-particle&quot;:&quot;&quot;,&quot;non-dropping-particle&quot;:&quot;&quot;},{&quot;family&quot;:&quot;Jin&quot;,&quot;given&quot;:&quot;Peter&quot;,&quot;parse-names&quot;:false,&quot;dropping-particle&quot;:&quot;&quot;,&quot;non-dropping-particle&quot;:&quot;&quot;},{&quot;family&quot;:&quot;Jose&quot;,&quot;given&quot;:&quot;V Jeya Maria&quot;,&quot;parse-names&quot;:false,&quot;dropping-particle&quot;:&quot;&quot;,&quot;non-dropping-particle&quot;:&quot;&quot;},{&quot;family&quot;:&quot;Jungo&quot;,&quot;given&quot;:&quot;Alain&quot;,&quot;parse-names&quot;:false,&quot;dropping-particle&quot;:&quot;&quot;,&quot;non-dropping-particle&quot;:&quot;&quot;},{&quot;family&quot;:&quot;Kainz&quot;,&quot;given&quot;:&quot;B&quot;,&quot;parse-names&quot;:false,&quot;dropping-particle&quot;:&quot;&quot;,&quot;non-dropping-particle&quot;:&quot;&quot;},{&quot;family&quot;:&quot;Kamnitsas&quot;,&quot;given&quot;:&quot;Konstantinos&quot;,&quot;parse-names&quot;:false,&quot;dropping-particle&quot;:&quot;&quot;,&quot;non-dropping-particle&quot;:&quot;&quot;},{&quot;family&quot;:&quot;Kao&quot;,&quot;given&quot;:&quot;Po-Yu&quot;,&quot;parse-names&quot;:false,&quot;dropping-particle&quot;:&quot;&quot;,&quot;non-dropping-particle&quot;:&quot;&quot;},{&quot;family&quot;:&quot;Karnawat&quot;,&quot;given&quot;:&quot;Ayush&quot;,&quot;parse-names&quot;:false,&quot;dropping-particle&quot;:&quot;&quot;,&quot;non-dropping-particle&quot;:&quot;&quot;},{&quot;family&quot;:&quot;Kellermeier&quot;,&quot;given&quot;:&quot;Thomas&quot;,&quot;parse-names&quot;:false,&quot;dropping-particle&quot;:&quot;&quot;,&quot;non-dropping-particle&quot;:&quot;&quot;},{&quot;family&quot;:&quot;Kermi&quot;,&quot;given&quot;:&quot;Adel&quot;,&quot;parse-names&quot;:false,&quot;dropping-particle&quot;:&quot;&quot;,&quot;non-dropping-particle&quot;:&quot;&quot;},{&quot;family&quot;:&quot;Keutzer&quot;,&quot;given&quot;:&quot;Kurt&quot;,&quot;parse-names&quot;:false,&quot;dropping-particle&quot;:&quot;&quot;,&quot;non-dropping-particle&quot;:&quot;&quot;},{&quot;family&quot;:&quot;Khadir&quot;,&quot;given&quot;:&quot;Mohamed Tarek&quot;,&quot;parse-names&quot;:false,&quot;dropping-particle&quot;:&quot;&quot;,&quot;non-dropping-particle&quot;:&quot;&quot;},{&quot;family&quot;:&quot;Khened&quot;,&quot;given&quot;:&quot;Mahendra&quot;,&quot;parse-names&quot;:false,&quot;dropping-particle&quot;:&quot;&quot;,&quot;non-dropping-particle&quot;:&quot;&quot;},{&quot;family&quot;:&quot;Kickingereder&quot;,&quot;given&quot;:&quot;Philipp&quot;,&quot;parse-names&quot;:false,&quot;dropping-particle&quot;:&quot;&quot;,&quot;non-dropping-particle&quot;:&quot;&quot;},{&quot;family&quot;:&quot;Kim&quot;,&quot;given&quot;:&quot;Geena&quot;,&quot;parse-names&quot;:false,&quot;dropping-particle&quot;:&quot;&quot;,&quot;non-dropping-particle&quot;:&quot;&quot;},{&quot;family&quot;:&quot;King&quot;,&quot;given&quot;:&quot;Nik&quot;,&quot;parse-names&quot;:false,&quot;dropping-particle&quot;:&quot;&quot;,&quot;non-dropping-particle&quot;:&quot;&quot;},{&quot;family&quot;:&quot;Knapp&quot;,&quot;given&quot;:&quot;Haley&quot;,&quot;parse-names&quot;:false,&quot;dropping-particle&quot;:&quot;&quot;,&quot;non-dropping-particle&quot;:&quot;&quot;},{&quot;family&quot;:&quot;Knecht&quot;,&quot;given&quot;:&quot;Urspeter&quot;,&quot;parse-names&quot;:false,&quot;dropping-particle&quot;:&quot;&quot;,&quot;non-dropping-particle&quot;:&quot;&quot;},{&quot;family&quot;:&quot;Kohli&quot;,&quot;given&quot;:&quot;Lisa&quot;,&quot;parse-names&quot;:false,&quot;dropping-particle&quot;:&quot;&quot;,&quot;non-dropping-particle&quot;:&quot;&quot;},{&quot;family&quot;:&quot;Kong&quot;,&quot;given&quot;:&quot;Deren&quot;,&quot;parse-names&quot;:false,&quot;dropping-particle&quot;:&quot;&quot;,&quot;non-dropping-particle&quot;:&quot;&quot;},{&quot;family&quot;:&quot;Kong&quot;,&quot;given&quot;:&quot;Xiangmao&quot;,&quot;parse-names&quot;:false,&quot;dropping-particle&quot;:&quot;&quot;,&quot;non-dropping-particle&quot;:&quot;&quot;},{&quot;family&quot;:&quot;Koppers&quot;,&quot;given&quot;:&quot;Simon&quot;,&quot;parse-names&quot;:false,&quot;dropping-particle&quot;:&quot;&quot;,&quot;non-dropping-particle&quot;:&quot;&quot;},{&quot;family&quot;:&quot;Kori&quot;,&quot;given&quot;:&quot;Avinash&quot;,&quot;parse-names&quot;:false,&quot;dropping-particle&quot;:&quot;&quot;,&quot;non-dropping-particle&quot;:&quot;&quot;},{&quot;family&quot;:&quot;Krishnamurthi&quot;,&quot;given&quot;:&quot;Ganapathy&quot;,&quot;parse-names&quot;:false,&quot;dropping-particle&quot;:&quot;&quot;,&quot;non-dropping-particle&quot;:&quot;&quot;},{&quot;family&quot;:&quot;Krivov&quot;,&quot;given&quot;:&quot;Egor&quot;,&quot;parse-names&quot;:false,&quot;dropping-particle&quot;:&quot;&quot;,&quot;non-dropping-particle&quot;:&quot;&quot;},{&quot;family&quot;:&quot;Kumar&quot;,&quot;given&quot;:&quot;Piyush&quot;,&quot;parse-names&quot;:false,&quot;dropping-particle&quot;:&quot;&quot;,&quot;non-dropping-particle&quot;:&quot;&quot;},{&quot;family&quot;:&quot;Kushibar&quot;,&quot;given&quot;:&quot;Kaisar&quot;,&quot;parse-names&quot;:false,&quot;dropping-particle&quot;:&quot;&quot;,&quot;non-dropping-particle&quot;:&quot;&quot;},{&quot;family&quot;:&quot;Lachinov&quot;,&quot;given&quot;:&quot;Dmitrii&quot;,&quot;parse-names&quot;:false,&quot;dropping-particle&quot;:&quot;&quot;,&quot;non-dropping-particle&quot;:&quot;&quot;},{&quot;family&quot;:&quot;Lambrou&quot;,&quot;given&quot;:&quot;Tryphon&quot;,&quot;parse-names&quot;:false,&quot;dropping-particle&quot;:&quot;&quot;,&quot;non-dropping-particle&quot;:&quot;&quot;},{&quot;family&quot;:&quot;Lee&quot;,&quot;given&quot;:&quot;Joon&quot;,&quot;parse-names&quot;:false,&quot;dropping-particle&quot;:&quot;&quot;,&quot;non-dropping-particle&quot;:&quot;&quot;},{&quot;family&quot;:&quot;Lee&quot;,&quot;given&quot;:&quot;Chengen&quot;,&quot;parse-names&quot;:false,&quot;dropping-particle&quot;:&quot;&quot;,&quot;non-dropping-particle&quot;:&quot;&quot;},{&quot;family&quot;:&quot;Lee&quot;,&quot;given&quot;:&quot;Yuehchou&quot;,&quot;parse-names&quot;:false,&quot;dropping-particle&quot;:&quot;&quot;,&quot;non-dropping-particle&quot;:&quot;&quot;},{&quot;family&quot;:&quot;Lee&quot;,&quot;given&quot;:&quot;M&quot;,&quot;parse-names&quot;:false,&quot;dropping-particle&quot;:&quot;&quot;,&quot;non-dropping-particle&quot;:&quot;&quot;},{&quot;family&quot;:&quot;Lefkovits&quot;,&quot;given&quot;:&quot;Szidonia&quot;,&quot;parse-names&quot;:false,&quot;dropping-particle&quot;:&quot;&quot;,&quot;non-dropping-particle&quot;:&quot;&quot;},{&quot;family&quot;:&quot;Lefkovits&quot;,&quot;given&quot;:&quot;Laszlo&quot;,&quot;parse-names&quot;:false,&quot;dropping-particle&quot;:&quot;&quot;,&quot;non-dropping-particle&quot;:&quot;&quot;},{&quot;family&quot;:&quot;Levitt&quot;,&quot;given&quot;:&quot;James&quot;,&quot;parse-names&quot;:false,&quot;dropping-particle&quot;:&quot;&quot;,&quot;non-dropping-particle&quot;:&quot;&quot;},{&quot;family&quot;:&quot;Li&quot;,&quot;given&quot;:&quot;Tengfei&quot;,&quot;parse-names&quot;:false,&quot;dropping-particle&quot;:&quot;&quot;,&quot;non-dropping-particle&quot;:&quot;&quot;},{&quot;family&quot;:&quot;Li&quot;,&quot;given&quot;:&quot;Hongwei&quot;,&quot;parse-names&quot;:false,&quot;dropping-particle&quot;:&quot;&quot;,&quot;non-dropping-particle&quot;:&quot;&quot;},{&quot;family&quot;:&quot;Li&quot;,&quot;given&quot;:&quot;Wenqi&quot;,&quot;parse-names&quot;:false,&quot;dropping-particle&quot;:&quot;&quot;,&quot;non-dropping-particle&quot;:&quot;&quot;},{&quot;family&quot;:&quot;Li&quot;,&quot;given&quot;:&quot;Hongyang&quot;,&quot;parse-names&quot;:false,&quot;dropping-particle&quot;:&quot;&quot;,&quot;non-dropping-particle&quot;:&quot;&quot;},{&quot;family&quot;:&quot;Li&quot;,&quot;given&quot;:&quot;Xiaochuan&quot;,&quot;parse-names&quot;:false,&quot;dropping-particle&quot;:&quot;&quot;,&quot;non-dropping-particle&quot;:&quot;&quot;},{&quot;family&quot;:&quot;Li&quot;,&quot;given&quot;:&quot;Yuexiang&quot;,&quot;parse-names&quot;:false,&quot;dropping-particle&quot;:&quot;&quot;,&quot;non-dropping-particle&quot;:&quot;&quot;},{&quot;family&quot;:&quot;Li&quot;,&quot;given&quot;:&quot;Heng&quot;,&quot;parse-names&quot;:false,&quot;dropping-particle&quot;:&quot;&quot;,&quot;non-dropping-particle&quot;:&quot;&quot;},{&quot;family&quot;:&quot;Li&quot;,&quot;given&quot;:&quot;Zhenye&quot;,&quot;parse-names&quot;:false,&quot;dropping-particle&quot;:&quot;&quot;,&quot;non-dropping-particle&quot;:&quot;&quot;},{&quot;family&quot;:&quot;Li&quot;,&quot;given&quot;:&quot;Xiaoyu&quot;,&quot;parse-names&quot;:false,&quot;dropping-particle&quot;:&quot;&quot;,&quot;non-dropping-particle&quot;:&quot;&quot;},{&quot;family&quot;:&quot;Li&quot;,&quot;given&quot;:&quot;Zeju&quot;,&quot;parse-names&quot;:false,&quot;dropping-particle&quot;:&quot;&quot;,&quot;non-dropping-particle&quot;:&quot;&quot;},{&quot;family&quot;:&quot;Li&quot;,&quot;given&quot;:&quot;XiaoGang&quot;,&quot;parse-names&quot;:false,&quot;dropping-particle&quot;:&quot;&quot;,&quot;non-dropping-particle&quot;:&quot;&quot;},{&quot;family&quot;:&quot;Li&quot;,&quot;given&quot;:&quot;Wenqi&quot;,&quot;parse-names&quot;:false,&quot;dropping-particle&quot;:&quot;&quot;,&quot;non-dropping-particle&quot;:&quot;&quot;},{&quot;family&quot;:&quot;Lin&quot;,&quot;given&quot;:&quot;Zheng-Shen&quot;,&quot;parse-names&quot;:false,&quot;dropping-particle&quot;:&quot;&quot;,&quot;non-dropping-particle&quot;:&quot;&quot;},{&quot;family&quot;:&quot;Lin&quot;,&quot;given&quot;:&quot;Fengming&quot;,&quot;parse-names&quot;:false,&quot;dropping-particle&quot;:&quot;&quot;,&quot;non-dropping-particle&quot;:&quot;&quot;},{&quot;family&quot;:&quot;Lio&quot;,&quot;given&quot;:&quot;Pietro&quot;,&quot;parse-names&quot;:false,&quot;dropping-particle&quot;:&quot;&quot;,&quot;non-dropping-particle&quot;:&quot;&quot;},{&quot;family&quot;:&quot;Liu&quot;,&quot;given&quot;:&quot;Chang&quot;,&quot;parse-names&quot;:false,&quot;dropping-particle&quot;:&quot;&quot;,&quot;non-dropping-particle&quot;:&quot;&quot;},{&quot;family&quot;:&quot;Liu&quot;,&quot;given&quot;:&quot;Boqiang&quot;,&quot;parse-names&quot;:false,&quot;dropping-particle&quot;:&quot;&quot;,&quot;non-dropping-particle&quot;:&quot;&quot;},{&quot;family&quot;:&quot;Liu&quot;,&quot;given&quot;:&quot;Xiang&quot;,&quot;parse-names&quot;:false,&quot;dropping-particle&quot;:&quot;&quot;,&quot;non-dropping-particle&quot;:&quot;&quot;},{&quot;family&quot;:&quot;Liu&quot;,&quot;given&quot;:&quot;Mingyuan&quot;,&quot;parse-names&quot;:false,&quot;dropping-particle&quot;:&quot;&quot;,&quot;non-dropping-particle&quot;:&quot;&quot;},{&quot;family&quot;:&quot;Liu&quot;,&quot;given&quot;:&quot;Ju&quot;,&quot;parse-names&quot;:false,&quot;dropping-particle&quot;:&quot;&quot;,&quot;non-dropping-particle&quot;:&quot;&quot;},{&quot;family&quot;:&quot;Liu&quot;,&quot;given&quot;:&quot;Luyan&quot;,&quot;parse-names&quot;:false,&quot;dropping-particle&quot;:&quot;&quot;,&quot;non-dropping-particle&quot;:&quot;&quot;},{&quot;family&quot;:&quot;Llado&quot;,&quot;given&quot;:&quot;Xavier&quot;,&quot;parse-names&quot;:false,&quot;dropping-particle&quot;:&quot;&quot;,&quot;non-dropping-particle&quot;:&quot;&quot;},{&quot;family&quot;:&quot;Lopez&quot;,&quot;given&quot;:&quot;Marc Moreno&quot;,&quot;parse-names&quot;:false,&quot;dropping-particle&quot;:&quot;&quot;,&quot;non-dropping-particle&quot;:&quot;&quot;},{&quot;family&quot;:&quot;Lorenzo&quot;,&quot;given&quot;:&quot;Pablo Ribalta&quot;,&quot;parse-names&quot;:false,&quot;dropping-particle&quot;:&quot;&quot;,&quot;non-dropping-particle&quot;:&quot;&quot;},{&quot;family&quot;:&quot;Lu&quot;,&quot;given&quot;:&quot;Zhentai&quot;,&quot;parse-names&quot;:false,&quot;dropping-particle&quot;:&quot;&quot;,&quot;non-dropping-particle&quot;:&quot;&quot;},{&quot;family&quot;:&quot;Luo&quot;,&quot;given&quot;:&quot;Lin&quot;,&quot;parse-names&quot;:false,&quot;dropping-particle&quot;:&quot;&quot;,&quot;non-dropping-particle&quot;:&quot;&quot;},{&quot;family&quot;:&quot;Luo&quot;,&quot;given&quot;:&quot;Zhigang&quot;,&quot;parse-names&quot;:false,&quot;dropping-particle&quot;:&quot;&quot;,&quot;non-dropping-particle&quot;:&quot;&quot;},{&quot;family&quot;:&quot;Ma&quot;,&quot;given&quot;:&quot;Jun&quot;,&quot;parse-names&quot;:false,&quot;dropping-particle&quot;:&quot;&quot;,&quot;non-dropping-particle&quot;:&quot;&quot;},{&quot;family&quot;:&quot;Ma&quot;,&quot;given&quot;:&quot;Kai&quot;,&quot;parse-names&quot;:false,&quot;dropping-particle&quot;:&quot;&quot;,&quot;non-dropping-particle&quot;:&quot;&quot;},{&quot;family&quot;:&quot;Mackie&quot;,&quot;given&quot;:&quot;Thomas&quot;,&quot;parse-names&quot;:false,&quot;dropping-particle&quot;:&quot;&quot;,&quot;non-dropping-particle&quot;:&quot;&quot;},{&quot;family&quot;:&quot;Madabushi&quot;,&quot;given&quot;:&quot;Anant&quot;,&quot;parse-names&quot;:false,&quot;dropping-particle&quot;:&quot;&quot;,&quot;non-dropping-particle&quot;:&quot;&quot;},{&quot;family&quot;:&quot;Mahmoudi&quot;,&quot;given&quot;:&quot;Issam&quot;,&quot;parse-names&quot;:false,&quot;dropping-particle&quot;:&quot;&quot;,&quot;non-dropping-particle&quot;:&quot;&quot;},{&quot;family&quot;:&quot;Maier-Hein&quot;,&quot;given&quot;:&quot;Klaus H.&quot;,&quot;parse-names&quot;:false,&quot;dropping-particle&quot;:&quot;&quot;,&quot;non-dropping-particle&quot;:&quot;&quot;},{&quot;family&quot;:&quot;Maji&quot;,&quot;given&quot;:&quot;Pradipta&quot;,&quot;parse-names&quot;:false,&quot;dropping-particle&quot;:&quot;&quot;,&quot;non-dropping-particle&quot;:&quot;&quot;},{&quot;family&quot;:&quot;Mammen&quot;,&quot;given&quot;:&quot;CP&quot;,&quot;parse-names&quot;:false,&quot;dropping-particle&quot;:&quot;&quot;,&quot;non-dropping-particle&quot;:&quot;&quot;},{&quot;family&quot;:&quot;Mang&quot;,&quot;given&quot;:&quot;Andreas&quot;,&quot;parse-names&quot;:false,&quot;dropping-particle&quot;:&quot;&quot;,&quot;non-dropping-particle&quot;:&quot;&quot;},{&quot;family&quot;:&quot;Manjunath&quot;,&quot;given&quot;:&quot;B. S.&quot;,&quot;parse-names&quot;:false,&quot;dropping-particle&quot;:&quot;&quot;,&quot;non-dropping-particle&quot;:&quot;&quot;},{&quot;family&quot;:&quot;Marcinkiewicz&quot;,&quot;given&quot;:&quot;Michal&quot;,&quot;parse-names&quot;:false,&quot;dropping-particle&quot;:&quot;&quot;,&quot;non-dropping-particle&quot;:&quot;&quot;},{&quot;family&quot;:&quot;McDonagh&quot;,&quot;given&quot;:&quot;S&quot;,&quot;parse-names&quot;:false,&quot;dropping-particle&quot;:&quot;&quot;,&quot;non-dropping-particle&quot;:&quot;&quot;},{&quot;family&quot;:&quot;McKenna&quot;,&quot;given&quot;:&quot;Stephen&quot;,&quot;parse-names&quot;:false,&quot;dropping-particle&quot;:&quot;&quot;,&quot;non-dropping-particle&quot;:&quot;&quot;},{&quot;family&quot;:&quot;McKinley&quot;,&quot;given&quot;:&quot;Richard&quot;,&quot;parse-names&quot;:false,&quot;dropping-particle&quot;:&quot;&quot;,&quot;non-dropping-particle&quot;:&quot;&quot;},{&quot;family&quot;:&quot;Mehl&quot;,&quot;given&quot;:&quot;Miriam&quot;,&quot;parse-names&quot;:false,&quot;dropping-particle&quot;:&quot;&quot;,&quot;non-dropping-particle&quot;:&quot;&quot;},{&quot;family&quot;:&quot;Mehta&quot;,&quot;given&quot;:&quot;Sachin&quot;,&quot;parse-names&quot;:false,&quot;dropping-particle&quot;:&quot;&quot;,&quot;non-dropping-particle&quot;:&quot;&quot;},{&quot;family&quot;:&quot;Mehta&quot;,&quot;given&quot;:&quot;Raghav&quot;,&quot;parse-names&quot;:false,&quot;dropping-particle&quot;:&quot;&quot;,&quot;non-dropping-particle&quot;:&quot;&quot;},{&quot;family&quot;:&quot;Meier&quot;,&quot;given&quot;:&quot;Raphael&quot;,&quot;parse-names&quot;:false,&quot;dropping-particle&quot;:&quot;&quot;,&quot;non-dropping-particle&quot;:&quot;&quot;},{&quot;family&quot;:&quot;Meinel&quot;,&quot;given&quot;:&quot;Christoph&quot;,&quot;parse-names&quot;:false,&quot;dropping-particle&quot;:&quot;&quot;,&quot;non-dropping-particle&quot;:&quot;&quot;},{&quot;family&quot;:&quot;Merhof&quot;,&quot;given&quot;:&quot;Dorit&quot;,&quot;parse-names&quot;:false,&quot;dropping-particle&quot;:&quot;&quot;,&quot;non-dropping-particle&quot;:&quot;&quot;},{&quot;family&quot;:&quot;Meyer&quot;,&quot;given&quot;:&quot;Craig&quot;,&quot;parse-names&quot;:false,&quot;dropping-particle&quot;:&quot;&quot;,&quot;non-dropping-particle&quot;:&quot;&quot;},{&quot;family&quot;:&quot;Miller&quot;,&quot;given&quot;:&quot;Robert&quot;,&quot;parse-names&quot;:false,&quot;dropping-particle&quot;:&quot;&quot;,&quot;non-dropping-particle&quot;:&quot;&quot;},{&quot;family&quot;:&quot;Mitra&quot;,&quot;given&quot;:&quot;Sushmita&quot;,&quot;parse-names&quot;:false,&quot;dropping-particle&quot;:&quot;&quot;,&quot;non-dropping-particle&quot;:&quot;&quot;},{&quot;family&quot;:&quot;Moiyadi&quot;,&quot;given&quot;:&quot;Aliasgar&quot;,&quot;parse-names&quot;:false,&quot;dropping-particle&quot;:&quot;&quot;,&quot;non-dropping-particle&quot;:&quot;&quot;},{&quot;family&quot;:&quot;Molina-Garcia&quot;,&quot;given&quot;:&quot;David&quot;,&quot;parse-names&quot;:false,&quot;dropping-particle&quot;:&quot;&quot;,&quot;non-dropping-particle&quot;:&quot;&quot;},{&quot;family&quot;:&quot;Monteiro&quot;,&quot;given&quot;:&quot;Miguel A. B.&quot;,&quot;parse-names&quot;:false,&quot;dropping-particle&quot;:&quot;&quot;,&quot;non-dropping-particle&quot;:&quot;&quot;},{&quot;family&quot;:&quot;Mrukwa&quot;,&quot;given&quot;:&quot;Grzegorz&quot;,&quot;parse-names&quot;:false,&quot;dropping-particle&quot;:&quot;&quot;,&quot;non-dropping-particle&quot;:&quot;&quot;},{&quot;family&quot;:&quot;Myronenko&quot;,&quot;given&quot;:&quot;Andriy&quot;,&quot;parse-names&quot;:false,&quot;dropping-particle&quot;:&quot;&quot;,&quot;non-dropping-particle&quot;:&quot;&quot;},{&quot;family&quot;:&quot;Nalepa&quot;,&quot;given&quot;:&quot;Jakub&quot;,&quot;parse-names&quot;:false,&quot;dropping-particle&quot;:&quot;&quot;,&quot;non-dropping-particle&quot;:&quot;&quot;},{&quot;family&quot;:&quot;Ngo&quot;,&quot;given&quot;:&quot;Thuyen&quot;,&quot;parse-names&quot;:false,&quot;dropping-particle&quot;:&quot;&quot;,&quot;non-dropping-particle&quot;:&quot;&quot;},{&quot;family&quot;:&quot;Nie&quot;,&quot;given&quot;:&quot;Dong&quot;,&quot;parse-names&quot;:false,&quot;dropping-particle&quot;:&quot;&quot;,&quot;non-dropping-particle&quot;:&quot;&quot;},{&quot;family&quot;:&quot;Ning&quot;,&quot;given&quot;:&quot;Holly&quot;,&quot;parse-names&quot;:false,&quot;dropping-particle&quot;:&quot;&quot;,&quot;non-dropping-particle&quot;:&quot;&quot;},{&quot;family&quot;:&quot;Niu&quot;,&quot;given&quot;:&quot;Chen&quot;,&quot;parse-names&quot;:false,&quot;dropping-particle&quot;:&quot;&quot;,&quot;non-dropping-particle&quot;:&quot;&quot;},{&quot;family&quot;:&quot;Nuechterlein&quot;,&quot;given&quot;:&quot;Nicholas K&quot;,&quot;parse-names&quot;:false,&quot;dropping-particle&quot;:&quot;&quot;,&quot;non-dropping-particle&quot;:&quot;&quot;},{&quot;family&quot;:&quot;Oermann&quot;,&quot;given&quot;:&quot;Eric&quot;,&quot;parse-names&quot;:false,&quot;dropping-particle&quot;:&quot;&quot;,&quot;non-dropping-particle&quot;:&quot;&quot;},{&quot;family&quot;:&quot;Oliveira&quot;,&quot;given&quot;:&quot;Arlindo&quot;,&quot;parse-names&quot;:false,&quot;dropping-particle&quot;:&quot;&quot;,&quot;non-dropping-particle&quot;:&quot;&quot;},{&quot;family&quot;:&quot;Oliveira&quot;,&quot;given&quot;:&quot;Diego D. C.&quot;,&quot;parse-names&quot;:false,&quot;dropping-particle&quot;:&quot;&quot;,&quot;non-dropping-particle&quot;:&quot;&quot;},{&quot;family&quot;:&quot;Oliver&quot;,&quot;given&quot;:&quot;Arnau&quot;,&quot;parse-names&quot;:false,&quot;dropping-particle&quot;:&quot;&quot;,&quot;non-dropping-particle&quot;:&quot;&quot;},{&quot;family&quot;:&quot;Osman&quot;,&quot;given&quot;:&quot;Alexander F. I.&quot;,&quot;parse-names&quot;:false,&quot;dropping-particle&quot;:&quot;&quot;,&quot;non-dropping-particle&quot;:&quot;&quot;},{&quot;family&quot;:&quot;Ou&quot;,&quot;given&quot;:&quot;Yu-Nian&quot;,&quot;parse-names&quot;:false,&quot;dropping-particle&quot;:&quot;&quot;,&quot;non-dropping-particle&quot;:&quot;&quot;},{&quot;family&quot;:&quot;Ourselin&quot;,&quot;given&quot;:&quot;Sebastien&quot;,&quot;parse-names&quot;:false,&quot;dropping-particle&quot;:&quot;&quot;,&quot;non-dropping-particle&quot;:&quot;&quot;},{&quot;family&quot;:&quot;Paragios&quot;,&quot;given&quot;:&quot;Nikos&quot;,&quot;parse-names&quot;:false,&quot;dropping-particle&quot;:&quot;&quot;,&quot;non-dropping-particle&quot;:&quot;&quot;},{&quot;family&quot;:&quot;Park&quot;,&quot;given&quot;:&quot;Moo Sung&quot;,&quot;parse-names&quot;:false,&quot;dropping-particle&quot;:&quot;&quot;,&quot;non-dropping-particle&quot;:&quot;&quot;},{&quot;family&quot;:&quot;Paschke&quot;,&quot;given&quot;:&quot;Brad&quot;,&quot;parse-names&quot;:false,&quot;dropping-particle&quot;:&quot;&quot;,&quot;non-dropping-particle&quot;:&quot;&quot;},{&quot;family&quot;:&quot;Pauloski&quot;,&quot;given&quot;:&quot;J. Gregory&quot;,&quot;parse-names&quot;:false,&quot;dropping-particle&quot;:&quot;&quot;,&quot;non-dropping-particle&quot;:&quot;&quot;},{&quot;family&quot;:&quot;Pawar&quot;,&quot;given&quot;:&quot;Kamlesh&quot;,&quot;parse-names&quot;:false,&quot;dropping-particle&quot;:&quot;&quot;,&quot;non-dropping-particle&quot;:&quot;&quot;},{&quot;family&quot;:&quot;Pawlowski&quot;,&quot;given&quot;:&quot;Nick&quot;,&quot;parse-names&quot;:false,&quot;dropping-particle&quot;:&quot;&quot;,&quot;non-dropping-particle&quot;:&quot;&quot;},{&quot;family&quot;:&quot;Pei&quot;,&quot;given&quot;:&quot;Linmin&quot;,&quot;parse-names&quot;:false,&quot;dropping-particle&quot;:&quot;&quot;,&quot;non-dropping-particle&quot;:&quot;&quot;},{&quot;family&quot;:&quot;Peng&quot;,&quot;given&quot;:&quot;Suting&quot;,&quot;parse-names&quot;:false,&quot;dropping-particle&quot;:&quot;&quot;,&quot;non-dropping-particle&quot;:&quot;&quot;},{&quot;family&quot;:&quot;Pereira&quot;,&quot;given&quot;:&quot;Silvio M.&quot;,&quot;parse-names&quot;:false,&quot;dropping-particle&quot;:&quot;&quot;,&quot;non-dropping-particle&quot;:&quot;&quot;},{&quot;family&quot;:&quot;Perez-Beteta&quot;,&quot;given&quot;:&quot;Julian&quot;,&quot;parse-names&quot;:false,&quot;dropping-particle&quot;:&quot;&quot;,&quot;non-dropping-particle&quot;:&quot;&quot;},{&quot;family&quot;:&quot;Perez-Garcia&quot;,&quot;given&quot;:&quot;Victor M.&quot;,&quot;parse-names&quot;:false,&quot;dropping-particle&quot;:&quot;&quot;,&quot;non-dropping-particle&quot;:&quot;&quot;},{&quot;family&quot;:&quot;Pezold&quot;,&quot;given&quot;:&quot;Simon&quot;,&quot;parse-names&quot;:false,&quot;dropping-particle&quot;:&quot;&quot;,&quot;non-dropping-particle&quot;:&quot;&quot;},{&quot;family&quot;:&quot;Pham&quot;,&quot;given&quot;:&quot;Bao&quot;,&quot;parse-names&quot;:false,&quot;dropping-particle&quot;:&quot;&quot;,&quot;non-dropping-particle&quot;:&quot;&quot;},{&quot;family&quot;:&quot;Phophalia&quot;,&quot;given&quot;:&quot;Ashish&quot;,&quot;parse-names&quot;:false,&quot;dropping-particle&quot;:&quot;&quot;,&quot;non-dropping-particle&quot;:&quot;&quot;},{&quot;family&quot;:&quot;Piella&quot;,&quot;given&quot;:&quot;Gemma&quot;,&quot;parse-names&quot;:false,&quot;dropping-particle&quot;:&quot;&quot;,&quot;non-dropping-particle&quot;:&quot;&quot;},{&quot;family&quot;:&quot;Pillai&quot;,&quot;given&quot;:&quot;G. N.&quot;,&quot;parse-names&quot;:false,&quot;dropping-particle&quot;:&quot;&quot;,&quot;non-dropping-particle&quot;:&quot;&quot;},{&quot;family&quot;:&quot;Piraud&quot;,&quot;given&quot;:&quot;Marie&quot;,&quot;parse-names&quot;:false,&quot;dropping-particle&quot;:&quot;&quot;,&quot;non-dropping-particle&quot;:&quot;&quot;},{&quot;family&quot;:&quot;Pisov&quot;,&quot;given&quot;:&quot;Maxim&quot;,&quot;parse-names&quot;:false,&quot;dropping-particle&quot;:&quot;&quot;,&quot;non-dropping-particle&quot;:&quot;&quot;},{&quot;family&quot;:&quot;Popli&quot;,&quot;given&quot;:&quot;Anmol&quot;,&quot;parse-names&quot;:false,&quot;dropping-particle&quot;:&quot;&quot;,&quot;non-dropping-particle&quot;:&quot;&quot;},{&quot;family&quot;:&quot;Pound&quot;,&quot;given&quot;:&quot;Michael P.&quot;,&quot;parse-names&quot;:false,&quot;dropping-particle&quot;:&quot;&quot;,&quot;non-dropping-particle&quot;:&quot;&quot;},{&quot;family&quot;:&quot;Pourreza&quot;,&quot;given&quot;:&quot;Reza&quot;,&quot;parse-names&quot;:false,&quot;dropping-particle&quot;:&quot;&quot;,&quot;non-dropping-particle&quot;:&quot;&quot;},{&quot;family&quot;:&quot;Prasanna&quot;,&quot;given&quot;:&quot;Prateek&quot;,&quot;parse-names&quot;:false,&quot;dropping-particle&quot;:&quot;&quot;,&quot;non-dropping-particle&quot;:&quot;&quot;},{&quot;family&quot;:&quot;Prkovska&quot;,&quot;given&quot;:&quot;Vesna&quot;,&quot;parse-names&quot;:false,&quot;dropping-particle&quot;:&quot;&quot;,&quot;non-dropping-particle&quot;:&quot;&quot;},{&quot;family&quot;:&quot;Pridmore&quot;,&quot;given&quot;:&quot;Tony P.&quot;,&quot;parse-names&quot;:false,&quot;dropping-particle&quot;:&quot;&quot;,&quot;non-dropping-particle&quot;:&quot;&quot;},{&quot;family&quot;:&quot;Puch&quot;,&quot;given&quot;:&quot;Santi&quot;,&quot;parse-names&quot;:false,&quot;dropping-particle&quot;:&quot;&quot;,&quot;non-dropping-particle&quot;:&quot;&quot;},{&quot;family&quot;:&quot;Puybareau&quot;,&quot;given&quot;:&quot;Élodie&quot;,&quot;parse-names&quot;:false,&quot;dropping-particle&quot;:&quot;&quot;,&quot;non-dropping-particle&quot;:&quot;&quot;},{&quot;family&quot;:&quot;Qian&quot;,&quot;given&quot;:&quot;Buyue&quot;,&quot;parse-names&quot;:false,&quot;dropping-particle&quot;:&quot;&quot;,&quot;non-dropping-particle&quot;:&quot;&quot;},{&quot;family&quot;:&quot;Qiao&quot;,&quot;given&quot;:&quot;Xu&quot;,&quot;parse-names&quot;:false,&quot;dropping-particle&quot;:&quot;&quot;,&quot;non-dropping-particle&quot;:&quot;&quot;},{&quot;family&quot;:&quot;Rajchl&quot;,&quot;given&quot;:&quot;Martin&quot;,&quot;parse-names&quot;:false,&quot;dropping-particle&quot;:&quot;&quot;,&quot;non-dropping-particle&quot;:&quot;&quot;},{&quot;family&quot;:&quot;Rane&quot;,&quot;given&quot;:&quot;Swapnil&quot;,&quot;parse-names&quot;:false,&quot;dropping-particle&quot;:&quot;&quot;,&quot;non-dropping-particle&quot;:&quot;&quot;},{&quot;family&quot;:&quot;Rebsamen&quot;,&quot;given&quot;:&quot;Michael&quot;,&quot;parse-names&quot;:false,&quot;dropping-particle&quot;:&quot;&quot;,&quot;non-dropping-particle&quot;:&quot;&quot;},{&quot;family&quot;:&quot;Ren&quot;,&quot;given&quot;:&quot;Hongliang&quot;,&quot;parse-names&quot;:false,&quot;dropping-particle&quot;:&quot;&quot;,&quot;non-dropping-particle&quot;:&quot;&quot;},{&quot;family&quot;:&quot;Ren&quot;,&quot;given&quot;:&quot;Xuhua&quot;,&quot;parse-names&quot;:false,&quot;dropping-particle&quot;:&quot;&quot;,&quot;non-dropping-particle&quot;:&quot;&quot;},{&quot;family&quot;:&quot;Revanuru&quot;,&quot;given&quot;:&quot;Karthik&quot;,&quot;parse-names&quot;:false,&quot;dropping-particle&quot;:&quot;&quot;,&quot;non-dropping-particle&quot;:&quot;&quot;},{&quot;family&quot;:&quot;Rezaei&quot;,&quot;given&quot;:&quot;Mina&quot;,&quot;parse-names&quot;:false,&quot;dropping-particle&quot;:&quot;&quot;,&quot;non-dropping-particle&quot;:&quot;&quot;},{&quot;family&quot;:&quot;Rippel&quot;,&quot;given&quot;:&quot;Oliver&quot;,&quot;parse-names&quot;:false,&quot;dropping-particle&quot;:&quot;&quot;,&quot;non-dropping-particle&quot;:&quot;&quot;},{&quot;family&quot;:&quot;Rivera&quot;,&quot;given&quot;:&quot;Luis Carlos&quot;,&quot;parse-names&quot;:false,&quot;dropping-particle&quot;:&quot;&quot;,&quot;non-dropping-particle&quot;:&quot;&quot;},{&quot;family&quot;:&quot;Robert&quot;,&quot;given&quot;:&quot;Charlotte&quot;,&quot;parse-names&quot;:false,&quot;dropping-particle&quot;:&quot;&quot;,&quot;non-dropping-particle&quot;:&quot;&quot;},{&quot;family&quot;:&quot;Rosen&quot;,&quot;given&quot;:&quot;Bruce&quot;,&quot;parse-names&quot;:false,&quot;dropping-particle&quot;:&quot;&quot;,&quot;non-dropping-particle&quot;:&quot;&quot;},{&quot;family&quot;:&quot;Rueckert&quot;,&quot;given&quot;:&quot;Daniel&quot;,&quot;parse-names&quot;:false,&quot;dropping-particle&quot;:&quot;&quot;,&quot;non-dropping-particle&quot;:&quot;&quot;},{&quot;family&quot;:&quot;Safwan&quot;,&quot;given&quot;:&quot;Mohammed&quot;,&quot;parse-names&quot;:false,&quot;dropping-particle&quot;:&quot;&quot;,&quot;non-dropping-particle&quot;:&quot;&quot;},{&quot;family&quot;:&quot;Salem&quot;,&quot;given&quot;:&quot;Mostafa&quot;,&quot;parse-names&quot;:false,&quot;dropping-particle&quot;:&quot;&quot;,&quot;non-dropping-particle&quot;:&quot;&quot;},{&quot;family&quot;:&quot;Salvi&quot;,&quot;given&quot;:&quot;Joaquim&quot;,&quot;parse-names&quot;:false,&quot;dropping-particle&quot;:&quot;&quot;,&quot;non-dropping-particle&quot;:&quot;&quot;},{&quot;family&quot;:&quot;Sanchez&quot;,&quot;given&quot;:&quot;Irina&quot;,&quot;parse-names&quot;:false,&quot;dropping-particle&quot;:&quot;&quot;,&quot;non-dropping-particle&quot;:&quot;&quot;},{&quot;family&quot;:&quot;Sánchez&quot;,&quot;given&quot;:&quot;Irina&quot;,&quot;parse-names&quot;:false,&quot;dropping-particle&quot;:&quot;&quot;,&quot;non-dropping-particle&quot;:&quot;&quot;},{&quot;family&quot;:&quot;Santos&quot;,&quot;given&quot;:&quot;Heitor M.&quot;,&quot;parse-names&quot;:false,&quot;dropping-particle&quot;:&quot;&quot;,&quot;non-dropping-particle&quot;:&quot;&quot;},{&quot;family&quot;:&quot;Sartor&quot;,&quot;given&quot;:&quot;Emmett&quot;,&quot;parse-names&quot;:false,&quot;dropping-particle&quot;:&quot;&quot;,&quot;non-dropping-particle&quot;:&quot;&quot;},{&quot;family&quot;:&quot;Schellingerhout&quot;,&quot;given&quot;:&quot;Dawid&quot;,&quot;parse-names&quot;:false,&quot;dropping-particle&quot;:&quot;&quot;,&quot;non-dropping-particle&quot;:&quot;&quot;},{&quot;family&quot;:&quot;Scheufele&quot;,&quot;given&quot;:&quot;Klaudius&quot;,&quot;parse-names&quot;:false,&quot;dropping-particle&quot;:&quot;&quot;,&quot;non-dropping-particle&quot;:&quot;&quot;},{&quot;family&quot;:&quot;Scott&quot;,&quot;given&quot;:&quot;Matthew R.&quot;,&quot;parse-names&quot;:false,&quot;dropping-particle&quot;:&quot;&quot;,&quot;non-dropping-particle&quot;:&quot;&quot;},{&quot;family&quot;:&quot;Scussel&quot;,&quot;given&quot;:&quot;Artur A.&quot;,&quot;parse-names&quot;:false,&quot;dropping-particle&quot;:&quot;&quot;,&quot;non-dropping-particle&quot;:&quot;&quot;},{&quot;family&quot;:&quot;Sedlar&quot;,&quot;given&quot;:&quot;Sara&quot;,&quot;parse-names&quot;:false,&quot;dropping-particle&quot;:&quot;&quot;,&quot;non-dropping-particle&quot;:&quot;&quot;},{&quot;family&quot;:&quot;Serrano-Rubio&quot;,&quot;given&quot;:&quot;Juan Pablo&quot;,&quot;parse-names&quot;:false,&quot;dropping-particle&quot;:&quot;&quot;,&quot;non-dropping-particle&quot;:&quot;&quot;},{&quot;family&quot;:&quot;Shah&quot;,&quot;given&quot;:&quot;N. Jon&quot;,&quot;parse-names&quot;:false,&quot;dropping-particle&quot;:&quot;&quot;,&quot;non-dropping-particle&quot;:&quot;&quot;},{&quot;family&quot;:&quot;Shah&quot;,&quot;given&quot;:&quot;Nameetha&quot;,&quot;parse-names&quot;:false,&quot;dropping-particle&quot;:&quot;&quot;,&quot;non-dropping-particle&quot;:&quot;&quot;},{&quot;family&quot;:&quot;Shaikh&quot;,&quot;given&quot;:&quot;Mazhar&quot;,&quot;parse-names&quot;:false,&quot;dropping-particle&quot;:&quot;&quot;,&quot;non-dropping-particle&quot;:&quot;&quot;},{&quot;family&quot;:&quot;Shankar&quot;,&quot;given&quot;:&quot;B. Uma&quot;,&quot;parse-names&quot;:false,&quot;dropping-particle&quot;:&quot;&quot;,&quot;non-dropping-particle&quot;:&quot;&quot;},{&quot;family&quot;:&quot;Shboul&quot;,&quot;given&quot;:&quot;Zeina&quot;,&quot;parse-names&quot;:false,&quot;dropping-particle&quot;:&quot;&quot;,&quot;non-dropping-particle&quot;:&quot;&quot;},{&quot;family&quot;:&quot;Shen&quot;,&quot;given&quot;:&quot;Haipeng&quot;,&quot;parse-names&quot;:false,&quot;dropping-particle&quot;:&quot;&quot;,&quot;non-dropping-particle&quot;:&quot;&quot;},{&quot;family&quot;:&quot;Shen&quot;,&quot;given&quot;:&quot;Dinggang&quot;,&quot;parse-names&quot;:false,&quot;dropping-particle&quot;:&quot;&quot;,&quot;non-dropping-particle&quot;:&quot;&quot;},{&quot;family&quot;:&quot;Shen&quot;,&quot;given&quot;:&quot;Linlin&quot;,&quot;parse-names&quot;:false,&quot;dropping-particle&quot;:&quot;&quot;,&quot;non-dropping-particle&quot;:&quot;&quot;},{&quot;family&quot;:&quot;Shen&quot;,&quot;given&quot;:&quot;Haocheng&quot;,&quot;parse-names&quot;:false,&quot;dropping-particle&quot;:&quot;&quot;,&quot;non-dropping-particle&quot;:&quot;&quot;},{&quot;family&quot;:&quot;Shenoy&quot;,&quot;given&quot;:&quot;Varun&quot;,&quot;parse-names&quot;:false,&quot;dropping-particle&quot;:&quot;&quot;,&quot;non-dropping-particle&quot;:&quot;&quot;},{&quot;family&quot;:&quot;Shi&quot;,&quot;given&quot;:&quot;Feng&quot;,&quot;parse-names&quot;:false,&quot;dropping-particle&quot;:&quot;&quot;,&quot;non-dropping-particle&quot;:&quot;&quot;},{&quot;family&quot;:&quot;Shin&quot;,&quot;given&quot;:&quot;Hyung Eun&quot;,&quot;parse-names&quot;:false,&quot;dropping-particle&quot;:&quot;&quot;,&quot;non-dropping-particle&quot;:&quot;&quot;},{&quot;family&quot;:&quot;Shu&quot;,&quot;given&quot;:&quot;Hai&quot;,&quot;parse-names&quot;:false,&quot;dropping-particle&quot;:&quot;&quot;,&quot;non-dropping-particle&quot;:&quot;&quot;},{&quot;family&quot;:&quot;Sima&quot;,&quot;given&quot;:&quot;Diana&quot;,&quot;parse-names&quot;:false,&quot;dropping-particle&quot;:&quot;&quot;,&quot;non-dropping-particle&quot;:&quot;&quot;},{&quot;family&quot;:&quot;Sinclair&quot;,&quot;given&quot;:&quot;M&quot;,&quot;parse-names&quot;:false,&quot;dropping-particle&quot;:&quot;&quot;,&quot;non-dropping-particle&quot;:&quot;&quot;},{&quot;family&quot;:&quot;Smedby&quot;,&quot;given&quot;:&quot;Orjan&quot;,&quot;parse-names&quot;:false,&quot;dropping-particle&quot;:&quot;&quot;,&quot;non-dropping-particle&quot;:&quot;&quot;},{&quot;family&quot;:&quot;Snyder&quot;,&quot;given&quot;:&quot;James M.&quot;,&quot;parse-names&quot;:false,&quot;dropping-particle&quot;:&quot;&quot;,&quot;non-dropping-particle&quot;:&quot;&quot;},{&quot;family&quot;:&quot;Soltaninejad&quot;,&quot;given&quot;:&quot;Mohammadreza&quot;,&quot;parse-names&quot;:false,&quot;dropping-particle&quot;:&quot;&quot;,&quot;non-dropping-particle&quot;:&quot;&quot;},{&quot;family&quot;:&quot;Song&quot;,&quot;given&quot;:&quot;Guidong&quot;,&quot;parse-names&quot;:false,&quot;dropping-particle&quot;:&quot;&quot;,&quot;non-dropping-particle&quot;:&quot;&quot;},{&quot;family&quot;:&quot;Soni&quot;,&quot;given&quot;:&quot;Mehul&quot;,&quot;parse-names&quot;:false,&quot;dropping-particle&quot;:&quot;&quot;,&quot;non-dropping-particle&quot;:&quot;&quot;},{&quot;family&quot;:&quot;Stawiaski&quot;,&quot;given&quot;:&quot;Jean&quot;,&quot;parse-names&quot;:false,&quot;dropping-particle&quot;:&quot;&quot;,&quot;non-dropping-particle&quot;:&quot;&quot;},{&quot;family&quot;:&quot;Subramanian&quot;,&quot;given&quot;:&quot;Shashank&quot;,&quot;parse-names&quot;:false,&quot;dropping-particle&quot;:&quot;&quot;,&quot;non-dropping-particle&quot;:&quot;&quot;},{&quot;family&quot;:&quot;Sun&quot;,&quot;given&quot;:&quot;Li&quot;,&quot;parse-names&quot;:false,&quot;dropping-particle&quot;:&quot;&quot;,&quot;non-dropping-particle&quot;:&quot;&quot;},{&quot;family&quot;:&quot;Sun&quot;,&quot;given&quot;:&quot;Roger&quot;,&quot;parse-names&quot;:false,&quot;dropping-particle&quot;:&quot;&quot;,&quot;non-dropping-particle&quot;:&quot;&quot;},{&quot;family&quot;:&quot;Sun&quot;,&quot;given&quot;:&quot;Jiawei&quot;,&quot;parse-names&quot;:false,&quot;dropping-particle&quot;:&quot;&quot;,&quot;non-dropping-particle&quot;:&quot;&quot;},{&quot;family&quot;:&quot;Sun&quot;,&quot;given&quot;:&quot;Kay&quot;,&quot;parse-names&quot;:false,&quot;dropping-particle&quot;:&quot;&quot;,&quot;non-dropping-particle&quot;:&quot;&quot;},{&quot;family&quot;:&quot;Sun&quot;,&quot;given&quot;:&quot;Yu&quot;,&quot;parse-names&quot;:false,&quot;dropping-particle&quot;:&quot;&quot;,&quot;non-dropping-particle&quot;:&quot;&quot;},{&quot;family&quot;:&quot;Sun&quot;,&quot;given&quot;:&quot;Guoxia&quot;,&quot;parse-names&quot;:false,&quot;dropping-particle&quot;:&quot;&quot;,&quot;non-dropping-particle&quot;:&quot;&quot;},{&quot;family&quot;:&quot;Sun&quot;,&quot;given&quot;:&quot;Shuang&quot;,&quot;parse-names&quot;:false,&quot;dropping-particle&quot;:&quot;&quot;,&quot;non-dropping-particle&quot;:&quot;&quot;},{&quot;family&quot;:&quot;Suter&quot;,&quot;given&quot;:&quot;Yannick R&quot;,&quot;parse-names&quot;:false,&quot;dropping-particle&quot;:&quot;&quot;,&quot;non-dropping-particle&quot;:&quot;&quot;},{&quot;family&quot;:&quot;Szilagyi&quot;,&quot;given&quot;:&quot;Laszlo&quot;,&quot;parse-names&quot;:false,&quot;dropping-particle&quot;:&quot;&quot;,&quot;non-dropping-particle&quot;:&quot;&quot;},{&quot;family&quot;:&quot;Talbar&quot;,&quot;given&quot;:&quot;Sanjay&quot;,&quot;parse-names&quot;:false,&quot;dropping-particle&quot;:&quot;&quot;,&quot;non-dropping-particle&quot;:&quot;&quot;},{&quot;family&quot;:&quot;Tao&quot;,&quot;given&quot;:&quot;Dacheng&quot;,&quot;parse-names&quot;:false,&quot;dropping-particle&quot;:&quot;&quot;,&quot;non-dropping-particle&quot;:&quot;&quot;},{&quot;family&quot;:&quot;Tao&quot;,&quot;given&quot;:&quot;Dacheng&quot;,&quot;parse-names&quot;:false,&quot;dropping-particle&quot;:&quot;&quot;,&quot;non-dropping-particle&quot;:&quot;&quot;},{&quot;family&quot;:&quot;Teng&quot;,&quot;given&quot;:&quot;Zhongzhao&quot;,&quot;parse-names&quot;:false,&quot;dropping-particle&quot;:&quot;&quot;,&quot;non-dropping-particle&quot;:&quot;&quot;},{&quot;family&quot;:&quot;Thakur&quot;,&quot;given&quot;:&quot;Siddhesh&quot;,&quot;parse-names&quot;:false,&quot;dropping-particle&quot;:&quot;&quot;,&quot;non-dropping-particle&quot;:&quot;&quot;},{&quot;family&quot;:&quot;Thakur&quot;,&quot;given&quot;:&quot;Meenakshi H&quot;,&quot;parse-names&quot;:false,&quot;dropping-particle&quot;:&quot;&quot;,&quot;non-dropping-particle&quot;:&quot;&quot;},{&quot;family&quot;:&quot;Tharakan&quot;,&quot;given&quot;:&quot;Sameer&quot;,&quot;parse-names&quot;:false,&quot;dropping-particle&quot;:&quot;&quot;,&quot;non-dropping-particle&quot;:&quot;&quot;},{&quot;family&quot;:&quot;Tiwari&quot;,&quot;given&quot;:&quot;Pallavi&quot;,&quot;parse-names&quot;:false,&quot;dropping-particle&quot;:&quot;&quot;,&quot;non-dropping-particle&quot;:&quot;&quot;},{&quot;family&quot;:&quot;Tochon&quot;,&quot;given&quot;:&quot;Guillaume&quot;,&quot;parse-names&quot;:false,&quot;dropping-particle&quot;:&quot;&quot;,&quot;non-dropping-particle&quot;:&quot;&quot;},{&quot;family&quot;:&quot;Tran&quot;,&quot;given&quot;:&quot;Tuan&quot;,&quot;parse-names&quot;:false,&quot;dropping-particle&quot;:&quot;&quot;,&quot;non-dropping-particle&quot;:&quot;&quot;},{&quot;family&quot;:&quot;Tsai&quot;,&quot;given&quot;:&quot;Yuhsiang M.&quot;,&quot;parse-names&quot;:false,&quot;dropping-particle&quot;:&quot;&quot;,&quot;non-dropping-particle&quot;:&quot;&quot;},{&quot;family&quot;:&quot;Tseng&quot;,&quot;given&quot;:&quot;Kuan-Lun&quot;,&quot;parse-names&quot;:false,&quot;dropping-particle&quot;:&quot;&quot;,&quot;non-dropping-particle&quot;:&quot;&quot;},{&quot;family&quot;:&quot;Tuan&quot;,&quot;given&quot;:&quot;Tran Anh&quot;,&quot;parse-names&quot;:false,&quot;dropping-particle&quot;:&quot;&quot;,&quot;non-dropping-particle&quot;:&quot;&quot;},{&quot;family&quot;:&quot;Turlapov&quot;,&quot;given&quot;:&quot;Vadim&quot;,&quot;parse-names&quot;:false,&quot;dropping-particle&quot;:&quot;&quot;,&quot;non-dropping-particle&quot;:&quot;&quot;},{&quot;family&quot;:&quot;Tustison&quot;,&quot;given&quot;:&quot;Nicholas&quot;,&quot;parse-names&quot;:false,&quot;dropping-particle&quot;:&quot;&quot;,&quot;non-dropping-particle&quot;:&quot;&quot;},{&quot;family&quot;:&quot;Vakalopoulou&quot;,&quot;given&quot;:&quot;Maria&quot;,&quot;parse-names&quot;:false,&quot;dropping-particle&quot;:&quot;&quot;,&quot;non-dropping-particle&quot;:&quot;&quot;},{&quot;family&quot;:&quot;Valverde&quot;,&quot;given&quot;:&quot;Sergi&quot;,&quot;parse-names&quot;:false,&quot;dropping-particle&quot;:&quot;&quot;,&quot;non-dropping-particle&quot;:&quot;&quot;},{&quot;family&quot;:&quot;Vanguri&quot;,&quot;given&quot;:&quot;Rami&quot;,&quot;parse-names&quot;:false,&quot;dropping-particle&quot;:&quot;&quot;,&quot;non-dropping-particle&quot;:&quot;&quot;},{&quot;family&quot;:&quot;Vasiliev&quot;,&quot;given&quot;:&quot;Evgeny&quot;,&quot;parse-names&quot;:false,&quot;dropping-particle&quot;:&quot;&quot;,&quot;non-dropping-particle&quot;:&quot;&quot;},{&quot;family&quot;:&quot;Ventura&quot;,&quot;given&quot;:&quot;Jonathan&quot;,&quot;parse-names&quot;:false,&quot;dropping-particle&quot;:&quot;&quot;,&quot;non-dropping-particle&quot;:&quot;&quot;},{&quot;family&quot;:&quot;Vera&quot;,&quot;given&quot;:&quot;Luis&quot;,&quot;parse-names&quot;:false,&quot;dropping-particle&quot;:&quot;&quot;,&quot;non-dropping-particle&quot;:&quot;&quot;},{&quot;family&quot;:&quot;Vercauteren&quot;,&quot;given&quot;:&quot;Tom&quot;,&quot;parse-names&quot;:false,&quot;dropping-particle&quot;:&quot;&quot;,&quot;non-dropping-particle&quot;:&quot;&quot;},{&quot;family&quot;:&quot;Verrastro&quot;,&quot;given&quot;:&quot;C. A.&quot;,&quot;parse-names&quot;:false,&quot;dropping-particle&quot;:&quot;&quot;,&quot;non-dropping-particle&quot;:&quot;&quot;},{&quot;family&quot;:&quot;Vidyaratne&quot;,&quot;given&quot;:&quot;Lasitha&quot;,&quot;parse-names&quot;:false,&quot;dropping-particle&quot;:&quot;&quot;,&quot;non-dropping-particle&quot;:&quot;&quot;},{&quot;family&quot;:&quot;Vilaplana&quot;,&quot;given&quot;:&quot;Veronica&quot;,&quot;parse-names&quot;:false,&quot;dropping-particle&quot;:&quot;&quot;,&quot;non-dropping-particle&quot;:&quot;&quot;},{&quot;family&quot;:&quot;Vivekanandan&quot;,&quot;given&quot;:&quot;Ajeet&quot;,&quot;parse-names&quot;:false,&quot;dropping-particle&quot;:&quot;&quot;,&quot;non-dropping-particle&quot;:&quot;&quot;},{&quot;family&quot;:&quot;Wang&quot;,&quot;given&quot;:&quot;Guotai&quot;,&quot;parse-names&quot;:false,&quot;dropping-particle&quot;:&quot;&quot;,&quot;non-dropping-particle&quot;:&quot;&quot;},{&quot;family&quot;:&quot;Wang&quot;,&quot;given&quot;:&quot;Qian&quot;,&quot;parse-names&quot;:false,&quot;dropping-particle&quot;:&quot;&quot;,&quot;non-dropping-particle&quot;:&quot;&quot;},{&quot;family&quot;:&quot;Wang&quot;,&quot;given&quot;:&quot;Chiatse J.&quot;,&quot;parse-names&quot;:false,&quot;dropping-particle&quot;:&quot;&quot;,&quot;non-dropping-particle&quot;:&quot;&quot;},{&quot;family&quot;:&quot;Wang&quot;,&quot;given&quot;:&quot;Weichung&quot;,&quot;parse-names&quot;:false,&quot;dropping-particle&quot;:&quot;&quot;,&quot;non-dropping-particle&quot;:&quot;&quot;},{&quot;family&quot;:&quot;Wang&quot;,&quot;given&quot;:&quot;Duo&quot;,&quot;parse-names&quot;:false,&quot;dropping-particle&quot;:&quot;&quot;,&quot;non-dropping-particle&quot;:&quot;&quot;},{&quot;family&quot;:&quot;Wang&quot;,&quot;given&quot;:&quot;Ruixuan&quot;,&quot;parse-names&quot;:false,&quot;dropping-particle&quot;:&quot;&quot;,&quot;non-dropping-particle&quot;:&quot;&quot;},{&quot;family&quot;:&quot;Wang&quot;,&quot;given&quot;:&quot;Yuanyuan&quot;,&quot;parse-names&quot;:false,&quot;dropping-particle&quot;:&quot;&quot;,&quot;non-dropping-particle&quot;:&quot;&quot;},{&quot;family&quot;:&quot;Wang&quot;,&quot;given&quot;:&quot;Chunliang&quot;,&quot;parse-names&quot;:false,&quot;dropping-particle&quot;:&quot;&quot;,&quot;non-dropping-particle&quot;:&quot;&quot;},{&quot;family&quot;:&quot;Wang&quot;,&quot;given&quot;:&quot;Guotai&quot;,&quot;parse-names&quot;:false,&quot;dropping-particle&quot;:&quot;&quot;,&quot;non-dropping-particle&quot;:&quot;&quot;},{&quot;family&quot;:&quot;Wen&quot;,&quot;given&quot;:&quot;Ning&quot;,&quot;parse-names&quot;:false,&quot;dropping-particle&quot;:&quot;&quot;,&quot;non-dropping-particle&quot;:&quot;&quot;},{&quot;family&quot;:&quot;Wen&quot;,&quot;given&quot;:&quot;Xin&quot;,&quot;parse-names&quot;:false,&quot;dropping-particle&quot;:&quot;&quot;,&quot;non-dropping-particle&quot;:&quot;&quot;},{&quot;family&quot;:&quot;Weninger&quot;,&quot;given&quot;:&quot;Leon&quot;,&quot;parse-names&quot;:false,&quot;dropping-particle&quot;:&quot;&quot;,&quot;non-dropping-particle&quot;:&quot;&quot;},{&quot;family&quot;:&quot;Wick&quot;,&quot;given&quot;:&quot;Wolfgang&quot;,&quot;parse-names&quot;:false,&quot;dropping-particle&quot;:&quot;&quot;,&quot;non-dropping-particle&quot;:&quot;&quot;},{&quot;family&quot;:&quot;Wu&quot;,&quot;given&quot;:&quot;Shaocheng&quot;,&quot;parse-names&quot;:false,&quot;dropping-particle&quot;:&quot;&quot;,&quot;non-dropping-particle&quot;:&quot;&quot;},{&quot;family&quot;:&quot;Wu&quot;,&quot;given&quot;:&quot;Qiang&quot;,&quot;parse-names&quot;:false,&quot;dropping-particle&quot;:&quot;&quot;,&quot;non-dropping-particle&quot;:&quot;&quot;},{&quot;family&quot;:&quot;Wu&quot;,&quot;given&quot;:&quot;Yihong&quot;,&quot;parse-names&quot;:false,&quot;dropping-particle&quot;:&quot;&quot;,&quot;non-dropping-particle&quot;:&quot;&quot;},{&quot;family&quot;:&quot;Xia&quot;,&quot;given&quot;:&quot;Yong&quot;,&quot;parse-names&quot;:false,&quot;dropping-particle&quot;:&quot;&quot;,&quot;non-dropping-particle&quot;:&quot;&quot;},{&quot;family&quot;:&quot;Xu&quot;,&quot;given&quot;:&quot;Yanwu&quot;,&quot;parse-names&quot;:false,&quot;dropping-particle&quot;:&quot;&quot;,&quot;non-dropping-particle&quot;:&quot;&quot;},{&quot;family&quot;:&quot;Xu&quot;,&quot;given&quot;:&quot;Xiaowen&quot;,&quot;parse-names&quot;:false,&quot;dropping-particle&quot;:&quot;&quot;,&quot;non-dropping-particle&quot;:&quot;&quot;},{&quot;family&quot;:&quot;Xu&quot;,&quot;given&quot;:&quot;Peiyuan&quot;,&quot;parse-names&quot;:false,&quot;dropping-particle&quot;:&quot;&quot;,&quot;non-dropping-particle&quot;:&quot;&quot;},{&quot;family&quot;:&quot;Yang&quot;,&quot;given&quot;:&quot;Tsai-Ling&quot;,&quot;parse-names&quot;:false,&quot;dropping-particle&quot;:&quot;&quot;,&quot;non-dropping-particle&quot;:&quot;&quot;},{&quot;family&quot;:&quot;Yang&quot;,&quot;given&quot;:&quot;Xiaoping&quot;,&quot;parse-names&quot;:false,&quot;dropping-particle&quot;:&quot;&quot;,&quot;non-dropping-particle&quot;:&quot;&quot;},{&quot;family&quot;:&quot;Yang&quot;,&quot;given&quot;:&quot;Hao-Yu&quot;,&quot;parse-names&quot;:false,&quot;dropping-particle&quot;:&quot;&quot;,&quot;non-dropping-particle&quot;:&quot;&quot;},{&quot;family&quot;:&quot;Yang&quot;,&quot;given&quot;:&quot;Junlin&quot;,&quot;parse-names&quot;:false,&quot;dropping-particle&quot;:&quot;&quot;,&quot;non-dropping-particle&quot;:&quot;&quot;},{&quot;family&quot;:&quot;Yang&quot;,&quot;given&quot;:&quot;Haojin&quot;,&quot;parse-names&quot;:false,&quot;dropping-particle&quot;:&quot;&quot;,&quot;non-dropping-particle&quot;:&quot;&quot;},{&quot;family&quot;:&quot;Yang&quot;,&quot;given&quot;:&quot;Guang&quot;,&quot;parse-names&quot;:false,&quot;dropping-particle&quot;:&quot;&quot;,&quot;non-dropping-particle&quot;:&quot;&quot;},{&quot;family&quot;:&quot;Yao&quot;,&quot;given&quot;:&quot;Hongdou&quot;,&quot;parse-names&quot;:false,&quot;dropping-particle&quot;:&quot;&quot;,&quot;non-dropping-particle&quot;:&quot;&quot;},{&quot;family&quot;:&quot;Ye&quot;,&quot;given&quot;:&quot;Xujiong&quot;,&quot;parse-names&quot;:false,&quot;dropping-particle&quot;:&quot;&quot;,&quot;non-dropping-particle&quot;:&quot;&quot;},{&quot;family&quot;:&quot;Yin&quot;,&quot;given&quot;:&quot;Changchang&quot;,&quot;parse-names&quot;:false,&quot;dropping-particle&quot;:&quot;&quot;,&quot;non-dropping-particle&quot;:&quot;&quot;},{&quot;family&quot;:&quot;Young-Moxon&quot;,&quot;given&quot;:&quot;Brett&quot;,&quot;parse-names&quot;:false,&quot;dropping-particle&quot;:&quot;&quot;,&quot;non-dropping-particle&quot;:&quot;&quot;},{&quot;family&quot;:&quot;Yu&quot;,&quot;given&quot;:&quot;Jinhua&quot;,&quot;parse-names&quot;:false,&quot;dropping-particle&quot;:&quot;&quot;,&quot;non-dropping-particle&quot;:&quot;&quot;},{&quot;family&quot;:&quot;Yue&quot;,&quot;given&quot;:&quot;Xiangyu&quot;,&quot;parse-names&quot;:false,&quot;dropping-particle&quot;:&quot;&quot;,&quot;non-dropping-particle&quot;:&quot;&quot;},{&quot;family&quot;:&quot;Zhang&quot;,&quot;given&quot;:&quot;Songtao&quot;,&quot;parse-names&quot;:false,&quot;dropping-particle&quot;:&quot;&quot;,&quot;non-dropping-particle&quot;:&quot;&quot;},{&quot;family&quot;:&quot;Zhang&quot;,&quot;given&quot;:&quot;Angela&quot;,&quot;parse-names&quot;:false,&quot;dropping-particle&quot;:&quot;&quot;,&quot;non-dropping-particle&quot;:&quot;&quot;},{&quot;family&quot;:&quot;Zhang&quot;,&quot;given&quot;:&quot;Kun&quot;,&quot;parse-names&quot;:false,&quot;dropping-particle&quot;:&quot;&quot;,&quot;non-dropping-particle&quot;:&quot;&quot;},{&quot;family&quot;:&quot;Zhang&quot;,&quot;given&quot;:&quot;Xuejie&quot;,&quot;parse-names&quot;:false,&quot;dropping-particle&quot;:&quot;&quot;,&quot;non-dropping-particle&quot;:&quot;&quot;},{&quot;family&quot;:&quot;Zhang&quot;,&quot;given&quot;:&quot;Lichi&quot;,&quot;parse-names&quot;:false,&quot;dropping-particle&quot;:&quot;&quot;,&quot;non-dropping-particle&quot;:&quot;&quot;},{&quot;family&quot;:&quot;Zhang&quot;,&quot;given&quot;:&quot;Xiaoyue&quot;,&quot;parse-names&quot;:false,&quot;dropping-particle&quot;:&quot;&quot;,&quot;non-dropping-particle&quot;:&quot;&quot;},{&quot;family&quot;:&quot;Zhang&quot;,&quot;given&quot;:&quot;Yazhuo&quot;,&quot;parse-names&quot;:false,&quot;dropping-particle&quot;:&quot;&quot;,&quot;non-dropping-particle&quot;:&quot;&quot;},{&quot;family&quot;:&quot;Zhang&quot;,&quot;given&quot;:&quot;Lei&quot;,&quot;parse-names&quot;:false,&quot;dropping-particle&quot;:&quot;&quot;,&quot;non-dropping-particle&quot;:&quot;&quot;},{&quot;family&quot;:&quot;Zhang&quot;,&quot;given&quot;:&quot;Jianguo&quot;,&quot;parse-names&quot;:false,&quot;dropping-particle&quot;:&quot;&quot;,&quot;non-dropping-particle&quot;:&quot;&quot;},{&quot;family&quot;:&quot;Zhang&quot;,&quot;given&quot;:&quot;Xiang&quot;,&quot;parse-names&quot;:false,&quot;dropping-particle&quot;:&quot;&quot;,&quot;non-dropping-particle&quot;:&quot;&quot;},{&quot;family&quot;:&quot;Zhang&quot;,&quot;given&quot;:&quot;Tianhao&quot;,&quot;parse-names&quot;:false,&quot;dropping-particle&quot;:&quot;&quot;,&quot;non-dropping-particle&quot;:&quot;&quot;},{&quot;family&quot;:&quot;Zhao&quot;,&quot;given&quot;:&quot;Sicheng&quot;,&quot;parse-names&quot;:false,&quot;dropping-particle&quot;:&quot;&quot;,&quot;non-dropping-particle&quot;:&quot;&quot;},{&quot;family&quot;:&quot;Zhao&quot;,&quot;given&quot;:&quot;Yu&quot;,&quot;parse-names&quot;:false,&quot;dropping-particle&quot;:&quot;&quot;,&quot;non-dropping-particle&quot;:&quot;&quot;},{&quot;family&quot;:&quot;Zhao&quot;,&quot;given&quot;:&quot;Xiaomei&quot;,&quot;parse-names&quot;:false,&quot;dropping-particle&quot;:&quot;&quot;,&quot;non-dropping-particle&quot;:&quot;&quot;},{&quot;family&quot;:&quot;Zhao&quot;,&quot;given&quot;:&quot;Liang&quot;,&quot;parse-names&quot;:false,&quot;dropping-particle&quot;:&quot;&quot;,&quot;non-dropping-particle&quot;:&quot;&quot;},{&quot;family&quot;:&quot;Zheng&quot;,&quot;given&quot;:&quot;Yefeng&quot;,&quot;parse-names&quot;:false,&quot;dropping-particle&quot;:&quot;&quot;,&quot;non-dropping-particle&quot;:&quot;&quot;},{&quot;family&quot;:&quot;Zhong&quot;,&quot;given&quot;:&quot;Liming&quot;,&quot;parse-names&quot;:false,&quot;dropping-particle&quot;:&quot;&quot;,&quot;non-dropping-particle&quot;:&quot;&quot;},{&quot;family&quot;:&quot;Zhou&quot;,&quot;given&quot;:&quot;Chenhong&quot;,&quot;parse-names&quot;:false,&quot;dropping-particle&quot;:&quot;&quot;,&quot;non-dropping-particle&quot;:&quot;&quot;},{&quot;family&quot;:&quot;Zhou&quot;,&quot;given&quot;:&quot;Xiaobing&quot;,&quot;parse-names&quot;:false,&quot;dropping-particle&quot;:&quot;&quot;,&quot;non-dropping-particle&quot;:&quot;&quot;},{&quot;family&quot;:&quot;Zhou&quot;,&quot;given&quot;:&quot;Fan&quot;,&quot;parse-names&quot;:false,&quot;dropping-particle&quot;:&quot;&quot;,&quot;non-dropping-particle&quot;:&quot;&quot;},{&quot;family&quot;:&quot;Zhu&quot;,&quot;given&quot;:&quot;Hongtu&quot;,&quot;parse-names&quot;:false,&quot;dropping-particle&quot;:&quot;&quot;,&quot;non-dropping-particle&quot;:&quot;&quot;},{&quot;family&quot;:&quot;Zhu&quot;,&quot;given&quot;:&quot;Jin&quot;,&quot;parse-names&quot;:false,&quot;dropping-particle&quot;:&quot;&quot;,&quot;non-dropping-particle&quot;:&quot;&quot;},{&quot;family&quot;:&quot;Zhuge&quot;,&quot;given&quot;:&quot;Ying&quot;,&quot;parse-names&quot;:false,&quot;dropping-particle&quot;:&quot;&quot;,&quot;non-dropping-particle&quot;:&quot;&quot;},{&quot;family&quot;:&quot;Zong&quot;,&quot;given&quot;:&quot;Weiwei&quot;,&quot;parse-names&quot;:false,&quot;dropping-particle&quot;:&quot;&quot;,&quot;non-dropping-particle&quot;:&quot;&quot;},{&quot;family&quot;:&quot;Kalpathy-Cramer&quot;,&quot;given&quot;:&quot;Jayashree&quot;,&quot;parse-names&quot;:false,&quot;dropping-particle&quot;:&quot;&quot;,&quot;non-dropping-particle&quot;:&quot;&quot;},{&quot;family&quot;:&quot;Farahani&quot;,&quot;given&quot;:&quot;Keyvan&quot;,&quot;parse-names&quot;:false,&quot;dropping-particle&quot;:&quot;&quot;,&quot;non-dropping-particle&quot;:&quot;&quot;},{&quot;family&quot;:&quot;Davatzikos&quot;,&quot;given&quot;:&quot;Christos&quot;,&quot;parse-names&quot;:false,&quot;dropping-particle&quot;:&quot;&quot;,&quot;non-dropping-particle&quot;:&quot;&quot;},{&quot;family&quot;:&quot;Leemput&quot;,&quot;given&quot;:&quot;Koen&quot;,&quot;parse-names&quot;:false,&quot;dropping-particle&quot;:&quot;&quot;,&quot;non-dropping-particle&quot;:&quot;van&quot;},{&quot;family&quot;:&quot;Menze&quot;,&quot;given&quot;:&quot;Bjoern&quot;,&quot;parse-names&quot;:false,&quot;dropping-particle&quot;:&quot;&quot;,&quot;non-dropping-particle&quot;:&quot;&quot;}],&quot;issued&quot;:{&quot;date-parts&quot;:[[2018,11]]},&quot;abstract&quot;:&quot;Gliomas are the most common primary brain malignancies, with different degrees of aggressiveness, variable prognosis and various heterogeneous histologic sub-regions, i.e., peritumoral edematous/invaded tissue, necrotic core, active and non-enhancing core. This intrinsic heterogeneity is also portrayed in their radio-phenotype, as their sub-regions are depicted by varying intensity profiles disseminated across multi-parametric magnetic resonance imaging (mpMRI) scans, reflecting varying biological properties. Their heterogeneous shape, extent, and location are some of the factors that make these tumors difficult to resect, and in some cases inoperable. The amount of resected tumor is a factor also considered in longitudinal scans, when evaluating the apparent tumor for potential diagnosis of progression. Furthermore, there is mounting evidence that accurate segmentation of the various tumor sub-regions can offer the basis for quantitative image analysis towards prediction of patient overall survival. This study assesses the state-of-the-art machine learning (ML) methods used for brain tumor image analysis in mpMRI scans, during the last seven instances of the International Brain Tumor Segmentation (BraTS) challenge, i.e., 2012-2018. Specifically, we focus on i) evaluating segmentations of the various glioma sub-regions in pre-operative mpMRI scans, ii) assessing potential tumor progression by virtue of longitudinal growth of tumor sub-regions, beyond use of the RECIST/RANO criteria, and iii) predicting the overall survival from pre-operative mpMRI scans of patients that underwent gross total resection. Finally, we investigate the challenge of identifying the best ML algorithms for each of these tasks, considering that apart from being diverse on each instance of the challenge, the multi-institutional mpMRI BraTS dataset has also been a continuously evolving/growing dataset.&quot;,&quot;container-title-short&quot;:&quot;&quot;},&quot;isTemporary&quot;:false}]},{&quot;citationID&quot;:&quot;MENDELEY_CITATION_acb3d4ea-dc80-4c3d-9920-77a64862fabf&quot;,&quot;properties&quot;:{&quot;noteIndex&quot;:0},&quot;isEdited&quot;:false,&quot;manualOverride&quot;:{&quot;isManuallyOverridden&quot;:false,&quot;citeprocText&quot;:&quot;(Reinke et al., 2021)&quot;,&quot;manualOverrideText&quot;:&quot;&quot;},&quot;citationTag&quot;:&quot;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&quot;,&quot;citationItems&quot;:[{&quot;id&quot;:&quot;2dab215f-55e8-3b4f-a944-728c40fdebc0&quot;,&quot;itemData&quot;:{&quot;type&quot;:&quot;article-journal&quot;,&quot;id&quot;:&quot;2dab215f-55e8-3b4f-a944-728c40fdebc0&quot;,&quot;title&quot;:&quot;Common Limitations of Image Processing Metrics: A Picture Story&quot;,&quot;author&quot;:[{&quot;family&quot;:&quot;Reinke&quot;,&quot;given&quot;:&quot;Annika&quot;,&quot;parse-names&quot;:false,&quot;dropping-particle&quot;:&quot;&quot;,&quot;non-dropping-particle&quot;:&quot;&quot;},{&quot;family&quot;:&quot;Tizabi&quot;,&quot;given&quot;:&quot;Minu D.&quot;,&quot;parse-names&quot;:false,&quot;dropping-particle&quot;:&quot;&quot;,&quot;non-dropping-particle&quot;:&quot;&quot;},{&quot;family&quot;:&quot;Sudre&quot;,&quot;given&quot;:&quot;Carole H.&quot;,&quot;parse-names&quot;:false,&quot;dropping-particle&quot;:&quot;&quot;,&quot;non-dropping-particle&quot;:&quot;&quot;},{&quot;family&quot;:&quot;Eisenmann&quot;,&quot;given&quot;:&quot;Matthias&quot;,&quot;parse-names&quot;:false,&quot;dropping-particle&quot;:&quot;&quot;,&quot;non-dropping-particle&quot;:&quot;&quot;},{&quot;family&quot;:&quot;Rädsch&quot;,&quot;given&quot;:&quot;Tim&quot;,&quot;parse-names&quot;:false,&quot;dropping-particle&quot;:&quot;&quot;,&quot;non-dropping-particle&quot;:&quot;&quot;},{&quot;family&quot;:&quot;Baumgartner&quot;,&quot;given&quot;:&quot;Michael&quot;,&quot;parse-names&quot;:false,&quot;dropping-particle&quot;:&quot;&quot;,&quot;non-dropping-particle&quot;:&quot;&quot;},{&quot;family&quot;:&quot;Acion&quot;,&quot;given&quot;:&quot;Laura&quot;,&quot;parse-names&quot;:false,&quot;dropping-particle&quot;:&quot;&quot;,&quot;non-dropping-particle&quot;:&quot;&quot;},{&quot;family&quot;:&quot;Antonelli&quot;,&quot;given&quot;:&quot;Michela&quot;,&quot;parse-names&quot;:false,&quot;dropping-particle&quot;:&quot;&quot;,&quot;non-dropping-particle&quot;:&quot;&quot;},{&quot;family&quot;:&quot;Arbel&quot;,&quot;given&quot;:&quot;Tal&quot;,&quot;parse-names&quot;:false,&quot;dropping-particle&quot;:&quot;&quot;,&quot;non-dropping-particle&quot;:&quot;&quot;},{&quot;family&quot;:&quot;Bakas&quot;,&quot;given&quot;:&quot;Spyridon&quot;,&quot;parse-names&quot;:false,&quot;dropping-particle&quot;:&quot;&quot;,&quot;non-dropping-particle&quot;:&quot;&quot;},{&quot;family&quot;:&quot;Bankhead&quot;,&quot;given&quot;:&quot;Peter&quot;,&quot;parse-names&quot;:false,&quot;dropping-particle&quot;:&quot;&quot;,&quot;non-dropping-particle&quot;:&quot;&quot;},{&quot;family&quot;:&quot;Benis&quot;,&quot;given&quot;:&quot;Arriel&quot;,&quot;parse-names&quot;:false,&quot;dropping-particle&quot;:&quot;&quot;,&quot;non-dropping-particle&quot;:&quot;&quot;},{&quot;family&quot;:&quot;Blaschko&quot;,&quot;given&quot;:&quot;Matthew&quot;,&quot;parse-names&quot;:false,&quot;dropping-particle&quot;:&quot;&quot;,&quot;non-dropping-particle&quot;:&quot;&quot;},{&quot;family&quot;:&quot;Buettner&quot;,&quot;given&quot;:&quot;Florian&quot;,&quot;parse-names&quot;:false,&quot;dropping-particle&quot;:&quot;&quot;,&quot;non-dropping-particle&quot;:&quot;&quot;},{&quot;family&quot;:&quot;Cardoso&quot;,&quot;given&quot;:&quot;M. Jorge&quot;,&quot;parse-names&quot;:false,&quot;dropping-particle&quot;:&quot;&quot;,&quot;non-dropping-particle&quot;:&quot;&quot;},{&quot;family&quot;:&quot;Chen&quot;,&quot;given&quot;:&quot;Jianxu&quot;,&quot;parse-names&quot;:false,&quot;dropping-particle&quot;:&quot;&quot;,&quot;non-dropping-particle&quot;:&quot;&quot;},{&quot;family&quot;:&quot;Cheplygina&quot;,&quot;given&quot;:&quot;Veronika&quot;,&quot;parse-names&quot;:false,&quot;dropping-particle&quot;:&quot;&quot;,&quot;non-dropping-particle&quot;:&quot;&quot;},{&quot;family&quot;:&quot;Christodoulou&quot;,&quot;given&quot;:&quot;Evangelia&quot;,&quot;parse-names&quot;:false,&quot;dropping-particle&quot;:&quot;&quot;,&quot;non-dropping-particle&quot;:&quot;&quot;},{&quot;family&quot;:&quot;Cimini&quot;,&quot;given&quot;:&quot;Beth&quot;,&quot;parse-names&quot;:false,&quot;dropping-particle&quot;:&quot;&quot;,&quot;non-dropping-particle&quot;:&quot;&quot;},{&quot;family&quot;:&quot;Collins&quot;,&quot;given&quot;:&quot;Gary S.&quot;,&quot;parse-names&quot;:false,&quot;dropping-particle&quot;:&quot;&quot;,&quot;non-dropping-particle&quot;:&quot;&quot;},{&quot;family&quot;:&quot;Engelhardt&quot;,&quot;given&quot;:&quot;Sandy&quot;,&quot;parse-names&quot;:false,&quot;dropping-particle&quot;:&quot;&quot;,&quot;non-dropping-particle&quot;:&quot;&quot;},{&quot;family&quot;:&quot;Farahani&quot;,&quot;given&quot;:&quot;Keyvan&quot;,&quot;parse-names&quot;:false,&quot;dropping-particle&quot;:&quot;&quot;,&quot;non-dropping-particle&quot;:&quot;&quot;},{&quot;family&quot;:&quot;Ferrer&quot;,&quot;given&quot;:&quot;Luciana&quot;,&quot;parse-names&quot;:false,&quot;dropping-particle&quot;:&quot;&quot;,&quot;non-dropping-particle&quot;:&quot;&quot;},{&quot;family&quot;:&quot;Galdran&quot;,&quot;given&quot;:&quot;Adrian&quot;,&quot;parse-names&quot;:false,&quot;dropping-particle&quot;:&quot;&quot;,&quot;non-dropping-particle&quot;:&quot;&quot;},{&quot;family&quot;:&quot;Ginneken&quot;,&quot;given&quot;:&quot;Bram&quot;,&quot;parse-names&quot;:false,&quot;dropping-particle&quot;:&quot;&quot;,&quot;non-dropping-particle&quot;:&quot;van&quot;},{&quot;family&quot;:&quot;Glocker&quot;,&quot;given&quot;:&quot;Ben&quot;,&quot;parse-names&quot;:false,&quot;dropping-particle&quot;:&quot;&quot;,&quot;non-dropping-particle&quot;:&quot;&quot;},{&quot;family&quot;:&quot;Godau&quot;,&quot;given&quot;:&quot;Patrick&quot;,&quot;parse-names&quot;:false,&quot;dropping-particle&quot;:&quot;&quot;,&quot;non-dropping-particle&quot;:&quot;&quot;},{&quot;family&quot;:&quot;Haase&quot;,&quot;given&quot;:&quot;Robert&quot;,&quot;parse-names&quot;:false,&quot;dropping-particle&quot;:&quot;&quot;,&quot;non-dropping-particle&quot;:&quot;&quot;},{&quot;family&quot;:&quot;Hamprecht&quot;,&quot;given&quot;:&quot;Fred&quot;,&quot;parse-names&quot;:false,&quot;dropping-particle&quot;:&quot;&quot;,&quot;non-dropping-particle&quot;:&quot;&quot;},{&quot;family&quot;:&quot;Hashimoto&quot;,&quot;given&quot;:&quot;Daniel A.&quot;,&quot;parse-names&quot;:false,&quot;dropping-particle&quot;:&quot;&quot;,&quot;non-dropping-particle&quot;:&quot;&quot;},{&quot;family&quot;:&quot;Heckmann-Nötzel&quot;,&quot;given&quot;:&quot;Doreen&quot;,&quot;parse-names&quot;:false,&quot;dropping-particle&quot;:&quot;&quot;,&quot;non-dropping-particle&quot;:&quot;&quot;},{&quot;family&quot;:&quot;Hirsch&quot;,&quot;given&quot;:&quot;Peter&quot;,&quot;parse-names&quot;:false,&quot;dropping-particle&quot;:&quot;&quot;,&quot;non-dropping-particle&quot;:&quot;&quot;},{&quot;family&quot;:&quot;Hoffman&quot;,&quot;given&quot;:&quot;Michael M.&quot;,&quot;parse-names&quot;:false,&quot;dropping-particle&quot;:&quot;&quot;,&quot;non-dropping-particle&quot;:&quot;&quot;},{&quot;family&quot;:&quot;Huisman&quot;,&quot;given&quot;:&quot;Merel&quot;,&quot;parse-names&quot;:false,&quot;dropping-particle&quot;:&quot;&quot;,&quot;non-dropping-particle&quot;:&quot;&quot;},{&quot;family&quot;:&quot;Isensee&quot;,&quot;given&quot;:&quot;Fabian&quot;,&quot;parse-names&quot;:false,&quot;dropping-particle&quot;:&quot;&quot;,&quot;non-dropping-particle&quot;:&quot;&quot;},{&quot;family&quot;:&quot;Jannin&quot;,&quot;given&quot;:&quot;Pierre&quot;,&quot;parse-names&quot;:false,&quot;dropping-particle&quot;:&quot;&quot;,&quot;non-dropping-particle&quot;:&quot;&quot;},{&quot;family&quot;:&quot;Kahn&quot;,&quot;given&quot;:&quot;Charles E.&quot;,&quot;parse-names&quot;:false,&quot;dropping-particle&quot;:&quot;&quot;,&quot;non-dropping-particle&quot;:&quot;&quot;},{&quot;family&quot;:&quot;Kainmueller&quot;,&quot;given&quot;:&quot;Dagmar&quot;,&quot;parse-names&quot;:false,&quot;dropping-particle&quot;:&quot;&quot;,&quot;non-dropping-particle&quot;:&quot;&quot;},{&quot;family&quot;:&quot;Kainz&quot;,&quot;given&quot;:&quot;Bernhard&quot;,&quot;parse-names&quot;:false,&quot;dropping-particle&quot;:&quot;&quot;,&quot;non-dropping-particle&quot;:&quot;&quot;},{&quot;family&quot;:&quot;Karargyris&quot;,&quot;given&quot;:&quot;Alexandros&quot;,&quot;parse-names&quot;:false,&quot;dropping-particle&quot;:&quot;&quot;,&quot;non-dropping-particle&quot;:&quot;&quot;},{&quot;family&quot;:&quot;Karthikesalingam&quot;,&quot;given&quot;:&quot;Alan&quot;,&quot;parse-names&quot;:false,&quot;dropping-particle&quot;:&quot;&quot;,&quot;non-dropping-particle&quot;:&quot;&quot;},{&quot;family&quot;:&quot;Kavur&quot;,&quot;given&quot;:&quot;A. Emre&quot;,&quot;parse-names&quot;:false,&quot;dropping-particle&quot;:&quot;&quot;,&quot;non-dropping-particle&quot;:&quot;&quot;},{&quot;family&quot;:&quot;Kenngott&quot;,&quot;given&quot;:&quot;Hannes&quot;,&quot;parse-names&quot;:false,&quot;dropping-particle&quot;:&quot;&quot;,&quot;non-dropping-particle&quot;:&quot;&quot;},{&quot;family&quot;:&quot;Kleesiek&quot;,&quot;given&quot;:&quot;Jens&quot;,&quot;parse-names&quot;:false,&quot;dropping-particle&quot;:&quot;&quot;,&quot;non-dropping-particle&quot;:&quot;&quot;},{&quot;family&quot;:&quot;Kleppe&quot;,&quot;given&quot;:&quot;Andreas&quot;,&quot;parse-names&quot;:false,&quot;dropping-particle&quot;:&quot;&quot;,&quot;non-dropping-particle&quot;:&quot;&quot;},{&quot;family&quot;:&quot;Kohler&quot;,&quot;given&quot;:&quot;Sven&quot;,&quot;parse-names&quot;:false,&quot;dropping-particle&quot;:&quot;&quot;,&quot;non-dropping-particle&quot;:&quot;&quot;},{&quot;family&quot;:&quot;Kofler&quot;,&quot;given&quot;:&quot;Florian&quot;,&quot;parse-names&quot;:false,&quot;dropping-particle&quot;:&quot;&quot;,&quot;non-dropping-particle&quot;:&quot;&quot;},{&quot;family&quot;:&quot;Kopp-Schneider&quot;,&quot;given&quot;:&quot;Annette&quot;,&quot;parse-names&quot;:false,&quot;dropping-particle&quot;:&quot;&quot;,&quot;non-dropping-particle&quot;:&quot;&quot;},{&quot;family&quot;:&quot;Kooi&quot;,&quot;given&quot;:&quot;Thijs&quot;,&quot;parse-names&quot;:false,&quot;dropping-particle&quot;:&quot;&quot;,&quot;non-dropping-particle&quot;:&quot;&quot;},{&quot;family&quot;:&quot;Kozubek&quot;,&quot;given&quot;:&quot;Michal&quot;,&quot;parse-names&quot;:false,&quot;dropping-particle&quot;:&quot;&quot;,&quot;non-dropping-particle&quot;:&quot;&quot;},{&quot;family&quot;:&quot;Kreshuk&quot;,&quot;given&quot;:&quot;Anna&quot;,&quot;parse-names&quot;:false,&quot;dropping-particle&quot;:&quot;&quot;,&quot;non-dropping-particle&quot;:&quot;&quot;},{&quot;family&quot;:&quot;Kurc&quot;,&quot;given&quot;:&quot;Tahsin&quot;,&quot;parse-names&quot;:false,&quot;dropping-particle&quot;:&quot;&quot;,&quot;non-dropping-particle&quot;:&quot;&quot;},{&quot;family&quot;:&quot;Landman&quot;,&quot;given&quot;:&quot;Bennett A.&quot;,&quot;parse-names&quot;:false,&quot;dropping-particle&quot;:&quot;&quot;,&quot;non-dropping-particle&quot;:&quot;&quot;},{&quot;family&quot;:&quot;Litjens&quot;,&quot;given&quot;:&quot;Geert&quot;,&quot;parse-names&quot;:false,&quot;dropping-particle&quot;:&quot;&quot;,&quot;non-dropping-particle&quot;:&quot;&quot;},{&quot;family&quot;:&quot;Madani&quot;,&quot;given&quot;:&quot;Amin&quot;,&quot;parse-names&quot;:false,&quot;dropping-particle&quot;:&quot;&quot;,&quot;non-dropping-particle&quot;:&quot;&quot;},{&quot;family&quot;:&quot;Maier-Hein&quot;,&quot;given&quot;:&quot;Klaus&quot;,&quot;parse-names&quot;:false,&quot;dropping-particle&quot;:&quot;&quot;,&quot;non-dropping-particle&quot;:&quot;&quot;},{&quot;family&quot;:&quot;Martel&quot;,&quot;given&quot;:&quot;Anne L.&quot;,&quot;parse-names&quot;:false,&quot;dropping-particle&quot;:&quot;&quot;,&quot;non-dropping-particle&quot;:&quot;&quot;},{&quot;family&quot;:&quot;Mattson&quot;,&quot;given&quot;:&quot;Peter&quot;,&quot;parse-names&quot;:false,&quot;dropping-particle&quot;:&quot;&quot;,&quot;non-dropping-particle&quot;:&quot;&quot;},{&quot;family&quot;:&quot;Meijering&quot;,&quot;given&quot;:&quot;Erik&quot;,&quot;parse-names&quot;:false,&quot;dropping-particle&quot;:&quot;&quot;,&quot;non-dropping-particle&quot;:&quot;&quot;},{&quot;family&quot;:&quot;Menze&quot;,&quot;given&quot;:&quot;Bjoern&quot;,&quot;parse-names&quot;:false,&quot;dropping-particle&quot;:&quot;&quot;,&quot;non-dropping-particle&quot;:&quot;&quot;},{&quot;family&quot;:&quot;Moher&quot;,&quot;given&quot;:&quot;David&quot;,&quot;parse-names&quot;:false,&quot;dropping-particle&quot;:&quot;&quot;,&quot;non-dropping-particle&quot;:&quot;&quot;},{&quot;family&quot;:&quot;Moons&quot;,&quot;given&quot;:&quot;Karel G. M.&quot;,&quot;parse-names&quot;:false,&quot;dropping-particle&quot;:&quot;&quot;,&quot;non-dropping-particle&quot;:&quot;&quot;},{&quot;family&quot;:&quot;Müller&quot;,&quot;given&quot;:&quot;Henning&quot;,&quot;parse-names&quot;:false,&quot;dropping-particle&quot;:&quot;&quot;,&quot;non-dropping-particle&quot;:&quot;&quot;},{&quot;family&quot;:&quot;Nichyporuk&quot;,&quot;given&quot;:&quot;Brennan&quot;,&quot;parse-names&quot;:false,&quot;dropping-particle&quot;:&quot;&quot;,&quot;non-dropping-particle&quot;:&quot;&quot;},{&quot;family&quot;:&quot;Nickel&quot;,&quot;given&quot;:&quot;Felix&quot;,&quot;parse-names&quot;:false,&quot;dropping-particle&quot;:&quot;&quot;,&quot;non-dropping-particle&quot;:&quot;&quot;},{&quot;family&quot;:&quot;Noyan&quot;,&quot;given&quot;:&quot;M. Alican&quot;,&quot;parse-names&quot;:false,&quot;dropping-particle&quot;:&quot;&quot;,&quot;non-dropping-particle&quot;:&quot;&quot;},{&quot;family&quot;:&quot;Petersen&quot;,&quot;given&quot;:&quot;Jens&quot;,&quot;parse-names&quot;:false,&quot;dropping-particle&quot;:&quot;&quot;,&quot;non-dropping-particle&quot;:&quot;&quot;},{&quot;family&quot;:&quot;Polat&quot;,&quot;given&quot;:&quot;Gorkem&quot;,&quot;parse-names&quot;:false,&quot;dropping-particle&quot;:&quot;&quot;,&quot;non-dropping-particle&quot;:&quot;&quot;},{&quot;family&quot;:&quot;Rafelski&quot;,&quot;given&quot;:&quot;Susanne M.&quot;,&quot;parse-names&quot;:false,&quot;dropping-particle&quot;:&quot;&quot;,&quot;non-dropping-particle&quot;:&quot;&quot;},{&quot;family&quot;:&quot;Rajpoot&quot;,&quot;given&quot;:&quot;Nasir&quot;,&quot;parse-names&quot;:false,&quot;dropping-particle&quot;:&quot;&quot;,&quot;non-dropping-particle&quot;:&quot;&quot;},{&quot;family&quot;:&quot;Reyes&quot;,&quot;given&quot;:&quot;Mauricio&quot;,&quot;parse-names&quot;:false,&quot;dropping-particle&quot;:&quot;&quot;,&quot;non-dropping-particle&quot;:&quot;&quot;},{&quot;family&quot;:&quot;Rieke&quot;,&quot;given&quot;:&quot;Nicola&quot;,&quot;parse-names&quot;:false,&quot;dropping-particle&quot;:&quot;&quot;,&quot;non-dropping-particle&quot;:&quot;&quot;},{&quot;family&quot;:&quot;Riegler&quot;,&quot;given&quot;:&quot;Michael&quot;,&quot;parse-names&quot;:false,&quot;dropping-particle&quot;:&quot;&quot;,&quot;non-dropping-particle&quot;:&quot;&quot;},{&quot;family&quot;:&quot;Rivaz&quot;,&quot;given&quot;:&quot;Hassan&quot;,&quot;parse-names&quot;:false,&quot;dropping-particle&quot;:&quot;&quot;,&quot;non-dropping-particle&quot;:&quot;&quot;},{&quot;family&quot;:&quot;Saez-Rodriguez&quot;,&quot;given&quot;:&quot;Julio&quot;,&quot;parse-names&quot;:false,&quot;dropping-particle&quot;:&quot;&quot;,&quot;non-dropping-particle&quot;:&quot;&quot;},{&quot;family&quot;:&quot;Sánchez&quot;,&quot;given&quot;:&quot;Clara I.&quot;,&quot;parse-names&quot;:false,&quot;dropping-particle&quot;:&quot;&quot;,&quot;non-dropping-particle&quot;:&quot;&quot;},{&quot;family&quot;:&quot;Schroeter&quot;,&quot;given&quot;:&quot;Julien&quot;,&quot;parse-names&quot;:false,&quot;dropping-particle&quot;:&quot;&quot;,&quot;non-dropping-particle&quot;:&quot;&quot;},{&quot;family&quot;:&quot;Saha&quot;,&quot;given&quot;:&quot;Anindo&quot;,&quot;parse-names&quot;:false,&quot;dropping-particle&quot;:&quot;&quot;,&quot;non-dropping-particle&quot;:&quot;&quot;},{&quot;family&quot;:&quot;Selver&quot;,&quot;given&quot;:&quot;M. Alper&quot;,&quot;parse-names&quot;:false,&quot;dropping-particle&quot;:&quot;&quot;,&quot;non-dropping-particle&quot;:&quot;&quot;},{&quot;family&quot;:&quot;Sharan&quot;,&quot;given&quot;:&quot;Lalith&quot;,&quot;parse-names&quot;:false,&quot;dropping-particle&quot;:&quot;&quot;,&quot;non-dropping-particle&quot;:&quot;&quot;},{&quot;family&quot;:&quot;Shetty&quot;,&quot;given&quot;:&quot;Shravya&quot;,&quot;parse-names&quot;:false,&quot;dropping-particle&quot;:&quot;&quot;,&quot;non-dropping-particle&quot;:&quot;&quot;},{&quot;family&quot;:&quot;Smeden&quot;,&quot;given&quot;:&quot;Maarten&quot;,&quot;parse-names&quot;:false,&quot;dropping-particle&quot;:&quot;&quot;,&quot;non-dropping-particle&quot;:&quot;van&quot;},{&quot;family&quot;:&quot;Stieltjes&quot;,&quot;given&quot;:&quot;Bram&quot;,&quot;parse-names&quot;:false,&quot;dropping-particle&quot;:&quot;&quot;,&quot;non-dropping-particle&quot;:&quot;&quot;},{&quot;family&quot;:&quot;Summers&quot;,&quot;given&quot;:&quot;Ronald M.&quot;,&quot;parse-names&quot;:false,&quot;dropping-particle&quot;:&quot;&quot;,&quot;non-dropping-particle&quot;:&quot;&quot;},{&quot;family&quot;:&quot;Taha&quot;,&quot;given&quot;:&quot;Abdel A.&quot;,&quot;parse-names&quot;:false,&quot;dropping-particle&quot;:&quot;&quot;,&quot;non-dropping-particle&quot;:&quot;&quot;},{&quot;family&quot;:&quot;Tiulpin&quot;,&quot;given&quot;:&quot;Aleksei&quot;,&quot;parse-names&quot;:false,&quot;dropping-particle&quot;:&quot;&quot;,&quot;non-dropping-particle&quot;:&quot;&quot;},{&quot;family&quot;:&quot;Tsaftaris&quot;,&quot;given&quot;:&quot;Sotirios A.&quot;,&quot;parse-names&quot;:false,&quot;dropping-particle&quot;:&quot;&quot;,&quot;non-dropping-particle&quot;:&quot;&quot;},{&quot;family&quot;:&quot;Calster&quot;,&quot;given&quot;:&quot;Ben&quot;,&quot;parse-names&quot;:false,&quot;dropping-particle&quot;:&quot;&quot;,&quot;non-dropping-particle&quot;:&quot;Van&quot;},{&quot;family&quot;:&quot;Varoquaux&quot;,&quot;given&quot;:&quot;Gaël&quot;,&quot;parse-names&quot;:false,&quot;dropping-particle&quot;:&quot;&quot;,&quot;non-dropping-particle&quot;:&quot;&quot;},{&quot;family&quot;:&quot;Wiesenfarth&quot;,&quot;given&quot;:&quot;Manuel&quot;,&quot;parse-names&quot;:false,&quot;dropping-particle&quot;:&quot;&quot;,&quot;non-dropping-particle&quot;:&quot;&quot;},{&quot;family&quot;:&quot;Yaniv&quot;,&quot;given&quot;:&quot;Ziv R.&quot;,&quot;parse-names&quot;:false,&quot;dropping-particle&quot;:&quot;&quot;,&quot;non-dropping-particle&quot;:&quot;&quot;},{&quot;family&quot;:&quot;Jäger&quot;,&quot;given&quot;:&quot;Paul&quot;,&quot;parse-names&quot;:false,&quot;dropping-particle&quot;:&quot;&quot;,&quot;non-dropping-particle&quot;:&quot;&quot;},{&quot;family&quot;:&quot;Maier-Hein&quot;,&quot;given&quot;:&quot;Lena&quot;,&quot;parse-names&quot;:false,&quot;dropping-particle&quot;:&quot;&quot;,&quot;non-dropping-particle&quot;:&quot;&quot;}],&quot;issued&quot;:{&quot;date-parts&quot;:[[2021,4]]},&quot;abstract&quot;:&quot;While the importance of automatic image analysis is continuously increasing, recent meta-research revealed major flaws with respect to algorithm validation. Performance metrics are particularly key for meaningful, objective, and transparent performance assessment and validation of the used automatic algorithms, but relatively little attention has been given to the practical pitfalls when using specific metrics for a given image analysis task. These are typically related to (1) the disregard of inherent metric properties, such as the behaviour in the presence of class imbalance or small target structures, (2) the disregard of inherent data set properties, such as the non-independence of the test cases, and (3) the disregard of the actual biomedical domain interest that the metrics should reflect. This living dynamically document has the purpose to illustrate important limitations of performance metrics commonly applied in the field of image analysis. In this context, it focuses on biomedical image analysis problems that can be phrased as image-level classification, semantic segmentation, instance segmentation, or object detection task. The current version is based on a Delphi process on metrics conducted by an international consortium of image analysis experts from more than 60 institutions worldwide.&quot;,&quot;container-title-short&quot;:&quot;&quot;},&quot;isTemporary&quot;:false,&quot;suppress-author&quot;:false,&quot;composite&quot;:false,&quot;author-only&quot;:false}]},{&quot;citationID&quot;:&quot;MENDELEY_CITATION_7d05ed1b-349e-44f0-aeb5-0aa19e9bfc2e&quot;,&quot;properties&quot;:{&quot;noteIndex&quot;:0},&quot;isEdited&quot;:false,&quot;manualOverride&quot;:{&quot;isManuallyOverridden&quot;:false,&quot;citeprocText&quot;:&quot;(Bakas et al., 2018a)&quot;,&quot;manualOverrideText&quot;:&quot;&quot;},&quot;citationTag&quot;:&quot;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&quot;,&quot;citationItems&quot;:[{&quot;id&quot;:&quot;20c3d1af-319c-3e48-9a24-2de981a8b835&quot;,&quot;itemData&quot;:{&quot;type&quot;:&quot;article-journal&quot;,&quot;id&quot;:&quot;20c3d1af-319c-3e48-9a24-2de981a8b835&quot;,&quot;title&quot;:&quot;Identifying the Best Machine Learning Algorithms for Brain Tumor Segmentation, Progression Assessment, and Overall Survival Prediction in the BRATS Challenge&quot;,&quot;author&quot;:[{&quot;family&quot;:&quot;Bakas&quot;,&quot;given&quot;:&quot;Spyridon&quot;,&quot;parse-names&quot;:false,&quot;dropping-particle&quot;:&quot;&quot;,&quot;non-dropping-particle&quot;:&quot;&quot;},{&quot;family&quot;:&quot;Reyes&quot;,&quot;given&quot;:&quot;Mauricio&quot;,&quot;parse-names&quot;:false,&quot;dropping-particle&quot;:&quot;&quot;,&quot;non-dropping-particle&quot;:&quot;&quot;},{&quot;family&quot;:&quot;Jakab&quot;,&quot;given&quot;:&quot;Andras&quot;,&quot;parse-names&quot;:false,&quot;dropping-particle&quot;:&quot;&quot;,&quot;non-dropping-particle&quot;:&quot;&quot;},{&quot;family&quot;:&quot;Bauer&quot;,&quot;given&quot;:&quot;Stefan&quot;,&quot;parse-names&quot;:false,&quot;dropping-particle&quot;:&quot;&quot;,&quot;non-dropping-particle&quot;:&quot;&quot;},{&quot;family&quot;:&quot;Rempfler&quot;,&quot;given&quot;:&quot;Markus&quot;,&quot;parse-names&quot;:false,&quot;dropping-particle&quot;:&quot;&quot;,&quot;non-dropping-particle&quot;:&quot;&quot;},{&quot;family&quot;:&quot;Crimi&quot;,&quot;given&quot;:&quot;Alessandro&quot;,&quot;parse-names&quot;:false,&quot;dropping-particle&quot;:&quot;&quot;,&quot;non-dropping-particle&quot;:&quot;&quot;},{&quot;family&quot;:&quot;Shinohara&quot;,&quot;given&quot;:&quot;Russell Takeshi&quot;,&quot;parse-names&quot;:false,&quot;dropping-particle&quot;:&quot;&quot;,&quot;non-dropping-particle&quot;:&quot;&quot;},{&quot;family&quot;:&quot;Berger&quot;,&quot;given&quot;:&quot;Christoph&quot;,&quot;parse-names&quot;:false,&quot;dropping-particle&quot;:&quot;&quot;,&quot;non-dropping-particle&quot;:&quot;&quot;},{&quot;family&quot;:&quot;Ha&quot;,&quot;given&quot;:&quot;Sung Min&quot;,&quot;parse-names&quot;:false,&quot;dropping-particle&quot;:&quot;&quot;,&quot;non-dropping-particle&quot;:&quot;&quot;},{&quot;family&quot;:&quot;Rozycki&quot;,&quot;given&quot;:&quot;Martin&quot;,&quot;parse-names&quot;:false,&quot;dropping-particle&quot;:&quot;&quot;,&quot;non-dropping-particle&quot;:&quot;&quot;},{&quot;family&quot;:&quot;Prastawa&quot;,&quot;given&quot;:&quot;Marcel&quot;,&quot;parse-names&quot;:false,&quot;dropping-particle&quot;:&quot;&quot;,&quot;non-dropping-particle&quot;:&quot;&quot;},{&quot;family&quot;:&quot;Alberts&quot;,&quot;given&quot;:&quot;Esther&quot;,&quot;parse-names&quot;:false,&quot;dropping-particle&quot;:&quot;&quot;,&quot;non-dropping-particle&quot;:&quot;&quot;},{&quot;family&quot;:&quot;Lipkova&quot;,&quot;given&quot;:&quot;Jana&quot;,&quot;parse-names&quot;:false,&quot;dropping-particle&quot;:&quot;&quot;,&quot;non-dropping-particle&quot;:&quot;&quot;},{&quot;family&quot;:&quot;Freymann&quot;,&quot;given&quot;:&quot;John&quot;,&quot;parse-names&quot;:false,&quot;dropping-particle&quot;:&quot;&quot;,&quot;non-dropping-particle&quot;:&quot;&quot;},{&quot;family&quot;:&quot;Kirby&quot;,&quot;given&quot;:&quot;Justin&quot;,&quot;parse-names&quot;:false,&quot;dropping-particle&quot;:&quot;&quot;,&quot;non-dropping-particle&quot;:&quot;&quot;},{&quot;family&quot;:&quot;Bilello&quot;,&quot;given&quot;:&quot;Michel&quot;,&quot;parse-names&quot;:false,&quot;dropping-particle&quot;:&quot;&quot;,&quot;non-dropping-particle&quot;:&quot;&quot;},{&quot;family&quot;:&quot;Fathallah-Shaykh&quot;,&quot;given&quot;:&quot;Hassan&quot;,&quot;parse-names&quot;:false,&quot;dropping-particle&quot;:&quot;&quot;,&quot;non-dropping-particle&quot;:&quot;&quot;},{&quot;family&quot;:&quot;Wiest&quot;,&quot;given&quot;:&quot;Roland&quot;,&quot;parse-names&quot;:false,&quot;dropping-particle&quot;:&quot;&quot;,&quot;non-dropping-particle&quot;:&quot;&quot;},{&quot;family&quot;:&quot;Kirschke&quot;,&quot;given&quot;:&quot;Jan&quot;,&quot;parse-names&quot;:false,&quot;dropping-particle&quot;:&quot;&quot;,&quot;non-dropping-particle&quot;:&quot;&quot;},{&quot;family&quot;:&quot;Wiestler&quot;,&quot;given&quot;:&quot;Benedikt&quot;,&quot;parse-names&quot;:false,&quot;dropping-particle&quot;:&quot;&quot;,&quot;non-dropping-particle&quot;:&quot;&quot;},{&quot;family&quot;:&quot;Colen&quot;,&quot;given&quot;:&quot;Rivka&quot;,&quot;parse-names&quot;:false,&quot;dropping-particle&quot;:&quot;&quot;,&quot;non-dropping-particle&quot;:&quot;&quot;},{&quot;family&quot;:&quot;Kotrotsou&quot;,&quot;given&quot;:&quot;Aikaterini&quot;,&quot;parse-names&quot;:false,&quot;dropping-particle&quot;:&quot;&quot;,&quot;non-dropping-particle&quot;:&quot;&quot;},{&quot;family&quot;:&quot;Lamontagne&quot;,&quot;given&quot;:&quot;Pamela&quot;,&quot;parse-names&quot;:false,&quot;dropping-particle&quot;:&quot;&quot;,&quot;non-dropping-particle&quot;:&quot;&quot;},{&quot;family&quot;:&quot;Marcus&quot;,&quot;given&quot;:&quot;Daniel&quot;,&quot;parse-names&quot;:false,&quot;dropping-particle&quot;:&quot;&quot;,&quot;non-dropping-particle&quot;:&quot;&quot;},{&quot;family&quot;:&quot;Milchenko&quot;,&quot;given&quot;:&quot;Mikhail&quot;,&quot;parse-names&quot;:false,&quot;dropping-particle&quot;:&quot;&quot;,&quot;non-dropping-particle&quot;:&quot;&quot;},{&quot;family&quot;:&quot;Nazeri&quot;,&quot;given&quot;:&quot;Arash&quot;,&quot;parse-names&quot;:false,&quot;dropping-particle&quot;:&quot;&quot;,&quot;non-dropping-particle&quot;:&quot;&quot;},{&quot;family&quot;:&quot;Weber&quot;,&quot;given&quot;:&quot;Marc-Andre&quot;,&quot;parse-names&quot;:false,&quot;dropping-particle&quot;:&quot;&quot;,&quot;non-dropping-particle&quot;:&quot;&quot;},{&quot;family&quot;:&quot;Mahajan&quot;,&quot;given&quot;:&quot;Abhishek&quot;,&quot;parse-names&quot;:false,&quot;dropping-particle&quot;:&quot;&quot;,&quot;non-dropping-particle&quot;:&quot;&quot;},{&quot;family&quot;:&quot;Baid&quot;,&quot;given&quot;:&quot;Ujjwal&quot;,&quot;parse-names&quot;:false,&quot;dropping-particle&quot;:&quot;&quot;,&quot;non-dropping-particle&quot;:&quot;&quot;},{&quot;family&quot;:&quot;Gerstner&quot;,&quot;given&quot;:&quot;Elizabeth&quot;,&quot;parse-names&quot;:false,&quot;dropping-particle&quot;:&quot;&quot;,&quot;non-dropping-particle&quot;:&quot;&quot;},{&quot;family&quot;:&quot;Kwon&quot;,&quot;given&quot;:&quot;Dongjin&quot;,&quot;parse-names&quot;:false,&quot;dropping-particle&quot;:&quot;&quot;,&quot;non-dropping-particle&quot;:&quot;&quot;},{&quot;family&quot;:&quot;Acharya&quot;,&quot;given&quot;:&quot;Gagan&quot;,&quot;parse-names&quot;:false,&quot;dropping-particle&quot;:&quot;&quot;,&quot;non-dropping-particle&quot;:&quot;&quot;},{&quot;family&quot;:&quot;Agarwal&quot;,&quot;given&quot;:&quot;Manu&quot;,&quot;parse-names&quot;:false,&quot;dropping-particle&quot;:&quot;&quot;,&quot;non-dropping-particle&quot;:&quot;&quot;},{&quot;family&quot;:&quot;Alam&quot;,&quot;given&quot;:&quot;Mahbubul&quot;,&quot;parse-names&quot;:false,&quot;dropping-particle&quot;:&quot;&quot;,&quot;non-dropping-particle&quot;:&quot;&quot;},{&quot;family&quot;:&quot;Albiol&quot;,&quot;given&quot;:&quot;Alberto&quot;,&quot;parse-names&quot;:false,&quot;dropping-particle&quot;:&quot;&quot;,&quot;non-dropping-particle&quot;:&quot;&quot;},{&quot;family&quot;:&quot;Albiol&quot;,&quot;given&quot;:&quot;Antonio&quot;,&quot;parse-names&quot;:false,&quot;dropping-particle&quot;:&quot;&quot;,&quot;non-dropping-particle&quot;:&quot;&quot;},{&quot;family&quot;:&quot;Albiol&quot;,&quot;given&quot;:&quot;Francisco J.&quot;,&quot;parse-names&quot;:false,&quot;dropping-particle&quot;:&quot;&quot;,&quot;non-dropping-particle&quot;:&quot;&quot;},{&quot;family&quot;:&quot;Alex&quot;,&quot;given&quot;:&quot;Varghese&quot;,&quot;parse-names&quot;:false,&quot;dropping-particle&quot;:&quot;&quot;,&quot;non-dropping-particle&quot;:&quot;&quot;},{&quot;family&quot;:&quot;Allinson&quot;,&quot;given&quot;:&quot;Nigel&quot;,&quot;parse-names&quot;:false,&quot;dropping-particle&quot;:&quot;&quot;,&quot;non-dropping-particle&quot;:&quot;&quot;},{&quot;family&quot;:&quot;Amorim&quot;,&quot;given&quot;:&quot;Pedro H. A.&quot;,&quot;parse-names&quot;:false,&quot;dropping-particle&quot;:&quot;&quot;,&quot;non-dropping-particle&quot;:&quot;&quot;},{&quot;family&quot;:&quot;Amrutkar&quot;,&quot;given&quot;:&quot;Abhijit&quot;,&quot;parse-names&quot;:false,&quot;dropping-particle&quot;:&quot;&quot;,&quot;non-dropping-particle&quot;:&quot;&quot;},{&quot;family&quot;:&quot;Anand&quot;,&quot;given&quot;:&quot;Ganesh&quot;,&quot;parse-names&quot;:false,&quot;dropping-particle&quot;:&quot;&quot;,&quot;non-dropping-particle&quot;:&quot;&quot;},{&quot;family&quot;:&quot;Andermatt&quot;,&quot;given&quot;:&quot;Simon&quot;,&quot;parse-names&quot;:false,&quot;dropping-particle&quot;:&quot;&quot;,&quot;non-dropping-particle&quot;:&quot;&quot;},{&quot;family&quot;:&quot;Arbel&quot;,&quot;given&quot;:&quot;Tal&quot;,&quot;parse-names&quot;:false,&quot;dropping-particle&quot;:&quot;&quot;,&quot;non-dropping-particle&quot;:&quot;&quot;},{&quot;family&quot;:&quot;Arbelaez&quot;,&quot;given&quot;:&quot;Pablo&quot;,&quot;parse-names&quot;:false,&quot;dropping-particle&quot;:&quot;&quot;,&quot;non-dropping-particle&quot;:&quot;&quot;},{&quot;family&quot;:&quot;Avery&quot;,&quot;given&quot;:&quot;Aaron&quot;,&quot;parse-names&quot;:false,&quot;dropping-particle&quot;:&quot;&quot;,&quot;non-dropping-particle&quot;:&quot;&quot;},{&quot;family&quot;:&quot;Azmat&quot;,&quot;given&quot;:&quot;Muneeza&quot;,&quot;parse-names&quot;:false,&quot;dropping-particle&quot;:&quot;&quot;,&quot;non-dropping-particle&quot;:&quot;&quot;},{&quot;family&quot;:&quot;B.&quot;,&quot;given&quot;:&quot;Pranjal&quot;,&quot;parse-names&quot;:false,&quot;dropping-particle&quot;:&quot;&quot;,&quot;non-dropping-particle&quot;:&quot;&quot;},{&quot;family&quot;:&quot;Bai&quot;,&quot;given&quot;:&quot;W&quot;,&quot;parse-names&quot;:false,&quot;dropping-particle&quot;:&quot;&quot;,&quot;non-dropping-particle&quot;:&quot;&quot;},{&quot;family&quot;:&quot;Banerjee&quot;,&quot;given&quot;:&quot;Subhashis&quot;,&quot;parse-names&quot;:false,&quot;dropping-particle&quot;:&quot;&quot;,&quot;non-dropping-particle&quot;:&quot;&quot;},{&quot;family&quot;:&quot;Barth&quot;,&quot;given&quot;:&quot;Bill&quot;,&quot;parse-names&quot;:false,&quot;dropping-particle&quot;:&quot;&quot;,&quot;non-dropping-particle&quot;:&quot;&quot;},{&quot;family&quot;:&quot;Batchelder&quot;,&quot;given&quot;:&quot;Thomas&quot;,&quot;parse-names&quot;:false,&quot;dropping-particle&quot;:&quot;&quot;,&quot;non-dropping-particle&quot;:&quot;&quot;},{&quot;family&quot;:&quot;Batmanghelich&quot;,&quot;given&quot;:&quot;Kayhan&quot;,&quot;parse-names&quot;:false,&quot;dropping-particle&quot;:&quot;&quot;,&quot;non-dropping-particle&quot;:&quot;&quot;},{&quot;family&quot;:&quot;Battistella&quot;,&quot;given&quot;:&quot;Enzo&quot;,&quot;parse-names&quot;:false,&quot;dropping-particle&quot;:&quot;&quot;,&quot;non-dropping-particle&quot;:&quot;&quot;},{&quot;family&quot;:&quot;Beers&quot;,&quot;given&quot;:&quot;Andrew&quot;,&quot;parse-names&quot;:false,&quot;dropping-particle&quot;:&quot;&quot;,&quot;non-dropping-particle&quot;:&quot;&quot;},{&quot;family&quot;:&quot;Belyaev&quot;,&quot;given&quot;:&quot;Mikhail&quot;,&quot;parse-names&quot;:false,&quot;dropping-particle&quot;:&quot;&quot;,&quot;non-dropping-particle&quot;:&quot;&quot;},{&quot;family&quot;:&quot;Bendszus&quot;,&quot;given&quot;:&quot;Martin&quot;,&quot;parse-names&quot;:false,&quot;dropping-particle&quot;:&quot;&quot;,&quot;non-dropping-particle&quot;:&quot;&quot;},{&quot;family&quot;:&quot;Benson&quot;,&quot;given&quot;:&quot;Eze&quot;,&quot;parse-names&quot;:false,&quot;dropping-particle&quot;:&quot;&quot;,&quot;non-dropping-particle&quot;:&quot;&quot;},{&quot;family&quot;:&quot;Bernal&quot;,&quot;given&quot;:&quot;Jose&quot;,&quot;parse-names&quot;:false,&quot;dropping-particle&quot;:&quot;&quot;,&quot;non-dropping-particle&quot;:&quot;&quot;},{&quot;family&quot;:&quot;Bharath&quot;,&quot;given&quot;:&quot;Halandur Nagaraja&quot;,&quot;parse-names&quot;:false,&quot;dropping-particle&quot;:&quot;&quot;,&quot;non-dropping-particle&quot;:&quot;&quot;},{&quot;family&quot;:&quot;Biros&quot;,&quot;given&quot;:&quot;George&quot;,&quot;parse-names&quot;:false,&quot;dropping-particle&quot;:&quot;&quot;,&quot;non-dropping-particle&quot;:&quot;&quot;},{&quot;family&quot;:&quot;Bisdas&quot;,&quot;given&quot;:&quot;Sotirios&quot;,&quot;parse-names&quot;:false,&quot;dropping-particle&quot;:&quot;&quot;,&quot;non-dropping-particle&quot;:&quot;&quot;},{&quot;family&quot;:&quot;Brown&quot;,&quot;given&quot;:&quot;James&quot;,&quot;parse-names&quot;:false,&quot;dropping-particle&quot;:&quot;&quot;,&quot;non-dropping-particle&quot;:&quot;&quot;},{&quot;family&quot;:&quot;Cabezas&quot;,&quot;given&quot;:&quot;Mariano&quot;,&quot;parse-names&quot;:false,&quot;dropping-particle&quot;:&quot;&quot;,&quot;non-dropping-particle&quot;:&quot;&quot;},{&quot;family&quot;:&quot;Cao&quot;,&quot;given&quot;:&quot;Shilei&quot;,&quot;parse-names&quot;:false,&quot;dropping-particle&quot;:&quot;&quot;,&quot;non-dropping-particle&quot;:&quot;&quot;},{&quot;family&quot;:&quot;Cardoso&quot;,&quot;given&quot;:&quot;Jorge M.&quot;,&quot;parse-names&quot;:false,&quot;dropping-particle&quot;:&quot;&quot;,&quot;non-dropping-particle&quot;:&quot;&quot;},{&quot;family&quot;:&quot;Carver&quot;,&quot;given&quot;:&quot;Eric N&quot;,&quot;parse-names&quot;:false,&quot;dropping-particle&quot;:&quot;&quot;,&quot;non-dropping-particle&quot;:&quot;&quot;},{&quot;family&quot;:&quot;Casamitjana&quot;,&quot;given&quot;:&quot;Adrià&quot;,&quot;parse-names&quot;:false,&quot;dropping-particle&quot;:&quot;&quot;,&quot;non-dropping-particle&quot;:&quot;&quot;},{&quot;family&quot;:&quot;Castillo&quot;,&quot;given&quot;:&quot;Laura Silvana&quot;,&quot;parse-names&quot;:false,&quot;dropping-particle&quot;:&quot;&quot;,&quot;non-dropping-particle&quot;:&quot;&quot;},{&quot;family&quot;:&quot;Catà&quot;,&quot;given&quot;:&quot;Marcel&quot;,&quot;parse-names&quot;:false,&quot;dropping-particle&quot;:&quot;&quot;,&quot;non-dropping-particle&quot;:&quot;&quot;},{&quot;family&quot;:&quot;Cattin&quot;,&quot;given&quot;:&quot;Philippe&quot;,&quot;parse-names&quot;:false,&quot;dropping-particle&quot;:&quot;&quot;,&quot;non-dropping-particle&quot;:&quot;&quot;},{&quot;family&quot;:&quot;Cerigues&quot;,&quot;given&quot;:&quot;Albert&quot;,&quot;parse-names&quot;:false,&quot;dropping-particle&quot;:&quot;&quot;,&quot;non-dropping-particle&quot;:&quot;&quot;},{&quot;family&quot;:&quot;Chagas&quot;,&quot;given&quot;:&quot;Vinicius S.&quot;,&quot;parse-names&quot;:false,&quot;dropping-particle&quot;:&quot;&quot;,&quot;non-dropping-particle&quot;:&quot;&quot;},{&quot;family&quot;:&quot;Chandra&quot;,&quot;given&quot;:&quot;Siddhartha&quot;,&quot;parse-names&quot;:false,&quot;dropping-particle&quot;:&quot;&quot;,&quot;non-dropping-particle&quot;:&quot;&quot;},{&quot;family&quot;:&quot;Chang&quot;,&quot;given&quot;:&quot;Yi-Ju&quot;,&quot;parse-names&quot;:false,&quot;dropping-particle&quot;:&quot;&quot;,&quot;non-dropping-particle&quot;:&quot;&quot;},{&quot;family&quot;:&quot;Chang&quot;,&quot;given&quot;:&quot;Shiyu&quot;,&quot;parse-names&quot;:false,&quot;dropping-particle&quot;:&quot;&quot;,&quot;non-dropping-particle&quot;:&quot;&quot;},{&quot;family&quot;:&quot;Chang&quot;,&quot;given&quot;:&quot;Ken&quot;,&quot;parse-names&quot;:false,&quot;dropping-particle&quot;:&quot;&quot;,&quot;non-dropping-particle&quot;:&quot;&quot;},{&quot;family&quot;:&quot;Chazalon&quot;,&quot;given&quot;:&quot;Joseph&quot;,&quot;parse-names&quot;:false,&quot;dropping-particle&quot;:&quot;&quot;,&quot;non-dropping-particle&quot;:&quot;&quot;},{&quot;family&quot;:&quot;Chen&quot;,&quot;given&quot;:&quot;Shengcong&quot;,&quot;parse-names&quot;:false,&quot;dropping-particle&quot;:&quot;&quot;,&quot;non-dropping-particle&quot;:&quot;&quot;},{&quot;family&quot;:&quot;Chen&quot;,&quot;given&quot;:&quot;Wei&quot;,&quot;parse-names&quot;:false,&quot;dropping-particle&quot;:&quot;&quot;,&quot;non-dropping-particle&quot;:&quot;&quot;},{&quot;family&quot;:&quot;Chen&quot;,&quot;given&quot;:&quot;Jefferson W&quot;,&quot;parse-names&quot;:false,&quot;dropping-particle&quot;:&quot;&quot;,&quot;non-dropping-particle&quot;:&quot;&quot;},{&quot;family&quot;:&quot;Chen&quot;,&quot;given&quot;:&quot;Zhaolin&quot;,&quot;parse-names&quot;:false,&quot;dropping-particle&quot;:&quot;&quot;,&quot;non-dropping-particle&quot;:&quot;&quot;},{&quot;family&quot;:&quot;Cheng&quot;,&quot;given&quot;:&quot;Kun&quot;,&quot;parse-names&quot;:false,&quot;dropping-particle&quot;:&quot;&quot;,&quot;non-dropping-particle&quot;:&quot;&quot;},{&quot;family&quot;:&quot;Choudhury&quot;,&quot;given&quot;:&quot;Ahana Roy&quot;,&quot;parse-names&quot;:false,&quot;dropping-particle&quot;:&quot;&quot;,&quot;non-dropping-particle&quot;:&quot;&quot;},{&quot;family&quot;:&quot;Chylla&quot;,&quot;given&quot;:&quot;Roger&quot;,&quot;parse-names&quot;:false,&quot;dropping-particle&quot;:&quot;&quot;,&quot;non-dropping-particle&quot;:&quot;&quot;},{&quot;family&quot;:&quot;Clérigues&quot;,&quot;given&quot;:&quot;Albert&quot;,&quot;parse-names&quot;:false,&quot;dropping-particle&quot;:&quot;&quot;,&quot;non-dropping-particle&quot;:&quot;&quot;},{&quot;family&quot;:&quot;Colleman&quot;,&quot;given&quot;:&quot;Steven&quot;,&quot;parse-names&quot;:false,&quot;dropping-particle&quot;:&quot;&quot;,&quot;non-dropping-particle&quot;:&quot;&quot;},{&quot;family&quot;:&quot;Colmeiro&quot;,&quot;given&quot;:&quot;Ramiro German Rodriguez&quot;,&quot;parse-names&quot;:false,&quot;dropping-particle&quot;:&quot;&quot;,&quot;non-dropping-particle&quot;:&quot;&quot;},{&quot;family&quot;:&quot;Combalia&quot;,&quot;given&quot;:&quot;Marc&quot;,&quot;parse-names&quot;:false,&quot;dropping-particle&quot;:&quot;&quot;,&quot;non-dropping-particle&quot;:&quot;&quot;},{&quot;family&quot;:&quot;Costa&quot;,&quot;given&quot;:&quot;Anthony&quot;,&quot;parse-names&quot;:false,&quot;dropping-particle&quot;:&quot;&quot;,&quot;non-dropping-particle&quot;:&quot;&quot;},{&quot;family&quot;:&quot;Cui&quot;,&quot;given&quot;:&quot;Xiaomeng&quot;,&quot;parse-names&quot;:false,&quot;dropping-particle&quot;:&quot;&quot;,&quot;non-dropping-particle&quot;:&quot;&quot;},{&quot;family&quot;:&quot;Dai&quot;,&quot;given&quot;:&quot;Zhenzhen&quot;,&quot;parse-names&quot;:false,&quot;dropping-particle&quot;:&quot;&quot;,&quot;non-dropping-particle&quot;:&quot;&quot;},{&quot;family&quot;:&quot;Dai&quot;,&quot;given&quot;:&quot;Lutao&quot;,&quot;parse-names&quot;:false,&quot;dropping-particle&quot;:&quot;&quot;,&quot;non-dropping-particle&quot;:&quot;&quot;},{&quot;family&quot;:&quot;Daza&quot;,&quot;given&quot;:&quot;Laura Alexandra&quot;,&quot;parse-names&quot;:false,&quot;dropping-particle&quot;:&quot;&quot;,&quot;non-dropping-particle&quot;:&quot;&quot;},{&quot;family&quot;:&quot;Deutsch&quot;,&quot;given&quot;:&quot;Eric&quot;,&quot;parse-names&quot;:false,&quot;dropping-particle&quot;:&quot;&quot;,&quot;non-dropping-particle&quot;:&quot;&quot;},{&quot;family&quot;:&quot;Ding&quot;,&quot;given&quot;:&quot;Changxing&quot;,&quot;parse-names&quot;:false,&quot;dropping-particle&quot;:&quot;&quot;,&quot;non-dropping-particle&quot;:&quot;&quot;},{&quot;family&quot;:&quot;Dong&quot;,&quot;given&quot;:&quot;Chao&quot;,&quot;parse-names&quot;:false,&quot;dropping-particle&quot;:&quot;&quot;,&quot;non-dropping-particle&quot;:&quot;&quot;},{&quot;family&quot;:&quot;Dong&quot;,&quot;given&quot;:&quot;Shidu&quot;,&quot;parse-names&quot;:false,&quot;dropping-particle&quot;:&quot;&quot;,&quot;non-dropping-particle&quot;:&quot;&quot;},{&quot;family&quot;:&quot;Dudzik&quot;,&quot;given&quot;:&quot;Wojciech&quot;,&quot;parse-names&quot;:false,&quot;dropping-particle&quot;:&quot;&quot;,&quot;non-dropping-particle&quot;:&quot;&quot;},{&quot;family&quot;:&quot;Eaton-Rosen&quot;,&quot;given&quot;:&quot;Zach&quot;,&quot;parse-names&quot;:false,&quot;dropping-particle&quot;:&quot;&quot;,&quot;non-dropping-particle&quot;:&quot;&quot;},{&quot;family&quot;:&quot;Egan&quot;,&quot;given&quot;:&quot;Gary&quot;,&quot;parse-names&quot;:false,&quot;dropping-particle&quot;:&quot;&quot;,&quot;non-dropping-particle&quot;:&quot;&quot;},{&quot;family&quot;:&quot;Escudero&quot;,&quot;given&quot;:&quot;Guilherme&quot;,&quot;parse-names&quot;:false,&quot;dropping-particle&quot;:&quot;&quot;,&quot;non-dropping-particle&quot;:&quot;&quot;},{&quot;family&quot;:&quot;Estienne&quot;,&quot;given&quot;:&quot;Théo&quot;,&quot;parse-names&quot;:false,&quot;dropping-particle&quot;:&quot;&quot;,&quot;non-dropping-particle&quot;:&quot;&quot;},{&quot;family&quot;:&quot;Everson&quot;,&quot;given&quot;:&quot;Richard&quot;,&quot;parse-names&quot;:false,&quot;dropping-particle&quot;:&quot;&quot;,&quot;non-dropping-particle&quot;:&quot;&quot;},{&quot;family&quot;:&quot;Fabrizio&quot;,&quot;given&quot;:&quot;Jonathan&quot;,&quot;parse-names&quot;:false,&quot;dropping-particle&quot;:&quot;&quot;,&quot;non-dropping-particle&quot;:&quot;&quot;},{&quot;family&quot;:&quot;Fan&quot;,&quot;given&quot;:&quot;Yong&quot;,&quot;parse-names&quot;:false,&quot;dropping-particle&quot;:&quot;&quot;,&quot;non-dropping-particle&quot;:&quot;&quot;},{&quot;family&quot;:&quot;Fang&quot;,&quot;given&quot;:&quot;Longwei&quot;,&quot;parse-names&quot;:false,&quot;dropping-particle&quot;:&quot;&quot;,&quot;non-dropping-particle&quot;:&quot;&quot;},{&quot;family&quot;:&quot;Feng&quot;,&quot;given&quot;:&quot;Xue&quot;,&quot;parse-names&quot;:false,&quot;dropping-particle&quot;:&quot;&quot;,&quot;non-dropping-particle&quot;:&quot;&quot;},{&quot;family&quot;:&quot;Ferrante&quot;,&quot;given&quot;:&quot;Enzo&quot;,&quot;parse-names&quot;:false,&quot;dropping-particle&quot;:&quot;&quot;,&quot;non-dropping-particle&quot;:&quot;&quot;},{&quot;family&quot;:&quot;Fidon&quot;,&quot;given&quot;:&quot;Lucas&quot;,&quot;parse-names&quot;:false,&quot;dropping-particle&quot;:&quot;&quot;,&quot;non-dropping-particle&quot;:&quot;&quot;},{&quot;family&quot;:&quot;Fischer&quot;,&quot;given&quot;:&quot;Martin&quot;,&quot;parse-names&quot;:false,&quot;dropping-particle&quot;:&quot;&quot;,&quot;non-dropping-particle&quot;:&quot;&quot;},{&quot;family&quot;:&quot;French&quot;,&quot;given&quot;:&quot;Andrew P.&quot;,&quot;parse-names&quot;:false,&quot;dropping-particle&quot;:&quot;&quot;,&quot;non-dropping-particle&quot;:&quot;&quot;},{&quot;family&quot;:&quot;Fridman&quot;,&quot;given&quot;:&quot;Naomi&quot;,&quot;parse-names&quot;:false,&quot;dropping-particle&quot;:&quot;&quot;,&quot;non-dropping-particle&quot;:&quot;&quot;},{&quot;family&quot;:&quot;Fu&quot;,&quot;given&quot;:&quot;Huan&quot;,&quot;parse-names&quot;:false,&quot;dropping-particle&quot;:&quot;&quot;,&quot;non-dropping-particle&quot;:&quot;&quot;},{&quot;family&quot;:&quot;Fuentes&quot;,&quot;given&quot;:&quot;David&quot;,&quot;parse-names&quot;:false,&quot;dropping-particle&quot;:&quot;&quot;,&quot;non-dropping-particle&quot;:&quot;&quot;},{&quot;family&quot;:&quot;Gao&quot;,&quot;given&quot;:&quot;Yaozong&quot;,&quot;parse-names&quot;:false,&quot;dropping-particle&quot;:&quot;&quot;,&quot;non-dropping-particle&quot;:&quot;&quot;},{&quot;family&quot;:&quot;Gates&quot;,&quot;given&quot;:&quot;Evan&quot;,&quot;parse-names&quot;:false,&quot;dropping-particle&quot;:&quot;&quot;,&quot;non-dropping-particle&quot;:&quot;&quot;},{&quot;family&quot;:&quot;Gering&quot;,&quot;given&quot;:&quot;David&quot;,&quot;parse-names&quot;:false,&quot;dropping-particle&quot;:&quot;&quot;,&quot;non-dropping-particle&quot;:&quot;&quot;},{&quot;family&quot;:&quot;Gholami&quot;,&quot;given&quot;:&quot;Amir&quot;,&quot;parse-names&quot;:false,&quot;dropping-particle&quot;:&quot;&quot;,&quot;non-dropping-particle&quot;:&quot;&quot;},{&quot;family&quot;:&quot;Gierke&quot;,&quot;given&quot;:&quot;Willi&quot;,&quot;parse-names&quot;:false,&quot;dropping-particle&quot;:&quot;&quot;,&quot;non-dropping-particle&quot;:&quot;&quot;},{&quot;family&quot;:&quot;Glocker&quot;,&quot;given&quot;:&quot;Ben&quot;,&quot;parse-names&quot;:false,&quot;dropping-particle&quot;:&quot;&quot;,&quot;non-dropping-particle&quot;:&quot;&quot;},{&quot;family&quot;:&quot;Gong&quot;,&quot;given&quot;:&quot;Mingming&quot;,&quot;parse-names&quot;:false,&quot;dropping-particle&quot;:&quot;&quot;,&quot;non-dropping-particle&quot;:&quot;&quot;},{&quot;family&quot;:&quot;González-Villá&quot;,&quot;given&quot;:&quot;Sandra&quot;,&quot;parse-names&quot;:false,&quot;dropping-particle&quot;:&quot;&quot;,&quot;non-dropping-particle&quot;:&quot;&quot;},{&quot;family&quot;:&quot;Grosges&quot;,&quot;given&quot;:&quot;T.&quot;,&quot;parse-names&quot;:false,&quot;dropping-particle&quot;:&quot;&quot;,&quot;non-dropping-particle&quot;:&quot;&quot;},{&quot;family&quot;:&quot;Guan&quot;,&quot;given&quot;:&quot;Yuanfang&quot;,&quot;parse-names&quot;:false,&quot;dropping-particle&quot;:&quot;&quot;,&quot;non-dropping-particle&quot;:&quot;&quot;},{&quot;family&quot;:&quot;Guo&quot;,&quot;given&quot;:&quot;Sheng&quot;,&quot;parse-names&quot;:false,&quot;dropping-particle&quot;:&quot;&quot;,&quot;non-dropping-particle&quot;:&quot;&quot;},{&quot;family&quot;:&quot;Gupta&quot;,&quot;given&quot;:&quot;Sudeep&quot;,&quot;parse-names&quot;:false,&quot;dropping-particle&quot;:&quot;&quot;,&quot;non-dropping-particle&quot;:&quot;&quot;},{&quot;family&quot;:&quot;Han&quot;,&quot;given&quot;:&quot;Woo-Sup&quot;,&quot;parse-names&quot;:false,&quot;dropping-particle&quot;:&quot;&quot;,&quot;non-dropping-particle&quot;:&quot;&quot;},{&quot;family&quot;:&quot;Han&quot;,&quot;given&quot;:&quot;Il Song&quot;,&quot;parse-names&quot;:false,&quot;dropping-particle&quot;:&quot;&quot;,&quot;non-dropping-particle&quot;:&quot;&quot;},{&quot;family&quot;:&quot;Harmuth&quot;,&quot;given&quot;:&quot;Konstantin&quot;,&quot;parse-names&quot;:false,&quot;dropping-particle&quot;:&quot;&quot;,&quot;non-dropping-particle&quot;:&quot;&quot;},{&quot;family&quot;:&quot;He&quot;,&quot;given&quot;:&quot;Huiguang&quot;,&quot;parse-names&quot;:false,&quot;dropping-particle&quot;:&quot;&quot;,&quot;non-dropping-particle&quot;:&quot;&quot;},{&quot;family&quot;:&quot;Hernández-Sabaté&quot;,&quot;given&quot;:&quot;Aura&quot;,&quot;parse-names&quot;:false,&quot;dropping-particle&quot;:&quot;&quot;,&quot;non-dropping-particle&quot;:&quot;&quot;},{&quot;family&quot;:&quot;Herrmann&quot;,&quot;given&quot;:&quot;Evelyn&quot;,&quot;parse-names&quot;:false,&quot;dropping-particle&quot;:&quot;&quot;,&quot;non-dropping-particle&quot;:&quot;&quot;},{&quot;family&quot;:&quot;Himthani&quot;,&quot;given&quot;:&quot;Naveen&quot;,&quot;parse-names&quot;:false,&quot;dropping-particle&quot;:&quot;&quot;,&quot;non-dropping-particle&quot;:&quot;&quot;},{&quot;family&quot;:&quot;Hsu&quot;,&quot;given&quot;:&quot;Winston&quot;,&quot;parse-names&quot;:false,&quot;dropping-particle&quot;:&quot;&quot;,&quot;non-dropping-particle&quot;:&quot;&quot;},{&quot;family&quot;:&quot;Hsu&quot;,&quot;given&quot;:&quot;Cheyu&quot;,&quot;parse-names&quot;:false,&quot;dropping-particle&quot;:&quot;&quot;,&quot;non-dropping-particle&quot;:&quot;&quot;},{&quot;family&quot;:&quot;Hu&quot;,&quot;given&quot;:&quot;Xiaojun&quot;,&quot;parse-names&quot;:false,&quot;dropping-particle&quot;:&quot;&quot;,&quot;non-dropping-particle&quot;:&quot;&quot;},{&quot;family&quot;:&quot;Hu&quot;,&quot;given&quot;:&quot;Xiaobin&quot;,&quot;parse-names&quot;:false,&quot;dropping-particle&quot;:&quot;&quot;,&quot;non-dropping-particle&quot;:&quot;&quot;},{&quot;family&quot;:&quot;Hu&quot;,&quot;given&quot;:&quot;Yan&quot;,&quot;parse-names&quot;:false,&quot;dropping-particle&quot;:&quot;&quot;,&quot;non-dropping-particle&quot;:&quot;&quot;},{&quot;family&quot;:&quot;Hu&quot;,&quot;given&quot;:&quot;Yifan&quot;,&quot;parse-names&quot;:false,&quot;dropping-particle&quot;:&quot;&quot;,&quot;non-dropping-particle&quot;:&quot;&quot;},{&quot;family&quot;:&quot;Hua&quot;,&quot;given&quot;:&quot;Rui&quot;,&quot;parse-names&quot;:false,&quot;dropping-particle&quot;:&quot;&quot;,&quot;non-dropping-particle&quot;:&quot;&quot;},{&quot;family&quot;:&quot;Huang&quot;,&quot;given&quot;:&quot;Teng-Yi&quot;,&quot;parse-names&quot;:false,&quot;dropping-particle&quot;:&quot;&quot;,&quot;non-dropping-particle&quot;:&quot;&quot;},{&quot;family&quot;:&quot;Huang&quot;,&quot;given&quot;:&quot;Weilin&quot;,&quot;parse-names&quot;:false,&quot;dropping-particle&quot;:&quot;&quot;,&quot;non-dropping-particle&quot;:&quot;&quot;},{&quot;family&quot;:&quot;Huffel&quot;,&quot;given&quot;:&quot;Sabine&quot;,&quot;parse-names&quot;:false,&quot;dropping-particle&quot;:&quot;&quot;,&quot;non-dropping-particle&quot;:&quot;Van&quot;},{&quot;family&quot;:&quot;Huo&quot;,&quot;given&quot;:&quot;Quan&quot;,&quot;parse-names&quot;:false,&quot;dropping-particle&quot;:&quot;&quot;,&quot;non-dropping-particle&quot;:&quot;&quot;},{&quot;family&quot;:&quot;HV&quot;,&quot;given&quot;:&quot;Vivek&quot;,&quot;parse-names&quot;:false,&quot;dropping-particle&quot;:&quot;&quot;,&quot;non-dropping-particle&quot;:&quot;&quot;},{&quot;family&quot;:&quot;Iftekharuddin&quot;,&quot;given&quot;:&quot;Khan M.&quot;,&quot;parse-names&quot;:false,&quot;dropping-particle&quot;:&quot;&quot;,&quot;non-dropping-particle&quot;:&quot;&quot;},{&quot;family&quot;:&quot;Isensee&quot;,&quot;given&quot;:&quot;Fabian&quot;,&quot;parse-names&quot;:false,&quot;dropping-particle&quot;:&quot;&quot;,&quot;non-dropping-particle&quot;:&quot;&quot;},{&quot;family&quot;:&quot;Islam&quot;,&quot;given&quot;:&quot;Mobarakol&quot;,&quot;parse-names&quot;:false,&quot;dropping-particle&quot;:&quot;&quot;,&quot;non-dropping-particle&quot;:&quot;&quot;},{&quot;family&quot;:&quot;Jackson&quot;,&quot;given&quot;:&quot;Aaron S.&quot;,&quot;parse-names&quot;:false,&quot;dropping-particle&quot;:&quot;&quot;,&quot;non-dropping-particle&quot;:&quot;&quot;},{&quot;family&quot;:&quot;Jambawalikar&quot;,&quot;given&quot;:&quot;Sachin R.&quot;,&quot;parse-names&quot;:false,&quot;dropping-particle&quot;:&quot;&quot;,&quot;non-dropping-particle&quot;:&quot;&quot;},{&quot;family&quot;:&quot;Jesson&quot;,&quot;given&quot;:&quot;Andrew&quot;,&quot;parse-names&quot;:false,&quot;dropping-particle&quot;:&quot;&quot;,&quot;non-dropping-particle&quot;:&quot;&quot;},{&quot;family&quot;:&quot;Jian&quot;,&quot;given&quot;:&quot;Weijian&quot;,&quot;parse-names&quot;:false,&quot;dropping-particle&quot;:&quot;&quot;,&quot;non-dropping-particle&quot;:&quot;&quot;},{&quot;family&quot;:&quot;Jin&quot;,&quot;given&quot;:&quot;Peter&quot;,&quot;parse-names&quot;:false,&quot;dropping-particle&quot;:&quot;&quot;,&quot;non-dropping-particle&quot;:&quot;&quot;},{&quot;family&quot;:&quot;Jose&quot;,&quot;given&quot;:&quot;V Jeya Maria&quot;,&quot;parse-names&quot;:false,&quot;dropping-particle&quot;:&quot;&quot;,&quot;non-dropping-particle&quot;:&quot;&quot;},{&quot;family&quot;:&quot;Jungo&quot;,&quot;given&quot;:&quot;Alain&quot;,&quot;parse-names&quot;:false,&quot;dropping-particle&quot;:&quot;&quot;,&quot;non-dropping-particle&quot;:&quot;&quot;},{&quot;family&quot;:&quot;Kainz&quot;,&quot;given&quot;:&quot;B&quot;,&quot;parse-names&quot;:false,&quot;dropping-particle&quot;:&quot;&quot;,&quot;non-dropping-particle&quot;:&quot;&quot;},{&quot;family&quot;:&quot;Kamnitsas&quot;,&quot;given&quot;:&quot;Konstantinos&quot;,&quot;parse-names&quot;:false,&quot;dropping-particle&quot;:&quot;&quot;,&quot;non-dropping-particle&quot;:&quot;&quot;},{&quot;family&quot;:&quot;Kao&quot;,&quot;given&quot;:&quot;Po-Yu&quot;,&quot;parse-names&quot;:false,&quot;dropping-particle&quot;:&quot;&quot;,&quot;non-dropping-particle&quot;:&quot;&quot;},{&quot;family&quot;:&quot;Karnawat&quot;,&quot;given&quot;:&quot;Ayush&quot;,&quot;parse-names&quot;:false,&quot;dropping-particle&quot;:&quot;&quot;,&quot;non-dropping-particle&quot;:&quot;&quot;},{&quot;family&quot;:&quot;Kellermeier&quot;,&quot;given&quot;:&quot;Thomas&quot;,&quot;parse-names&quot;:false,&quot;dropping-particle&quot;:&quot;&quot;,&quot;non-dropping-particle&quot;:&quot;&quot;},{&quot;family&quot;:&quot;Kermi&quot;,&quot;given&quot;:&quot;Adel&quot;,&quot;parse-names&quot;:false,&quot;dropping-particle&quot;:&quot;&quot;,&quot;non-dropping-particle&quot;:&quot;&quot;},{&quot;family&quot;:&quot;Keutzer&quot;,&quot;given&quot;:&quot;Kurt&quot;,&quot;parse-names&quot;:false,&quot;dropping-particle&quot;:&quot;&quot;,&quot;non-dropping-particle&quot;:&quot;&quot;},{&quot;family&quot;:&quot;Khadir&quot;,&quot;given&quot;:&quot;Mohamed Tarek&quot;,&quot;parse-names&quot;:false,&quot;dropping-particle&quot;:&quot;&quot;,&quot;non-dropping-particle&quot;:&quot;&quot;},{&quot;family&quot;:&quot;Khened&quot;,&quot;given&quot;:&quot;Mahendra&quot;,&quot;parse-names&quot;:false,&quot;dropping-particle&quot;:&quot;&quot;,&quot;non-dropping-particle&quot;:&quot;&quot;},{&quot;family&quot;:&quot;Kickingereder&quot;,&quot;given&quot;:&quot;Philipp&quot;,&quot;parse-names&quot;:false,&quot;dropping-particle&quot;:&quot;&quot;,&quot;non-dropping-particle&quot;:&quot;&quot;},{&quot;family&quot;:&quot;Kim&quot;,&quot;given&quot;:&quot;Geena&quot;,&quot;parse-names&quot;:false,&quot;dropping-particle&quot;:&quot;&quot;,&quot;non-dropping-particle&quot;:&quot;&quot;},{&quot;family&quot;:&quot;King&quot;,&quot;given&quot;:&quot;Nik&quot;,&quot;parse-names&quot;:false,&quot;dropping-particle&quot;:&quot;&quot;,&quot;non-dropping-particle&quot;:&quot;&quot;},{&quot;family&quot;:&quot;Knapp&quot;,&quot;given&quot;:&quot;Haley&quot;,&quot;parse-names&quot;:false,&quot;dropping-particle&quot;:&quot;&quot;,&quot;non-dropping-particle&quot;:&quot;&quot;},{&quot;family&quot;:&quot;Knecht&quot;,&quot;given&quot;:&quot;Urspeter&quot;,&quot;parse-names&quot;:false,&quot;dropping-particle&quot;:&quot;&quot;,&quot;non-dropping-particle&quot;:&quot;&quot;},{&quot;family&quot;:&quot;Kohli&quot;,&quot;given&quot;:&quot;Lisa&quot;,&quot;parse-names&quot;:false,&quot;dropping-particle&quot;:&quot;&quot;,&quot;non-dropping-particle&quot;:&quot;&quot;},{&quot;family&quot;:&quot;Kong&quot;,&quot;given&quot;:&quot;Deren&quot;,&quot;parse-names&quot;:false,&quot;dropping-particle&quot;:&quot;&quot;,&quot;non-dropping-particle&quot;:&quot;&quot;},{&quot;family&quot;:&quot;Kong&quot;,&quot;given&quot;:&quot;Xiangmao&quot;,&quot;parse-names&quot;:false,&quot;dropping-particle&quot;:&quot;&quot;,&quot;non-dropping-particle&quot;:&quot;&quot;},{&quot;family&quot;:&quot;Koppers&quot;,&quot;given&quot;:&quot;Simon&quot;,&quot;parse-names&quot;:false,&quot;dropping-particle&quot;:&quot;&quot;,&quot;non-dropping-particle&quot;:&quot;&quot;},{&quot;family&quot;:&quot;Kori&quot;,&quot;given&quot;:&quot;Avinash&quot;,&quot;parse-names&quot;:false,&quot;dropping-particle&quot;:&quot;&quot;,&quot;non-dropping-particle&quot;:&quot;&quot;},{&quot;family&quot;:&quot;Krishnamurthi&quot;,&quot;given&quot;:&quot;Ganapathy&quot;,&quot;parse-names&quot;:false,&quot;dropping-particle&quot;:&quot;&quot;,&quot;non-dropping-particle&quot;:&quot;&quot;},{&quot;family&quot;:&quot;Krivov&quot;,&quot;given&quot;:&quot;Egor&quot;,&quot;parse-names&quot;:false,&quot;dropping-particle&quot;:&quot;&quot;,&quot;non-dropping-particle&quot;:&quot;&quot;},{&quot;family&quot;:&quot;Kumar&quot;,&quot;given&quot;:&quot;Piyush&quot;,&quot;parse-names&quot;:false,&quot;dropping-particle&quot;:&quot;&quot;,&quot;non-dropping-particle&quot;:&quot;&quot;},{&quot;family&quot;:&quot;Kushibar&quot;,&quot;given&quot;:&quot;Kaisar&quot;,&quot;parse-names&quot;:false,&quot;dropping-particle&quot;:&quot;&quot;,&quot;non-dropping-particle&quot;:&quot;&quot;},{&quot;family&quot;:&quot;Lachinov&quot;,&quot;given&quot;:&quot;Dmitrii&quot;,&quot;parse-names&quot;:false,&quot;dropping-particle&quot;:&quot;&quot;,&quot;non-dropping-particle&quot;:&quot;&quot;},{&quot;family&quot;:&quot;Lambrou&quot;,&quot;given&quot;:&quot;Tryphon&quot;,&quot;parse-names&quot;:false,&quot;dropping-particle&quot;:&quot;&quot;,&quot;non-dropping-particle&quot;:&quot;&quot;},{&quot;family&quot;:&quot;Lee&quot;,&quot;given&quot;:&quot;Joon&quot;,&quot;parse-names&quot;:false,&quot;dropping-particle&quot;:&quot;&quot;,&quot;non-dropping-particle&quot;:&quot;&quot;},{&quot;family&quot;:&quot;Lee&quot;,&quot;given&quot;:&quot;Chengen&quot;,&quot;parse-names&quot;:false,&quot;dropping-particle&quot;:&quot;&quot;,&quot;non-dropping-particle&quot;:&quot;&quot;},{&quot;family&quot;:&quot;Lee&quot;,&quot;given&quot;:&quot;Yuehchou&quot;,&quot;parse-names&quot;:false,&quot;dropping-particle&quot;:&quot;&quot;,&quot;non-dropping-particle&quot;:&quot;&quot;},{&quot;family&quot;:&quot;Lee&quot;,&quot;given&quot;:&quot;M&quot;,&quot;parse-names&quot;:false,&quot;dropping-particle&quot;:&quot;&quot;,&quot;non-dropping-particle&quot;:&quot;&quot;},{&quot;family&quot;:&quot;Lefkovits&quot;,&quot;given&quot;:&quot;Szidonia&quot;,&quot;parse-names&quot;:false,&quot;dropping-particle&quot;:&quot;&quot;,&quot;non-dropping-particle&quot;:&quot;&quot;},{&quot;family&quot;:&quot;Lefkovits&quot;,&quot;given&quot;:&quot;Laszlo&quot;,&quot;parse-names&quot;:false,&quot;dropping-particle&quot;:&quot;&quot;,&quot;non-dropping-particle&quot;:&quot;&quot;},{&quot;family&quot;:&quot;Levitt&quot;,&quot;given&quot;:&quot;James&quot;,&quot;parse-names&quot;:false,&quot;dropping-particle&quot;:&quot;&quot;,&quot;non-dropping-particle&quot;:&quot;&quot;},{&quot;family&quot;:&quot;Li&quot;,&quot;given&quot;:&quot;Tengfei&quot;,&quot;parse-names&quot;:false,&quot;dropping-particle&quot;:&quot;&quot;,&quot;non-dropping-particle&quot;:&quot;&quot;},{&quot;family&quot;:&quot;Li&quot;,&quot;given&quot;:&quot;Hongwei&quot;,&quot;parse-names&quot;:false,&quot;dropping-particle&quot;:&quot;&quot;,&quot;non-dropping-particle&quot;:&quot;&quot;},{&quot;family&quot;:&quot;Li&quot;,&quot;given&quot;:&quot;Wenqi&quot;,&quot;parse-names&quot;:false,&quot;dropping-particle&quot;:&quot;&quot;,&quot;non-dropping-particle&quot;:&quot;&quot;},{&quot;family&quot;:&quot;Li&quot;,&quot;given&quot;:&quot;Hongyang&quot;,&quot;parse-names&quot;:false,&quot;dropping-particle&quot;:&quot;&quot;,&quot;non-dropping-particle&quot;:&quot;&quot;},{&quot;family&quot;:&quot;Li&quot;,&quot;given&quot;:&quot;Xiaochuan&quot;,&quot;parse-names&quot;:false,&quot;dropping-particle&quot;:&quot;&quot;,&quot;non-dropping-particle&quot;:&quot;&quot;},{&quot;family&quot;:&quot;Li&quot;,&quot;given&quot;:&quot;Yuexiang&quot;,&quot;parse-names&quot;:false,&quot;dropping-particle&quot;:&quot;&quot;,&quot;non-dropping-particle&quot;:&quot;&quot;},{&quot;family&quot;:&quot;Li&quot;,&quot;given&quot;:&quot;Heng&quot;,&quot;parse-names&quot;:false,&quot;dropping-particle&quot;:&quot;&quot;,&quot;non-dropping-particle&quot;:&quot;&quot;},{&quot;family&quot;:&quot;Li&quot;,&quot;given&quot;:&quot;Zhenye&quot;,&quot;parse-names&quot;:false,&quot;dropping-particle&quot;:&quot;&quot;,&quot;non-dropping-particle&quot;:&quot;&quot;},{&quot;family&quot;:&quot;Li&quot;,&quot;given&quot;:&quot;Xiaoyu&quot;,&quot;parse-names&quot;:false,&quot;dropping-particle&quot;:&quot;&quot;,&quot;non-dropping-particle&quot;:&quot;&quot;},{&quot;family&quot;:&quot;Li&quot;,&quot;given&quot;:&quot;Zeju&quot;,&quot;parse-names&quot;:false,&quot;dropping-particle&quot;:&quot;&quot;,&quot;non-dropping-particle&quot;:&quot;&quot;},{&quot;family&quot;:&quot;Li&quot;,&quot;given&quot;:&quot;XiaoGang&quot;,&quot;parse-names&quot;:false,&quot;dropping-particle&quot;:&quot;&quot;,&quot;non-dropping-particle&quot;:&quot;&quot;},{&quot;family&quot;:&quot;Li&quot;,&quot;given&quot;:&quot;Wenqi&quot;,&quot;parse-names&quot;:false,&quot;dropping-particle&quot;:&quot;&quot;,&quot;non-dropping-particle&quot;:&quot;&quot;},{&quot;family&quot;:&quot;Lin&quot;,&quot;given&quot;:&quot;Zheng-Shen&quot;,&quot;parse-names&quot;:false,&quot;dropping-particle&quot;:&quot;&quot;,&quot;non-dropping-particle&quot;:&quot;&quot;},{&quot;family&quot;:&quot;Lin&quot;,&quot;given&quot;:&quot;Fengming&quot;,&quot;parse-names&quot;:false,&quot;dropping-particle&quot;:&quot;&quot;,&quot;non-dropping-particle&quot;:&quot;&quot;},{&quot;family&quot;:&quot;Lio&quot;,&quot;given&quot;:&quot;Pietro&quot;,&quot;parse-names&quot;:false,&quot;dropping-particle&quot;:&quot;&quot;,&quot;non-dropping-particle&quot;:&quot;&quot;},{&quot;family&quot;:&quot;Liu&quot;,&quot;given&quot;:&quot;Chang&quot;,&quot;parse-names&quot;:false,&quot;dropping-particle&quot;:&quot;&quot;,&quot;non-dropping-particle&quot;:&quot;&quot;},{&quot;family&quot;:&quot;Liu&quot;,&quot;given&quot;:&quot;Boqiang&quot;,&quot;parse-names&quot;:false,&quot;dropping-particle&quot;:&quot;&quot;,&quot;non-dropping-particle&quot;:&quot;&quot;},{&quot;family&quot;:&quot;Liu&quot;,&quot;given&quot;:&quot;Xiang&quot;,&quot;parse-names&quot;:false,&quot;dropping-particle&quot;:&quot;&quot;,&quot;non-dropping-particle&quot;:&quot;&quot;},{&quot;family&quot;:&quot;Liu&quot;,&quot;given&quot;:&quot;Mingyuan&quot;,&quot;parse-names&quot;:false,&quot;dropping-particle&quot;:&quot;&quot;,&quot;non-dropping-particle&quot;:&quot;&quot;},{&quot;family&quot;:&quot;Liu&quot;,&quot;given&quot;:&quot;Ju&quot;,&quot;parse-names&quot;:false,&quot;dropping-particle&quot;:&quot;&quot;,&quot;non-dropping-particle&quot;:&quot;&quot;},{&quot;family&quot;:&quot;Liu&quot;,&quot;given&quot;:&quot;Luyan&quot;,&quot;parse-names&quot;:false,&quot;dropping-particle&quot;:&quot;&quot;,&quot;non-dropping-particle&quot;:&quot;&quot;},{&quot;family&quot;:&quot;Llado&quot;,&quot;given&quot;:&quot;Xavier&quot;,&quot;parse-names&quot;:false,&quot;dropping-particle&quot;:&quot;&quot;,&quot;non-dropping-particle&quot;:&quot;&quot;},{&quot;family&quot;:&quot;Lopez&quot;,&quot;given&quot;:&quot;Marc Moreno&quot;,&quot;parse-names&quot;:false,&quot;dropping-particle&quot;:&quot;&quot;,&quot;non-dropping-particle&quot;:&quot;&quot;},{&quot;family&quot;:&quot;Lorenzo&quot;,&quot;given&quot;:&quot;Pablo Ribalta&quot;,&quot;parse-names&quot;:false,&quot;dropping-particle&quot;:&quot;&quot;,&quot;non-dropping-particle&quot;:&quot;&quot;},{&quot;family&quot;:&quot;Lu&quot;,&quot;given&quot;:&quot;Zhentai&quot;,&quot;parse-names&quot;:false,&quot;dropping-particle&quot;:&quot;&quot;,&quot;non-dropping-particle&quot;:&quot;&quot;},{&quot;family&quot;:&quot;Luo&quot;,&quot;given&quot;:&quot;Lin&quot;,&quot;parse-names&quot;:false,&quot;dropping-particle&quot;:&quot;&quot;,&quot;non-dropping-particle&quot;:&quot;&quot;},{&quot;family&quot;:&quot;Luo&quot;,&quot;given&quot;:&quot;Zhigang&quot;,&quot;parse-names&quot;:false,&quot;dropping-particle&quot;:&quot;&quot;,&quot;non-dropping-particle&quot;:&quot;&quot;},{&quot;family&quot;:&quot;Ma&quot;,&quot;given&quot;:&quot;Jun&quot;,&quot;parse-names&quot;:false,&quot;dropping-particle&quot;:&quot;&quot;,&quot;non-dropping-particle&quot;:&quot;&quot;},{&quot;family&quot;:&quot;Ma&quot;,&quot;given&quot;:&quot;Kai&quot;,&quot;parse-names&quot;:false,&quot;dropping-particle&quot;:&quot;&quot;,&quot;non-dropping-particle&quot;:&quot;&quot;},{&quot;family&quot;:&quot;Mackie&quot;,&quot;given&quot;:&quot;Thomas&quot;,&quot;parse-names&quot;:false,&quot;dropping-particle&quot;:&quot;&quot;,&quot;non-dropping-particle&quot;:&quot;&quot;},{&quot;family&quot;:&quot;Madabushi&quot;,&quot;given&quot;:&quot;Anant&quot;,&quot;parse-names&quot;:false,&quot;dropping-particle&quot;:&quot;&quot;,&quot;non-dropping-particle&quot;:&quot;&quot;},{&quot;family&quot;:&quot;Mahmoudi&quot;,&quot;given&quot;:&quot;Issam&quot;,&quot;parse-names&quot;:false,&quot;dropping-particle&quot;:&quot;&quot;,&quot;non-dropping-particle&quot;:&quot;&quot;},{&quot;family&quot;:&quot;Maier-Hein&quot;,&quot;given&quot;:&quot;Klaus H.&quot;,&quot;parse-names&quot;:false,&quot;dropping-particle&quot;:&quot;&quot;,&quot;non-dropping-particle&quot;:&quot;&quot;},{&quot;family&quot;:&quot;Maji&quot;,&quot;given&quot;:&quot;Pradipta&quot;,&quot;parse-names&quot;:false,&quot;dropping-particle&quot;:&quot;&quot;,&quot;non-dropping-particle&quot;:&quot;&quot;},{&quot;family&quot;:&quot;Mammen&quot;,&quot;given&quot;:&quot;CP&quot;,&quot;parse-names&quot;:false,&quot;dropping-particle&quot;:&quot;&quot;,&quot;non-dropping-particle&quot;:&quot;&quot;},{&quot;family&quot;:&quot;Mang&quot;,&quot;given&quot;:&quot;Andreas&quot;,&quot;parse-names&quot;:false,&quot;dropping-particle&quot;:&quot;&quot;,&quot;non-dropping-particle&quot;:&quot;&quot;},{&quot;family&quot;:&quot;Manjunath&quot;,&quot;given&quot;:&quot;B. S.&quot;,&quot;parse-names&quot;:false,&quot;dropping-particle&quot;:&quot;&quot;,&quot;non-dropping-particle&quot;:&quot;&quot;},{&quot;family&quot;:&quot;Marcinkiewicz&quot;,&quot;given&quot;:&quot;Michal&quot;,&quot;parse-names&quot;:false,&quot;dropping-particle&quot;:&quot;&quot;,&quot;non-dropping-particle&quot;:&quot;&quot;},{&quot;family&quot;:&quot;McDonagh&quot;,&quot;given&quot;:&quot;S&quot;,&quot;parse-names&quot;:false,&quot;dropping-particle&quot;:&quot;&quot;,&quot;non-dropping-particle&quot;:&quot;&quot;},{&quot;family&quot;:&quot;McKenna&quot;,&quot;given&quot;:&quot;Stephen&quot;,&quot;parse-names&quot;:false,&quot;dropping-particle&quot;:&quot;&quot;,&quot;non-dropping-particle&quot;:&quot;&quot;},{&quot;family&quot;:&quot;McKinley&quot;,&quot;given&quot;:&quot;Richard&quot;,&quot;parse-names&quot;:false,&quot;dropping-particle&quot;:&quot;&quot;,&quot;non-dropping-particle&quot;:&quot;&quot;},{&quot;family&quot;:&quot;Mehl&quot;,&quot;given&quot;:&quot;Miriam&quot;,&quot;parse-names&quot;:false,&quot;dropping-particle&quot;:&quot;&quot;,&quot;non-dropping-particle&quot;:&quot;&quot;},{&quot;family&quot;:&quot;Mehta&quot;,&quot;given&quot;:&quot;Sachin&quot;,&quot;parse-names&quot;:false,&quot;dropping-particle&quot;:&quot;&quot;,&quot;non-dropping-particle&quot;:&quot;&quot;},{&quot;family&quot;:&quot;Mehta&quot;,&quot;given&quot;:&quot;Raghav&quot;,&quot;parse-names&quot;:false,&quot;dropping-particle&quot;:&quot;&quot;,&quot;non-dropping-particle&quot;:&quot;&quot;},{&quot;family&quot;:&quot;Meier&quot;,&quot;given&quot;:&quot;Raphael&quot;,&quot;parse-names&quot;:false,&quot;dropping-particle&quot;:&quot;&quot;,&quot;non-dropping-particle&quot;:&quot;&quot;},{&quot;family&quot;:&quot;Meinel&quot;,&quot;given&quot;:&quot;Christoph&quot;,&quot;parse-names&quot;:false,&quot;dropping-particle&quot;:&quot;&quot;,&quot;non-dropping-particle&quot;:&quot;&quot;},{&quot;family&quot;:&quot;Merhof&quot;,&quot;given&quot;:&quot;Dorit&quot;,&quot;parse-names&quot;:false,&quot;dropping-particle&quot;:&quot;&quot;,&quot;non-dropping-particle&quot;:&quot;&quot;},{&quot;family&quot;:&quot;Meyer&quot;,&quot;given&quot;:&quot;Craig&quot;,&quot;parse-names&quot;:false,&quot;dropping-particle&quot;:&quot;&quot;,&quot;non-dropping-particle&quot;:&quot;&quot;},{&quot;family&quot;:&quot;Miller&quot;,&quot;given&quot;:&quot;Robert&quot;,&quot;parse-names&quot;:false,&quot;dropping-particle&quot;:&quot;&quot;,&quot;non-dropping-particle&quot;:&quot;&quot;},{&quot;family&quot;:&quot;Mitra&quot;,&quot;given&quot;:&quot;Sushmita&quot;,&quot;parse-names&quot;:false,&quot;dropping-particle&quot;:&quot;&quot;,&quot;non-dropping-particle&quot;:&quot;&quot;},{&quot;family&quot;:&quot;Moiyadi&quot;,&quot;given&quot;:&quot;Aliasgar&quot;,&quot;parse-names&quot;:false,&quot;dropping-particle&quot;:&quot;&quot;,&quot;non-dropping-particle&quot;:&quot;&quot;},{&quot;family&quot;:&quot;Molina-Garcia&quot;,&quot;given&quot;:&quot;David&quot;,&quot;parse-names&quot;:false,&quot;dropping-particle&quot;:&quot;&quot;,&quot;non-dropping-particle&quot;:&quot;&quot;},{&quot;family&quot;:&quot;Monteiro&quot;,&quot;given&quot;:&quot;Miguel A. B.&quot;,&quot;parse-names&quot;:false,&quot;dropping-particle&quot;:&quot;&quot;,&quot;non-dropping-particle&quot;:&quot;&quot;},{&quot;family&quot;:&quot;Mrukwa&quot;,&quot;given&quot;:&quot;Grzegorz&quot;,&quot;parse-names&quot;:false,&quot;dropping-particle&quot;:&quot;&quot;,&quot;non-dropping-particle&quot;:&quot;&quot;},{&quot;family&quot;:&quot;Myronenko&quot;,&quot;given&quot;:&quot;Andriy&quot;,&quot;parse-names&quot;:false,&quot;dropping-particle&quot;:&quot;&quot;,&quot;non-dropping-particle&quot;:&quot;&quot;},{&quot;family&quot;:&quot;Nalepa&quot;,&quot;given&quot;:&quot;Jakub&quot;,&quot;parse-names&quot;:false,&quot;dropping-particle&quot;:&quot;&quot;,&quot;non-dropping-particle&quot;:&quot;&quot;},{&quot;family&quot;:&quot;Ngo&quot;,&quot;given&quot;:&quot;Thuyen&quot;,&quot;parse-names&quot;:false,&quot;dropping-particle&quot;:&quot;&quot;,&quot;non-dropping-particle&quot;:&quot;&quot;},{&quot;family&quot;:&quot;Nie&quot;,&quot;given&quot;:&quot;Dong&quot;,&quot;parse-names&quot;:false,&quot;dropping-particle&quot;:&quot;&quot;,&quot;non-dropping-particle&quot;:&quot;&quot;},{&quot;family&quot;:&quot;Ning&quot;,&quot;given&quot;:&quot;Holly&quot;,&quot;parse-names&quot;:false,&quot;dropping-particle&quot;:&quot;&quot;,&quot;non-dropping-particle&quot;:&quot;&quot;},{&quot;family&quot;:&quot;Niu&quot;,&quot;given&quot;:&quot;Chen&quot;,&quot;parse-names&quot;:false,&quot;dropping-particle&quot;:&quot;&quot;,&quot;non-dropping-particle&quot;:&quot;&quot;},{&quot;family&quot;:&quot;Nuechterlein&quot;,&quot;given&quot;:&quot;Nicholas K&quot;,&quot;parse-names&quot;:false,&quot;dropping-particle&quot;:&quot;&quot;,&quot;non-dropping-particle&quot;:&quot;&quot;},{&quot;family&quot;:&quot;Oermann&quot;,&quot;given&quot;:&quot;Eric&quot;,&quot;parse-names&quot;:false,&quot;dropping-particle&quot;:&quot;&quot;,&quot;non-dropping-particle&quot;:&quot;&quot;},{&quot;family&quot;:&quot;Oliveira&quot;,&quot;given&quot;:&quot;Arlindo&quot;,&quot;parse-names&quot;:false,&quot;dropping-particle&quot;:&quot;&quot;,&quot;non-dropping-particle&quot;:&quot;&quot;},{&quot;family&quot;:&quot;Oliveira&quot;,&quot;given&quot;:&quot;Diego D. C.&quot;,&quot;parse-names&quot;:false,&quot;dropping-particle&quot;:&quot;&quot;,&quot;non-dropping-particle&quot;:&quot;&quot;},{&quot;family&quot;:&quot;Oliver&quot;,&quot;given&quot;:&quot;Arnau&quot;,&quot;parse-names&quot;:false,&quot;dropping-particle&quot;:&quot;&quot;,&quot;non-dropping-particle&quot;:&quot;&quot;},{&quot;family&quot;:&quot;Osman&quot;,&quot;given&quot;:&quot;Alexander F. I.&quot;,&quot;parse-names&quot;:false,&quot;dropping-particle&quot;:&quot;&quot;,&quot;non-dropping-particle&quot;:&quot;&quot;},{&quot;family&quot;:&quot;Ou&quot;,&quot;given&quot;:&quot;Yu-Nian&quot;,&quot;parse-names&quot;:false,&quot;dropping-particle&quot;:&quot;&quot;,&quot;non-dropping-particle&quot;:&quot;&quot;},{&quot;family&quot;:&quot;Ourselin&quot;,&quot;given&quot;:&quot;Sebastien&quot;,&quot;parse-names&quot;:false,&quot;dropping-particle&quot;:&quot;&quot;,&quot;non-dropping-particle&quot;:&quot;&quot;},{&quot;family&quot;:&quot;Paragios&quot;,&quot;given&quot;:&quot;Nikos&quot;,&quot;parse-names&quot;:false,&quot;dropping-particle&quot;:&quot;&quot;,&quot;non-dropping-particle&quot;:&quot;&quot;},{&quot;family&quot;:&quot;Park&quot;,&quot;given&quot;:&quot;Moo Sung&quot;,&quot;parse-names&quot;:false,&quot;dropping-particle&quot;:&quot;&quot;,&quot;non-dropping-particle&quot;:&quot;&quot;},{&quot;family&quot;:&quot;Paschke&quot;,&quot;given&quot;:&quot;Brad&quot;,&quot;parse-names&quot;:false,&quot;dropping-particle&quot;:&quot;&quot;,&quot;non-dropping-particle&quot;:&quot;&quot;},{&quot;family&quot;:&quot;Pauloski&quot;,&quot;given&quot;:&quot;J. Gregory&quot;,&quot;parse-names&quot;:false,&quot;dropping-particle&quot;:&quot;&quot;,&quot;non-dropping-particle&quot;:&quot;&quot;},{&quot;family&quot;:&quot;Pawar&quot;,&quot;given&quot;:&quot;Kamlesh&quot;,&quot;parse-names&quot;:false,&quot;dropping-particle&quot;:&quot;&quot;,&quot;non-dropping-particle&quot;:&quot;&quot;},{&quot;family&quot;:&quot;Pawlowski&quot;,&quot;given&quot;:&quot;Nick&quot;,&quot;parse-names&quot;:false,&quot;dropping-particle&quot;:&quot;&quot;,&quot;non-dropping-particle&quot;:&quot;&quot;},{&quot;family&quot;:&quot;Pei&quot;,&quot;given&quot;:&quot;Linmin&quot;,&quot;parse-names&quot;:false,&quot;dropping-particle&quot;:&quot;&quot;,&quot;non-dropping-particle&quot;:&quot;&quot;},{&quot;family&quot;:&quot;Peng&quot;,&quot;given&quot;:&quot;Suting&quot;,&quot;parse-names&quot;:false,&quot;dropping-particle&quot;:&quot;&quot;,&quot;non-dropping-particle&quot;:&quot;&quot;},{&quot;family&quot;:&quot;Pereira&quot;,&quot;given&quot;:&quot;Silvio M.&quot;,&quot;parse-names&quot;:false,&quot;dropping-particle&quot;:&quot;&quot;,&quot;non-dropping-particle&quot;:&quot;&quot;},{&quot;family&quot;:&quot;Perez-Beteta&quot;,&quot;given&quot;:&quot;Julian&quot;,&quot;parse-names&quot;:false,&quot;dropping-particle&quot;:&quot;&quot;,&quot;non-dropping-particle&quot;:&quot;&quot;},{&quot;family&quot;:&quot;Perez-Garcia&quot;,&quot;given&quot;:&quot;Victor M.&quot;,&quot;parse-names&quot;:false,&quot;dropping-particle&quot;:&quot;&quot;,&quot;non-dropping-particle&quot;:&quot;&quot;},{&quot;family&quot;:&quot;Pezold&quot;,&quot;given&quot;:&quot;Simon&quot;,&quot;parse-names&quot;:false,&quot;dropping-particle&quot;:&quot;&quot;,&quot;non-dropping-particle&quot;:&quot;&quot;},{&quot;family&quot;:&quot;Pham&quot;,&quot;given&quot;:&quot;Bao&quot;,&quot;parse-names&quot;:false,&quot;dropping-particle&quot;:&quot;&quot;,&quot;non-dropping-particle&quot;:&quot;&quot;},{&quot;family&quot;:&quot;Phophalia&quot;,&quot;given&quot;:&quot;Ashish&quot;,&quot;parse-names&quot;:false,&quot;dropping-particle&quot;:&quot;&quot;,&quot;non-dropping-particle&quot;:&quot;&quot;},{&quot;family&quot;:&quot;Piella&quot;,&quot;given&quot;:&quot;Gemma&quot;,&quot;parse-names&quot;:false,&quot;dropping-particle&quot;:&quot;&quot;,&quot;non-dropping-particle&quot;:&quot;&quot;},{&quot;family&quot;:&quot;Pillai&quot;,&quot;given&quot;:&quot;G. N.&quot;,&quot;parse-names&quot;:false,&quot;dropping-particle&quot;:&quot;&quot;,&quot;non-dropping-particle&quot;:&quot;&quot;},{&quot;family&quot;:&quot;Piraud&quot;,&quot;given&quot;:&quot;Marie&quot;,&quot;parse-names&quot;:false,&quot;dropping-particle&quot;:&quot;&quot;,&quot;non-dropping-particle&quot;:&quot;&quot;},{&quot;family&quot;:&quot;Pisov&quot;,&quot;given&quot;:&quot;Maxim&quot;,&quot;parse-names&quot;:false,&quot;dropping-particle&quot;:&quot;&quot;,&quot;non-dropping-particle&quot;:&quot;&quot;},{&quot;family&quot;:&quot;Popli&quot;,&quot;given&quot;:&quot;Anmol&quot;,&quot;parse-names&quot;:false,&quot;dropping-particle&quot;:&quot;&quot;,&quot;non-dropping-particle&quot;:&quot;&quot;},{&quot;family&quot;:&quot;Pound&quot;,&quot;given&quot;:&quot;Michael P.&quot;,&quot;parse-names&quot;:false,&quot;dropping-particle&quot;:&quot;&quot;,&quot;non-dropping-particle&quot;:&quot;&quot;},{&quot;family&quot;:&quot;Pourreza&quot;,&quot;given&quot;:&quot;Reza&quot;,&quot;parse-names&quot;:false,&quot;dropping-particle&quot;:&quot;&quot;,&quot;non-dropping-particle&quot;:&quot;&quot;},{&quot;family&quot;:&quot;Prasanna&quot;,&quot;given&quot;:&quot;Prateek&quot;,&quot;parse-names&quot;:false,&quot;dropping-particle&quot;:&quot;&quot;,&quot;non-dropping-particle&quot;:&quot;&quot;},{&quot;family&quot;:&quot;Prkovska&quot;,&quot;given&quot;:&quot;Vesna&quot;,&quot;parse-names&quot;:false,&quot;dropping-particle&quot;:&quot;&quot;,&quot;non-dropping-particle&quot;:&quot;&quot;},{&quot;family&quot;:&quot;Pridmore&quot;,&quot;given&quot;:&quot;Tony P.&quot;,&quot;parse-names&quot;:false,&quot;dropping-particle&quot;:&quot;&quot;,&quot;non-dropping-particle&quot;:&quot;&quot;},{&quot;family&quot;:&quot;Puch&quot;,&quot;given&quot;:&quot;Santi&quot;,&quot;parse-names&quot;:false,&quot;dropping-particle&quot;:&quot;&quot;,&quot;non-dropping-particle&quot;:&quot;&quot;},{&quot;family&quot;:&quot;Puybareau&quot;,&quot;given&quot;:&quot;Élodie&quot;,&quot;parse-names&quot;:false,&quot;dropping-particle&quot;:&quot;&quot;,&quot;non-dropping-particle&quot;:&quot;&quot;},{&quot;family&quot;:&quot;Qian&quot;,&quot;given&quot;:&quot;Buyue&quot;,&quot;parse-names&quot;:false,&quot;dropping-particle&quot;:&quot;&quot;,&quot;non-dropping-particle&quot;:&quot;&quot;},{&quot;family&quot;:&quot;Qiao&quot;,&quot;given&quot;:&quot;Xu&quot;,&quot;parse-names&quot;:false,&quot;dropping-particle&quot;:&quot;&quot;,&quot;non-dropping-particle&quot;:&quot;&quot;},{&quot;family&quot;:&quot;Rajchl&quot;,&quot;given&quot;:&quot;Martin&quot;,&quot;parse-names&quot;:false,&quot;dropping-particle&quot;:&quot;&quot;,&quot;non-dropping-particle&quot;:&quot;&quot;},{&quot;family&quot;:&quot;Rane&quot;,&quot;given&quot;:&quot;Swapnil&quot;,&quot;parse-names&quot;:false,&quot;dropping-particle&quot;:&quot;&quot;,&quot;non-dropping-particle&quot;:&quot;&quot;},{&quot;family&quot;:&quot;Rebsamen&quot;,&quot;given&quot;:&quot;Michael&quot;,&quot;parse-names&quot;:false,&quot;dropping-particle&quot;:&quot;&quot;,&quot;non-dropping-particle&quot;:&quot;&quot;},{&quot;family&quot;:&quot;Ren&quot;,&quot;given&quot;:&quot;Hongliang&quot;,&quot;parse-names&quot;:false,&quot;dropping-particle&quot;:&quot;&quot;,&quot;non-dropping-particle&quot;:&quot;&quot;},{&quot;family&quot;:&quot;Ren&quot;,&quot;given&quot;:&quot;Xuhua&quot;,&quot;parse-names&quot;:false,&quot;dropping-particle&quot;:&quot;&quot;,&quot;non-dropping-particle&quot;:&quot;&quot;},{&quot;family&quot;:&quot;Revanuru&quot;,&quot;given&quot;:&quot;Karthik&quot;,&quot;parse-names&quot;:false,&quot;dropping-particle&quot;:&quot;&quot;,&quot;non-dropping-particle&quot;:&quot;&quot;},{&quot;family&quot;:&quot;Rezaei&quot;,&quot;given&quot;:&quot;Mina&quot;,&quot;parse-names&quot;:false,&quot;dropping-particle&quot;:&quot;&quot;,&quot;non-dropping-particle&quot;:&quot;&quot;},{&quot;family&quot;:&quot;Rippel&quot;,&quot;given&quot;:&quot;Oliver&quot;,&quot;parse-names&quot;:false,&quot;dropping-particle&quot;:&quot;&quot;,&quot;non-dropping-particle&quot;:&quot;&quot;},{&quot;family&quot;:&quot;Rivera&quot;,&quot;given&quot;:&quot;Luis Carlos&quot;,&quot;parse-names&quot;:false,&quot;dropping-particle&quot;:&quot;&quot;,&quot;non-dropping-particle&quot;:&quot;&quot;},{&quot;family&quot;:&quot;Robert&quot;,&quot;given&quot;:&quot;Charlotte&quot;,&quot;parse-names&quot;:false,&quot;dropping-particle&quot;:&quot;&quot;,&quot;non-dropping-particle&quot;:&quot;&quot;},{&quot;family&quot;:&quot;Rosen&quot;,&quot;given&quot;:&quot;Bruce&quot;,&quot;parse-names&quot;:false,&quot;dropping-particle&quot;:&quot;&quot;,&quot;non-dropping-particle&quot;:&quot;&quot;},{&quot;family&quot;:&quot;Rueckert&quot;,&quot;given&quot;:&quot;Daniel&quot;,&quot;parse-names&quot;:false,&quot;dropping-particle&quot;:&quot;&quot;,&quot;non-dropping-particle&quot;:&quot;&quot;},{&quot;family&quot;:&quot;Safwan&quot;,&quot;given&quot;:&quot;Mohammed&quot;,&quot;parse-names&quot;:false,&quot;dropping-particle&quot;:&quot;&quot;,&quot;non-dropping-particle&quot;:&quot;&quot;},{&quot;family&quot;:&quot;Salem&quot;,&quot;given&quot;:&quot;Mostafa&quot;,&quot;parse-names&quot;:false,&quot;dropping-particle&quot;:&quot;&quot;,&quot;non-dropping-particle&quot;:&quot;&quot;},{&quot;family&quot;:&quot;Salvi&quot;,&quot;given&quot;:&quot;Joaquim&quot;,&quot;parse-names&quot;:false,&quot;dropping-particle&quot;:&quot;&quot;,&quot;non-dropping-particle&quot;:&quot;&quot;},{&quot;family&quot;:&quot;Sanchez&quot;,&quot;given&quot;:&quot;Irina&quot;,&quot;parse-names&quot;:false,&quot;dropping-particle&quot;:&quot;&quot;,&quot;non-dropping-particle&quot;:&quot;&quot;},{&quot;family&quot;:&quot;Sánchez&quot;,&quot;given&quot;:&quot;Irina&quot;,&quot;parse-names&quot;:false,&quot;dropping-particle&quot;:&quot;&quot;,&quot;non-dropping-particle&quot;:&quot;&quot;},{&quot;family&quot;:&quot;Santos&quot;,&quot;given&quot;:&quot;Heitor M.&quot;,&quot;parse-names&quot;:false,&quot;dropping-particle&quot;:&quot;&quot;,&quot;non-dropping-particle&quot;:&quot;&quot;},{&quot;family&quot;:&quot;Sartor&quot;,&quot;given&quot;:&quot;Emmett&quot;,&quot;parse-names&quot;:false,&quot;dropping-particle&quot;:&quot;&quot;,&quot;non-dropping-particle&quot;:&quot;&quot;},{&quot;family&quot;:&quot;Schellingerhout&quot;,&quot;given&quot;:&quot;Dawid&quot;,&quot;parse-names&quot;:false,&quot;dropping-particle&quot;:&quot;&quot;,&quot;non-dropping-particle&quot;:&quot;&quot;},{&quot;family&quot;:&quot;Scheufele&quot;,&quot;given&quot;:&quot;Klaudius&quot;,&quot;parse-names&quot;:false,&quot;dropping-particle&quot;:&quot;&quot;,&quot;non-dropping-particle&quot;:&quot;&quot;},{&quot;family&quot;:&quot;Scott&quot;,&quot;given&quot;:&quot;Matthew R.&quot;,&quot;parse-names&quot;:false,&quot;dropping-particle&quot;:&quot;&quot;,&quot;non-dropping-particle&quot;:&quot;&quot;},{&quot;family&quot;:&quot;Scussel&quot;,&quot;given&quot;:&quot;Artur A.&quot;,&quot;parse-names&quot;:false,&quot;dropping-particle&quot;:&quot;&quot;,&quot;non-dropping-particle&quot;:&quot;&quot;},{&quot;family&quot;:&quot;Sedlar&quot;,&quot;given&quot;:&quot;Sara&quot;,&quot;parse-names&quot;:false,&quot;dropping-particle&quot;:&quot;&quot;,&quot;non-dropping-particle&quot;:&quot;&quot;},{&quot;family&quot;:&quot;Serrano-Rubio&quot;,&quot;given&quot;:&quot;Juan Pablo&quot;,&quot;parse-names&quot;:false,&quot;dropping-particle&quot;:&quot;&quot;,&quot;non-dropping-particle&quot;:&quot;&quot;},{&quot;family&quot;:&quot;Shah&quot;,&quot;given&quot;:&quot;N. Jon&quot;,&quot;parse-names&quot;:false,&quot;dropping-particle&quot;:&quot;&quot;,&quot;non-dropping-particle&quot;:&quot;&quot;},{&quot;family&quot;:&quot;Shah&quot;,&quot;given&quot;:&quot;Nameetha&quot;,&quot;parse-names&quot;:false,&quot;dropping-particle&quot;:&quot;&quot;,&quot;non-dropping-particle&quot;:&quot;&quot;},{&quot;family&quot;:&quot;Shaikh&quot;,&quot;given&quot;:&quot;Mazhar&quot;,&quot;parse-names&quot;:false,&quot;dropping-particle&quot;:&quot;&quot;,&quot;non-dropping-particle&quot;:&quot;&quot;},{&quot;family&quot;:&quot;Shankar&quot;,&quot;given&quot;:&quot;B. Uma&quot;,&quot;parse-names&quot;:false,&quot;dropping-particle&quot;:&quot;&quot;,&quot;non-dropping-particle&quot;:&quot;&quot;},{&quot;family&quot;:&quot;Shboul&quot;,&quot;given&quot;:&quot;Zeina&quot;,&quot;parse-names&quot;:false,&quot;dropping-particle&quot;:&quot;&quot;,&quot;non-dropping-particle&quot;:&quot;&quot;},{&quot;family&quot;:&quot;Shen&quot;,&quot;given&quot;:&quot;Haipeng&quot;,&quot;parse-names&quot;:false,&quot;dropping-particle&quot;:&quot;&quot;,&quot;non-dropping-particle&quot;:&quot;&quot;},{&quot;family&quot;:&quot;Shen&quot;,&quot;given&quot;:&quot;Dinggang&quot;,&quot;parse-names&quot;:false,&quot;dropping-particle&quot;:&quot;&quot;,&quot;non-dropping-particle&quot;:&quot;&quot;},{&quot;family&quot;:&quot;Shen&quot;,&quot;given&quot;:&quot;Linlin&quot;,&quot;parse-names&quot;:false,&quot;dropping-particle&quot;:&quot;&quot;,&quot;non-dropping-particle&quot;:&quot;&quot;},{&quot;family&quot;:&quot;Shen&quot;,&quot;given&quot;:&quot;Haocheng&quot;,&quot;parse-names&quot;:false,&quot;dropping-particle&quot;:&quot;&quot;,&quot;non-dropping-particle&quot;:&quot;&quot;},{&quot;family&quot;:&quot;Shenoy&quot;,&quot;given&quot;:&quot;Varun&quot;,&quot;parse-names&quot;:false,&quot;dropping-particle&quot;:&quot;&quot;,&quot;non-dropping-particle&quot;:&quot;&quot;},{&quot;family&quot;:&quot;Shi&quot;,&quot;given&quot;:&quot;Feng&quot;,&quot;parse-names&quot;:false,&quot;dropping-particle&quot;:&quot;&quot;,&quot;non-dropping-particle&quot;:&quot;&quot;},{&quot;family&quot;:&quot;Shin&quot;,&quot;given&quot;:&quot;Hyung Eun&quot;,&quot;parse-names&quot;:false,&quot;dropping-particle&quot;:&quot;&quot;,&quot;non-dropping-particle&quot;:&quot;&quot;},{&quot;family&quot;:&quot;Shu&quot;,&quot;given&quot;:&quot;Hai&quot;,&quot;parse-names&quot;:false,&quot;dropping-particle&quot;:&quot;&quot;,&quot;non-dropping-particle&quot;:&quot;&quot;},{&quot;family&quot;:&quot;Sima&quot;,&quot;given&quot;:&quot;Diana&quot;,&quot;parse-names&quot;:false,&quot;dropping-particle&quot;:&quot;&quot;,&quot;non-dropping-particle&quot;:&quot;&quot;},{&quot;family&quot;:&quot;Sinclair&quot;,&quot;given&quot;:&quot;M&quot;,&quot;parse-names&quot;:false,&quot;dropping-particle&quot;:&quot;&quot;,&quot;non-dropping-particle&quot;:&quot;&quot;},{&quot;family&quot;:&quot;Smedby&quot;,&quot;given&quot;:&quot;Orjan&quot;,&quot;parse-names&quot;:false,&quot;dropping-particle&quot;:&quot;&quot;,&quot;non-dropping-particle&quot;:&quot;&quot;},{&quot;family&quot;:&quot;Snyder&quot;,&quot;given&quot;:&quot;James M.&quot;,&quot;parse-names&quot;:false,&quot;dropping-particle&quot;:&quot;&quot;,&quot;non-dropping-particle&quot;:&quot;&quot;},{&quot;family&quot;:&quot;Soltaninejad&quot;,&quot;given&quot;:&quot;Mohammadreza&quot;,&quot;parse-names&quot;:false,&quot;dropping-particle&quot;:&quot;&quot;,&quot;non-dropping-particle&quot;:&quot;&quot;},{&quot;family&quot;:&quot;Song&quot;,&quot;given&quot;:&quot;Guidong&quot;,&quot;parse-names&quot;:false,&quot;dropping-particle&quot;:&quot;&quot;,&quot;non-dropping-particle&quot;:&quot;&quot;},{&quot;family&quot;:&quot;Soni&quot;,&quot;given&quot;:&quot;Mehul&quot;,&quot;parse-names&quot;:false,&quot;dropping-particle&quot;:&quot;&quot;,&quot;non-dropping-particle&quot;:&quot;&quot;},{&quot;family&quot;:&quot;Stawiaski&quot;,&quot;given&quot;:&quot;Jean&quot;,&quot;parse-names&quot;:false,&quot;dropping-particle&quot;:&quot;&quot;,&quot;non-dropping-particle&quot;:&quot;&quot;},{&quot;family&quot;:&quot;Subramanian&quot;,&quot;given&quot;:&quot;Shashank&quot;,&quot;parse-names&quot;:false,&quot;dropping-particle&quot;:&quot;&quot;,&quot;non-dropping-particle&quot;:&quot;&quot;},{&quot;family&quot;:&quot;Sun&quot;,&quot;given&quot;:&quot;Li&quot;,&quot;parse-names&quot;:false,&quot;dropping-particle&quot;:&quot;&quot;,&quot;non-dropping-particle&quot;:&quot;&quot;},{&quot;family&quot;:&quot;Sun&quot;,&quot;given&quot;:&quot;Roger&quot;,&quot;parse-names&quot;:false,&quot;dropping-particle&quot;:&quot;&quot;,&quot;non-dropping-particle&quot;:&quot;&quot;},{&quot;family&quot;:&quot;Sun&quot;,&quot;given&quot;:&quot;Jiawei&quot;,&quot;parse-names&quot;:false,&quot;dropping-particle&quot;:&quot;&quot;,&quot;non-dropping-particle&quot;:&quot;&quot;},{&quot;family&quot;:&quot;Sun&quot;,&quot;given&quot;:&quot;Kay&quot;,&quot;parse-names&quot;:false,&quot;dropping-particle&quot;:&quot;&quot;,&quot;non-dropping-particle&quot;:&quot;&quot;},{&quot;family&quot;:&quot;Sun&quot;,&quot;given&quot;:&quot;Yu&quot;,&quot;parse-names&quot;:false,&quot;dropping-particle&quot;:&quot;&quot;,&quot;non-dropping-particle&quot;:&quot;&quot;},{&quot;family&quot;:&quot;Sun&quot;,&quot;given&quot;:&quot;Guoxia&quot;,&quot;parse-names&quot;:false,&quot;dropping-particle&quot;:&quot;&quot;,&quot;non-dropping-particle&quot;:&quot;&quot;},{&quot;family&quot;:&quot;Sun&quot;,&quot;given&quot;:&quot;Shuang&quot;,&quot;parse-names&quot;:false,&quot;dropping-particle&quot;:&quot;&quot;,&quot;non-dropping-particle&quot;:&quot;&quot;},{&quot;family&quot;:&quot;Suter&quot;,&quot;given&quot;:&quot;Yannick R&quot;,&quot;parse-names&quot;:false,&quot;dropping-particle&quot;:&quot;&quot;,&quot;non-dropping-particle&quot;:&quot;&quot;},{&quot;family&quot;:&quot;Szilagyi&quot;,&quot;given&quot;:&quot;Laszlo&quot;,&quot;parse-names&quot;:false,&quot;dropping-particle&quot;:&quot;&quot;,&quot;non-dropping-particle&quot;:&quot;&quot;},{&quot;family&quot;:&quot;Talbar&quot;,&quot;given&quot;:&quot;Sanjay&quot;,&quot;parse-names&quot;:false,&quot;dropping-particle&quot;:&quot;&quot;,&quot;non-dropping-particle&quot;:&quot;&quot;},{&quot;family&quot;:&quot;Tao&quot;,&quot;given&quot;:&quot;Dacheng&quot;,&quot;parse-names&quot;:false,&quot;dropping-particle&quot;:&quot;&quot;,&quot;non-dropping-particle&quot;:&quot;&quot;},{&quot;family&quot;:&quot;Tao&quot;,&quot;given&quot;:&quot;Dacheng&quot;,&quot;parse-names&quot;:false,&quot;dropping-particle&quot;:&quot;&quot;,&quot;non-dropping-particle&quot;:&quot;&quot;},{&quot;family&quot;:&quot;Teng&quot;,&quot;given&quot;:&quot;Zhongzhao&quot;,&quot;parse-names&quot;:false,&quot;dropping-particle&quot;:&quot;&quot;,&quot;non-dropping-particle&quot;:&quot;&quot;},{&quot;family&quot;:&quot;Thakur&quot;,&quot;given&quot;:&quot;Siddhesh&quot;,&quot;parse-names&quot;:false,&quot;dropping-particle&quot;:&quot;&quot;,&quot;non-dropping-particle&quot;:&quot;&quot;},{&quot;family&quot;:&quot;Thakur&quot;,&quot;given&quot;:&quot;Meenakshi H&quot;,&quot;parse-names&quot;:false,&quot;dropping-particle&quot;:&quot;&quot;,&quot;non-dropping-particle&quot;:&quot;&quot;},{&quot;family&quot;:&quot;Tharakan&quot;,&quot;given&quot;:&quot;Sameer&quot;,&quot;parse-names&quot;:false,&quot;dropping-particle&quot;:&quot;&quot;,&quot;non-dropping-particle&quot;:&quot;&quot;},{&quot;family&quot;:&quot;Tiwari&quot;,&quot;given&quot;:&quot;Pallavi&quot;,&quot;parse-names&quot;:false,&quot;dropping-particle&quot;:&quot;&quot;,&quot;non-dropping-particle&quot;:&quot;&quot;},{&quot;family&quot;:&quot;Tochon&quot;,&quot;given&quot;:&quot;Guillaume&quot;,&quot;parse-names&quot;:false,&quot;dropping-particle&quot;:&quot;&quot;,&quot;non-dropping-particle&quot;:&quot;&quot;},{&quot;family&quot;:&quot;Tran&quot;,&quot;given&quot;:&quot;Tuan&quot;,&quot;parse-names&quot;:false,&quot;dropping-particle&quot;:&quot;&quot;,&quot;non-dropping-particle&quot;:&quot;&quot;},{&quot;family&quot;:&quot;Tsai&quot;,&quot;given&quot;:&quot;Yuhsiang M.&quot;,&quot;parse-names&quot;:false,&quot;dropping-particle&quot;:&quot;&quot;,&quot;non-dropping-particle&quot;:&quot;&quot;},{&quot;family&quot;:&quot;Tseng&quot;,&quot;given&quot;:&quot;Kuan-Lun&quot;,&quot;parse-names&quot;:false,&quot;dropping-particle&quot;:&quot;&quot;,&quot;non-dropping-particle&quot;:&quot;&quot;},{&quot;family&quot;:&quot;Tuan&quot;,&quot;given&quot;:&quot;Tran Anh&quot;,&quot;parse-names&quot;:false,&quot;dropping-particle&quot;:&quot;&quot;,&quot;non-dropping-particle&quot;:&quot;&quot;},{&quot;family&quot;:&quot;Turlapov&quot;,&quot;given&quot;:&quot;Vadim&quot;,&quot;parse-names&quot;:false,&quot;dropping-particle&quot;:&quot;&quot;,&quot;non-dropping-particle&quot;:&quot;&quot;},{&quot;family&quot;:&quot;Tustison&quot;,&quot;given&quot;:&quot;Nicholas&quot;,&quot;parse-names&quot;:false,&quot;dropping-particle&quot;:&quot;&quot;,&quot;non-dropping-particle&quot;:&quot;&quot;},{&quot;family&quot;:&quot;Vakalopoulou&quot;,&quot;given&quot;:&quot;Maria&quot;,&quot;parse-names&quot;:false,&quot;dropping-particle&quot;:&quot;&quot;,&quot;non-dropping-particle&quot;:&quot;&quot;},{&quot;family&quot;:&quot;Valverde&quot;,&quot;given&quot;:&quot;Sergi&quot;,&quot;parse-names&quot;:false,&quot;dropping-particle&quot;:&quot;&quot;,&quot;non-dropping-particle&quot;:&quot;&quot;},{&quot;family&quot;:&quot;Vanguri&quot;,&quot;given&quot;:&quot;Rami&quot;,&quot;parse-names&quot;:false,&quot;dropping-particle&quot;:&quot;&quot;,&quot;non-dropping-particle&quot;:&quot;&quot;},{&quot;family&quot;:&quot;Vasiliev&quot;,&quot;given&quot;:&quot;Evgeny&quot;,&quot;parse-names&quot;:false,&quot;dropping-particle&quot;:&quot;&quot;,&quot;non-dropping-particle&quot;:&quot;&quot;},{&quot;family&quot;:&quot;Ventura&quot;,&quot;given&quot;:&quot;Jonathan&quot;,&quot;parse-names&quot;:false,&quot;dropping-particle&quot;:&quot;&quot;,&quot;non-dropping-particle&quot;:&quot;&quot;},{&quot;family&quot;:&quot;Vera&quot;,&quot;given&quot;:&quot;Luis&quot;,&quot;parse-names&quot;:false,&quot;dropping-particle&quot;:&quot;&quot;,&quot;non-dropping-particle&quot;:&quot;&quot;},{&quot;family&quot;:&quot;Vercauteren&quot;,&quot;given&quot;:&quot;Tom&quot;,&quot;parse-names&quot;:false,&quot;dropping-particle&quot;:&quot;&quot;,&quot;non-dropping-particle&quot;:&quot;&quot;},{&quot;family&quot;:&quot;Verrastro&quot;,&quot;given&quot;:&quot;C. A.&quot;,&quot;parse-names&quot;:false,&quot;dropping-particle&quot;:&quot;&quot;,&quot;non-dropping-particle&quot;:&quot;&quot;},{&quot;family&quot;:&quot;Vidyaratne&quot;,&quot;given&quot;:&quot;Lasitha&quot;,&quot;parse-names&quot;:false,&quot;dropping-particle&quot;:&quot;&quot;,&quot;non-dropping-particle&quot;:&quot;&quot;},{&quot;family&quot;:&quot;Vilaplana&quot;,&quot;given&quot;:&quot;Veronica&quot;,&quot;parse-names&quot;:false,&quot;dropping-particle&quot;:&quot;&quot;,&quot;non-dropping-particle&quot;:&quot;&quot;},{&quot;family&quot;:&quot;Vivekanandan&quot;,&quot;given&quot;:&quot;Ajeet&quot;,&quot;parse-names&quot;:false,&quot;dropping-particle&quot;:&quot;&quot;,&quot;non-dropping-particle&quot;:&quot;&quot;},{&quot;family&quot;:&quot;Wang&quot;,&quot;given&quot;:&quot;Guotai&quot;,&quot;parse-names&quot;:false,&quot;dropping-particle&quot;:&quot;&quot;,&quot;non-dropping-particle&quot;:&quot;&quot;},{&quot;family&quot;:&quot;Wang&quot;,&quot;given&quot;:&quot;Qian&quot;,&quot;parse-names&quot;:false,&quot;dropping-particle&quot;:&quot;&quot;,&quot;non-dropping-particle&quot;:&quot;&quot;},{&quot;family&quot;:&quot;Wang&quot;,&quot;given&quot;:&quot;Chiatse J.&quot;,&quot;parse-names&quot;:false,&quot;dropping-particle&quot;:&quot;&quot;,&quot;non-dropping-particle&quot;:&quot;&quot;},{&quot;family&quot;:&quot;Wang&quot;,&quot;given&quot;:&quot;Weichung&quot;,&quot;parse-names&quot;:false,&quot;dropping-particle&quot;:&quot;&quot;,&quot;non-dropping-particle&quot;:&quot;&quot;},{&quot;family&quot;:&quot;Wang&quot;,&quot;given&quot;:&quot;Duo&quot;,&quot;parse-names&quot;:false,&quot;dropping-particle&quot;:&quot;&quot;,&quot;non-dropping-particle&quot;:&quot;&quot;},{&quot;family&quot;:&quot;Wang&quot;,&quot;given&quot;:&quot;Ruixuan&quot;,&quot;parse-names&quot;:false,&quot;dropping-particle&quot;:&quot;&quot;,&quot;non-dropping-particle&quot;:&quot;&quot;},{&quot;family&quot;:&quot;Wang&quot;,&quot;given&quot;:&quot;Yuanyuan&quot;,&quot;parse-names&quot;:false,&quot;dropping-particle&quot;:&quot;&quot;,&quot;non-dropping-particle&quot;:&quot;&quot;},{&quot;family&quot;:&quot;Wang&quot;,&quot;given&quot;:&quot;Chunliang&quot;,&quot;parse-names&quot;:false,&quot;dropping-particle&quot;:&quot;&quot;,&quot;non-dropping-particle&quot;:&quot;&quot;},{&quot;family&quot;:&quot;Wang&quot;,&quot;given&quot;:&quot;Guotai&quot;,&quot;parse-names&quot;:false,&quot;dropping-particle&quot;:&quot;&quot;,&quot;non-dropping-particle&quot;:&quot;&quot;},{&quot;family&quot;:&quot;Wen&quot;,&quot;given&quot;:&quot;Ning&quot;,&quot;parse-names&quot;:false,&quot;dropping-particle&quot;:&quot;&quot;,&quot;non-dropping-particle&quot;:&quot;&quot;},{&quot;family&quot;:&quot;Wen&quot;,&quot;given&quot;:&quot;Xin&quot;,&quot;parse-names&quot;:false,&quot;dropping-particle&quot;:&quot;&quot;,&quot;non-dropping-particle&quot;:&quot;&quot;},{&quot;family&quot;:&quot;Weninger&quot;,&quot;given&quot;:&quot;Leon&quot;,&quot;parse-names&quot;:false,&quot;dropping-particle&quot;:&quot;&quot;,&quot;non-dropping-particle&quot;:&quot;&quot;},{&quot;family&quot;:&quot;Wick&quot;,&quot;given&quot;:&quot;Wolfgang&quot;,&quot;parse-names&quot;:false,&quot;dropping-particle&quot;:&quot;&quot;,&quot;non-dropping-particle&quot;:&quot;&quot;},{&quot;family&quot;:&quot;Wu&quot;,&quot;given&quot;:&quot;Shaocheng&quot;,&quot;parse-names&quot;:false,&quot;dropping-particle&quot;:&quot;&quot;,&quot;non-dropping-particle&quot;:&quot;&quot;},{&quot;family&quot;:&quot;Wu&quot;,&quot;given&quot;:&quot;Qiang&quot;,&quot;parse-names&quot;:false,&quot;dropping-particle&quot;:&quot;&quot;,&quot;non-dropping-particle&quot;:&quot;&quot;},{&quot;family&quot;:&quot;Wu&quot;,&quot;given&quot;:&quot;Yihong&quot;,&quot;parse-names&quot;:false,&quot;dropping-particle&quot;:&quot;&quot;,&quot;non-dropping-particle&quot;:&quot;&quot;},{&quot;family&quot;:&quot;Xia&quot;,&quot;given&quot;:&quot;Yong&quot;,&quot;parse-names&quot;:false,&quot;dropping-particle&quot;:&quot;&quot;,&quot;non-dropping-particle&quot;:&quot;&quot;},{&quot;family&quot;:&quot;Xu&quot;,&quot;given&quot;:&quot;Yanwu&quot;,&quot;parse-names&quot;:false,&quot;dropping-particle&quot;:&quot;&quot;,&quot;non-dropping-particle&quot;:&quot;&quot;},{&quot;family&quot;:&quot;Xu&quot;,&quot;given&quot;:&quot;Xiaowen&quot;,&quot;parse-names&quot;:false,&quot;dropping-particle&quot;:&quot;&quot;,&quot;non-dropping-particle&quot;:&quot;&quot;},{&quot;family&quot;:&quot;Xu&quot;,&quot;given&quot;:&quot;Peiyuan&quot;,&quot;parse-names&quot;:false,&quot;dropping-particle&quot;:&quot;&quot;,&quot;non-dropping-particle&quot;:&quot;&quot;},{&quot;family&quot;:&quot;Yang&quot;,&quot;given&quot;:&quot;Tsai-Ling&quot;,&quot;parse-names&quot;:false,&quot;dropping-particle&quot;:&quot;&quot;,&quot;non-dropping-particle&quot;:&quot;&quot;},{&quot;family&quot;:&quot;Yang&quot;,&quot;given&quot;:&quot;Xiaoping&quot;,&quot;parse-names&quot;:false,&quot;dropping-particle&quot;:&quot;&quot;,&quot;non-dropping-particle&quot;:&quot;&quot;},{&quot;family&quot;:&quot;Yang&quot;,&quot;given&quot;:&quot;Hao-Yu&quot;,&quot;parse-names&quot;:false,&quot;dropping-particle&quot;:&quot;&quot;,&quot;non-dropping-particle&quot;:&quot;&quot;},{&quot;family&quot;:&quot;Yang&quot;,&quot;given&quot;:&quot;Junlin&quot;,&quot;parse-names&quot;:false,&quot;dropping-particle&quot;:&quot;&quot;,&quot;non-dropping-particle&quot;:&quot;&quot;},{&quot;family&quot;:&quot;Yang&quot;,&quot;given&quot;:&quot;Haojin&quot;,&quot;parse-names&quot;:false,&quot;dropping-particle&quot;:&quot;&quot;,&quot;non-dropping-particle&quot;:&quot;&quot;},{&quot;family&quot;:&quot;Yang&quot;,&quot;given&quot;:&quot;Guang&quot;,&quot;parse-names&quot;:false,&quot;dropping-particle&quot;:&quot;&quot;,&quot;non-dropping-particle&quot;:&quot;&quot;},{&quot;family&quot;:&quot;Yao&quot;,&quot;given&quot;:&quot;Hongdou&quot;,&quot;parse-names&quot;:false,&quot;dropping-particle&quot;:&quot;&quot;,&quot;non-dropping-particle&quot;:&quot;&quot;},{&quot;family&quot;:&quot;Ye&quot;,&quot;given&quot;:&quot;Xujiong&quot;,&quot;parse-names&quot;:false,&quot;dropping-particle&quot;:&quot;&quot;,&quot;non-dropping-particle&quot;:&quot;&quot;},{&quot;family&quot;:&quot;Yin&quot;,&quot;given&quot;:&quot;Changchang&quot;,&quot;parse-names&quot;:false,&quot;dropping-particle&quot;:&quot;&quot;,&quot;non-dropping-particle&quot;:&quot;&quot;},{&quot;family&quot;:&quot;Young-Moxon&quot;,&quot;given&quot;:&quot;Brett&quot;,&quot;parse-names&quot;:false,&quot;dropping-particle&quot;:&quot;&quot;,&quot;non-dropping-particle&quot;:&quot;&quot;},{&quot;family&quot;:&quot;Yu&quot;,&quot;given&quot;:&quot;Jinhua&quot;,&quot;parse-names&quot;:false,&quot;dropping-particle&quot;:&quot;&quot;,&quot;non-dropping-particle&quot;:&quot;&quot;},{&quot;family&quot;:&quot;Yue&quot;,&quot;given&quot;:&quot;Xiangyu&quot;,&quot;parse-names&quot;:false,&quot;dropping-particle&quot;:&quot;&quot;,&quot;non-dropping-particle&quot;:&quot;&quot;},{&quot;family&quot;:&quot;Zhang&quot;,&quot;given&quot;:&quot;Songtao&quot;,&quot;parse-names&quot;:false,&quot;dropping-particle&quot;:&quot;&quot;,&quot;non-dropping-particle&quot;:&quot;&quot;},{&quot;family&quot;:&quot;Zhang&quot;,&quot;given&quot;:&quot;Angela&quot;,&quot;parse-names&quot;:false,&quot;dropping-particle&quot;:&quot;&quot;,&quot;non-dropping-particle&quot;:&quot;&quot;},{&quot;family&quot;:&quot;Zhang&quot;,&quot;given&quot;:&quot;Kun&quot;,&quot;parse-names&quot;:false,&quot;dropping-particle&quot;:&quot;&quot;,&quot;non-dropping-particle&quot;:&quot;&quot;},{&quot;family&quot;:&quot;Zhang&quot;,&quot;given&quot;:&quot;Xuejie&quot;,&quot;parse-names&quot;:false,&quot;dropping-particle&quot;:&quot;&quot;,&quot;non-dropping-particle&quot;:&quot;&quot;},{&quot;family&quot;:&quot;Zhang&quot;,&quot;given&quot;:&quot;Lichi&quot;,&quot;parse-names&quot;:false,&quot;dropping-particle&quot;:&quot;&quot;,&quot;non-dropping-particle&quot;:&quot;&quot;},{&quot;family&quot;:&quot;Zhang&quot;,&quot;given&quot;:&quot;Xiaoyue&quot;,&quot;parse-names&quot;:false,&quot;dropping-particle&quot;:&quot;&quot;,&quot;non-dropping-particle&quot;:&quot;&quot;},{&quot;family&quot;:&quot;Zhang&quot;,&quot;given&quot;:&quot;Yazhuo&quot;,&quot;parse-names&quot;:false,&quot;dropping-particle&quot;:&quot;&quot;,&quot;non-dropping-particle&quot;:&quot;&quot;},{&quot;family&quot;:&quot;Zhang&quot;,&quot;given&quot;:&quot;Lei&quot;,&quot;parse-names&quot;:false,&quot;dropping-particle&quot;:&quot;&quot;,&quot;non-dropping-particle&quot;:&quot;&quot;},{&quot;family&quot;:&quot;Zhang&quot;,&quot;given&quot;:&quot;Jianguo&quot;,&quot;parse-names&quot;:false,&quot;dropping-particle&quot;:&quot;&quot;,&quot;non-dropping-particle&quot;:&quot;&quot;},{&quot;family&quot;:&quot;Zhang&quot;,&quot;given&quot;:&quot;Xiang&quot;,&quot;parse-names&quot;:false,&quot;dropping-particle&quot;:&quot;&quot;,&quot;non-dropping-particle&quot;:&quot;&quot;},{&quot;family&quot;:&quot;Zhang&quot;,&quot;given&quot;:&quot;Tianhao&quot;,&quot;parse-names&quot;:false,&quot;dropping-particle&quot;:&quot;&quot;,&quot;non-dropping-particle&quot;:&quot;&quot;},{&quot;family&quot;:&quot;Zhao&quot;,&quot;given&quot;:&quot;Sicheng&quot;,&quot;parse-names&quot;:false,&quot;dropping-particle&quot;:&quot;&quot;,&quot;non-dropping-particle&quot;:&quot;&quot;},{&quot;family&quot;:&quot;Zhao&quot;,&quot;given&quot;:&quot;Yu&quot;,&quot;parse-names&quot;:false,&quot;dropping-particle&quot;:&quot;&quot;,&quot;non-dropping-particle&quot;:&quot;&quot;},{&quot;family&quot;:&quot;Zhao&quot;,&quot;given&quot;:&quot;Xiaomei&quot;,&quot;parse-names&quot;:false,&quot;dropping-particle&quot;:&quot;&quot;,&quot;non-dropping-particle&quot;:&quot;&quot;},{&quot;family&quot;:&quot;Zhao&quot;,&quot;given&quot;:&quot;Liang&quot;,&quot;parse-names&quot;:false,&quot;dropping-particle&quot;:&quot;&quot;,&quot;non-dropping-particle&quot;:&quot;&quot;},{&quot;family&quot;:&quot;Zheng&quot;,&quot;given&quot;:&quot;Yefeng&quot;,&quot;parse-names&quot;:false,&quot;dropping-particle&quot;:&quot;&quot;,&quot;non-dropping-particle&quot;:&quot;&quot;},{&quot;family&quot;:&quot;Zhong&quot;,&quot;given&quot;:&quot;Liming&quot;,&quot;parse-names&quot;:false,&quot;dropping-particle&quot;:&quot;&quot;,&quot;non-dropping-particle&quot;:&quot;&quot;},{&quot;family&quot;:&quot;Zhou&quot;,&quot;given&quot;:&quot;Chenhong&quot;,&quot;parse-names&quot;:false,&quot;dropping-particle&quot;:&quot;&quot;,&quot;non-dropping-particle&quot;:&quot;&quot;},{&quot;family&quot;:&quot;Zhou&quot;,&quot;given&quot;:&quot;Xiaobing&quot;,&quot;parse-names&quot;:false,&quot;dropping-particle&quot;:&quot;&quot;,&quot;non-dropping-particle&quot;:&quot;&quot;},{&quot;family&quot;:&quot;Zhou&quot;,&quot;given&quot;:&quot;Fan&quot;,&quot;parse-names&quot;:false,&quot;dropping-particle&quot;:&quot;&quot;,&quot;non-dropping-particle&quot;:&quot;&quot;},{&quot;family&quot;:&quot;Zhu&quot;,&quot;given&quot;:&quot;Hongtu&quot;,&quot;parse-names&quot;:false,&quot;dropping-particle&quot;:&quot;&quot;,&quot;non-dropping-particle&quot;:&quot;&quot;},{&quot;family&quot;:&quot;Zhu&quot;,&quot;given&quot;:&quot;Jin&quot;,&quot;parse-names&quot;:false,&quot;dropping-particle&quot;:&quot;&quot;,&quot;non-dropping-particle&quot;:&quot;&quot;},{&quot;family&quot;:&quot;Zhuge&quot;,&quot;given&quot;:&quot;Ying&quot;,&quot;parse-names&quot;:false,&quot;dropping-particle&quot;:&quot;&quot;,&quot;non-dropping-particle&quot;:&quot;&quot;},{&quot;family&quot;:&quot;Zong&quot;,&quot;given&quot;:&quot;Weiwei&quot;,&quot;parse-names&quot;:false,&quot;dropping-particle&quot;:&quot;&quot;,&quot;non-dropping-particle&quot;:&quot;&quot;},{&quot;family&quot;:&quot;Kalpathy-Cramer&quot;,&quot;given&quot;:&quot;Jayashree&quot;,&quot;parse-names&quot;:false,&quot;dropping-particle&quot;:&quot;&quot;,&quot;non-dropping-particle&quot;:&quot;&quot;},{&quot;family&quot;:&quot;Farahani&quot;,&quot;given&quot;:&quot;Keyvan&quot;,&quot;parse-names&quot;:false,&quot;dropping-particle&quot;:&quot;&quot;,&quot;non-dropping-particle&quot;:&quot;&quot;},{&quot;family&quot;:&quot;Davatzikos&quot;,&quot;given&quot;:&quot;Christos&quot;,&quot;parse-names&quot;:false,&quot;dropping-particle&quot;:&quot;&quot;,&quot;non-dropping-particle&quot;:&quot;&quot;},{&quot;family&quot;:&quot;Leemput&quot;,&quot;given&quot;:&quot;Koen&quot;,&quot;parse-names&quot;:false,&quot;dropping-particle&quot;:&quot;&quot;,&quot;non-dropping-particle&quot;:&quot;van&quot;},{&quot;family&quot;:&quot;Menze&quot;,&quot;given&quot;:&quot;Bjoern&quot;,&quot;parse-names&quot;:false,&quot;dropping-particle&quot;:&quot;&quot;,&quot;non-dropping-particle&quot;:&quot;&quot;}],&quot;issued&quot;:{&quot;date-parts&quot;:[[2018,11]]},&quot;abstract&quot;:&quot;Gliomas are the most common primary brain malignancies, with different degrees of aggressiveness, variable prognosis and various heterogeneous histologic sub-regions, i.e., peritumoral edematous/invaded tissue, necrotic core, active and non-enhancing core. This intrinsic heterogeneity is also portrayed in their radio-phenotype, as their sub-regions are depicted by varying intensity profiles disseminated across multi-parametric magnetic resonance imaging (mpMRI) scans, reflecting varying biological properties. Their heterogeneous shape, extent, and location are some of the factors that make these tumors difficult to resect, and in some cases inoperable. The amount of resected tumor is a factor also considered in longitudinal scans, when evaluating the apparent tumor for potential diagnosis of progression. Furthermore, there is mounting evidence that accurate segmentation of the various tumor sub-regions can offer the basis for quantitative image analysis towards prediction of patient overall survival. This study assesses the state-of-the-art machine learning (ML) methods used for brain tumor image analysis in mpMRI scans, during the last seven instances of the International Brain Tumor Segmentation (BraTS) challenge, i.e., 2012-2018. Specifically, we focus on i) evaluating segmentations of the various glioma sub-regions in pre-operative mpMRI scans, ii) assessing potential tumor progression by virtue of longitudinal growth of tumor sub-regions, beyond use of the RECIST/RANO criteria, and iii) predicting the overall survival from pre-operative mpMRI scans of patients that underwent gross total resection. Finally, we investigate the challenge of identifying the best ML algorithms for each of these tasks, considering that apart from being diverse on each instance of the challenge, the multi-institutional mpMRI BraTS dataset has also been a continuously evolving/growing dataset.&quot;,&quot;container-title-short&quot;:&quot;&quot;},&quot;isTemporary&quot;:false,&quot;suppress-author&quot;:false,&quot;composite&quot;:false,&quot;author-only&quot;:false}]},{&quot;citationID&quot;:&quot;MENDELEY_CITATION_ff3389f8-4e84-4eab-a645-da08d6015836&quot;,&quot;properties&quot;:{&quot;noteIndex&quot;:0},&quot;isEdited&quot;:false,&quot;manualOverride&quot;:{&quot;isManuallyOverridden&quot;:false,&quot;citeprocText&quot;:&quot;(Seetharaman et al., 2021)&quot;,&quot;manualOverrideText&quot;:&quot;&quot;},&quot;citationTag&quot;:&quot;MENDELEY_CITATION_v3_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&quot;,&quot;citationItems&quot;:[{&quot;id&quot;:&quot;0bd9cee5-a605-36ae-bda6-4198110ed57f&quot;,&quot;itemData&quot;:{&quot;type&quot;:&quot;article-journal&quot;,&quot;id&quot;:&quot;0bd9cee5-a605-36ae-bda6-4198110ed57f&quot;,&quot;title&quot;:&quot;Automated detection of aggressive and indolent prostate cancer on magnetic resonance imaging&quot;,&quot;author&quot;:[{&quot;family&quot;:&quot;Seetharaman&quot;,&quot;given&quot;:&quot;Arun&quot;,&quot;parse-names&quot;:false,&quot;dropping-particle&quot;:&quot;&quot;,&quot;non-dropping-particle&quot;:&quot;&quot;},{&quot;family&quot;:&quot;Bhattacharya&quot;,&quot;given&quot;:&quot;Indrani&quot;,&quot;parse-names&quot;:false,&quot;dropping-particle&quot;:&quot;&quot;,&quot;non-dropping-particle&quot;:&quot;&quot;},{&quot;family&quot;:&quot;Chen&quot;,&quot;given&quot;:&quot;Leo C.&quot;,&quot;parse-names&quot;:false,&quot;dropping-particle&quot;:&quot;&quot;,&quot;non-dropping-particle&quot;:&quot;&quot;},{&quot;family&quot;:&quot;Kunder&quot;,&quot;given&quot;:&quot;Christian A.&quot;,&quot;parse-names&quot;:false,&quot;dropping-particle&quot;:&quot;&quot;,&quot;non-dropping-particle&quot;:&quot;&quot;},{&quot;family&quot;:&quot;Shao&quot;,&quot;given&quot;:&quot;Wei&quot;,&quot;parse-names&quot;:false,&quot;dropping-particle&quot;:&quot;&quot;,&quot;non-dropping-particle&quot;:&quot;&quot;},{&quot;family&quot;:&quot;Soerensen&quot;,&quot;given&quot;:&quot;Simon J.C.&quot;,&quot;parse-names&quot;:false,&quot;dropping-particle&quot;:&quot;&quot;,&quot;non-dropping-particle&quot;:&quot;&quot;},{&quot;family&quot;:&quot;Wang&quot;,&quot;given&quot;:&quot;Jeffrey B.&quot;,&quot;parse-names&quot;:false,&quot;dropping-particle&quot;:&quot;&quot;,&quot;non-dropping-particle&quot;:&quot;&quot;},{&quot;family&quot;:&quot;Teslovich&quot;,&quot;given&quot;:&quot;Nikola C.&quot;,&quot;parse-names&quot;:false,&quot;dropping-particle&quot;:&quot;&quot;,&quot;non-dropping-particle&quot;:&quot;&quot;},{&quot;family&quot;:&quot;Fan&quot;,&quot;given&quot;:&quot;Richard E.&quot;,&quot;parse-names&quot;:false,&quot;dropping-particle&quot;:&quot;&quot;,&quot;non-dropping-particle&quot;:&quot;&quot;},{&quot;family&quot;:&quot;Ghanouni&quot;,&quot;given&quot;:&quot;Pejman&quot;,&quot;parse-names&quot;:false,&quot;dropping-particle&quot;:&quot;&quot;,&quot;non-dropping-particle&quot;:&quot;&quot;},{&quot;family&quot;:&quot;Brooks&quot;,&quot;given&quot;:&quot;James D.&quot;,&quot;parse-names&quot;:false,&quot;dropping-particle&quot;:&quot;&quot;,&quot;non-dropping-particle&quot;:&quot;&quot;},{&quot;family&quot;:&quot;Too&quot;,&quot;given&quot;:&quot;Katherine J.&quot;,&quot;parse-names&quot;:false,&quot;dropping-particle&quot;:&quot;&quot;,&quot;non-dropping-particle&quot;:&quot;&quot;},{&quot;family&quot;:&quot;Sonn&quot;,&quot;given&quot;:&quot;Geoffrey A.&quot;,&quot;parse-names&quot;:false,&quot;dropping-particle&quot;:&quot;&quot;,&quot;non-dropping-particle&quot;:&quot;&quot;},{&quot;family&quot;:&quot;Rusu&quot;,&quot;given&quot;:&quot;Mirabela&quot;,&quot;parse-names&quot;:false,&quot;dropping-particle&quot;:&quot;&quot;,&quot;non-dropping-particle&quot;:&quot;&quot;}],&quot;container-title&quot;:&quot;Medical Physics&quot;,&quot;container-title-short&quot;:&quot;Med Phys&quot;,&quot;DOI&quot;:&quot;10.1002/mp.14855&quot;,&quot;ISSN&quot;:&quot;24734209&quot;,&quot;PMID&quot;:&quot;33760269&quot;,&quot;issued&quot;:{&quot;date-parts&quot;:[[2021,6]]},&quot;page&quot;:&quot;2960-2972&quot;,&quot;abstract&quot;:&quot;Purpose: While multi-parametric magnetic resonance imaging (MRI) shows great promise in assisting with prostate cancer diagnosis and localization, subtle differences in appearance between cancer and normal tissue lead to many false positive and false negative interpretations by radiologists. We sought to automatically detect aggressive cancer (Gleason pattern (Formula presented.) 4) and indolent cancer (Gleason pattern 3) on a per-pixel basis on MRI to facilitate the targeting of aggressive cancer during biopsy. Methods: We created the Stanford Prostate Cancer Network (SPCNet), a convolutional neural network model, trained to distinguish between aggressive cancer, indolent cancer, and normal tissue on MRI. Ground truth cancer labels were obtained by registering MRI with whole-mount digital histopathology images from patients who underwent radical prostatectomy. Before registration, these histopathology images were automatically annotated to show Gleason patterns on a per-pixel basis. The model was trained on data from 78 patients who underwent radical prostatectomy and 24 patients without prostate cancer. The model was evaluated on a pixel and lesion level in 322 patients, including six patients with normal MRI and no cancer, 23 patients who underwent radical prostatectomy, and 293 patients who underwent biopsy. Moreover, we assessed the ability of our model to detect clinically significant cancer (lesions with an aggressive component) and compared it to the performance of radiologists. Results: Our model detected clinically significant lesions with an area under the receiver operator characteristics curve of 0.75 for radical prostatectomy patients and 0.80 for biopsy patients. Moreover, the model detected up to 18% of lesions missed by radiologists, and overall had a sensitivity and specificity that approached that of radiologists in detecting clinically significant cancer. Conclusions: Our SPCNet model accurately detected aggressive prostate cancer. Its performance approached that of radiologists, and it helped identify lesions otherwise missed by radiologists. Our model has the potential to assist physicians in specifically targeting the aggressive component of prostate cancers during biopsy or focal treatment.&quot;,&quot;publisher&quot;:&quot;John Wiley and Sons Ltd&quot;,&quot;volume&quot;:&quot;48&quot;},&quot;isTemporary&quot;:false,&quot;suppress-author&quot;:false,&quot;composite&quot;:false,&quot;author-only&quot;:false}]},{&quot;citationID&quot;:&quot;MENDELEY_CITATION_eb7d0670-364c-42ad-8b80-99fec8aae340&quot;,&quot;properties&quot;:{&quot;noteIndex&quot;:0},&quot;isEdited&quot;:false,&quot;manualOverride&quot;:{&quot;isManuallyOverridden&quot;:false,&quot;citeprocText&quot;:&quot;(Isensee et al., 2021; LaBella et al., 2024)&quot;,&quot;manualOverrideText&quot;:&quot;&quot;},&quot;citationTag&quot;:&quot;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&quot;,&quot;citationItems&quot;:[{&quot;id&quot;:&quot;52c75c71-954f-32e5-ad7a-fa2d05360035&quot;,&quot;itemData&quot;:{&quot;type&quot;:&quot;article-journal&quot;,&quot;id&quot;:&quot;52c75c71-954f-32e5-ad7a-fa2d05360035&quot;,&quot;title&quot;:&quot;nnU-Net: a self-configuring method for deep learning-based biomedical image segmentation&quot;,&quot;author&quot;:[{&quot;family&quot;:&quot;Isensee&quot;,&quot;given&quot;:&quot;Fabian&quot;,&quot;parse-names&quot;:false,&quot;dropping-particle&quot;:&quot;&quot;,&quot;non-dropping-particle&quot;:&quot;&quot;},{&quot;family&quot;:&quot;Jaeger&quot;,&quot;given&quot;:&quot;Paul F.&quot;,&quot;parse-names&quot;:false,&quot;dropping-particle&quot;:&quot;&quot;,&quot;non-dropping-particle&quot;:&quot;&quot;},{&quot;family&quot;:&quot;Kohl&quot;,&quot;given&quot;:&quot;Simon A.A.&quot;,&quot;parse-names&quot;:false,&quot;dropping-particle&quot;:&quot;&quot;,&quot;non-dropping-particle&quot;:&quot;&quot;},{&quot;family&quot;:&quot;Petersen&quot;,&quot;given&quot;:&quot;Jens&quot;,&quot;parse-names&quot;:false,&quot;dropping-particle&quot;:&quot;&quot;,&quot;non-dropping-particle&quot;:&quot;&quot;},{&quot;family&quot;:&quot;Maier-Hein&quot;,&quot;given&quot;:&quot;Klaus H.&quot;,&quot;parse-names&quot;:false,&quot;dropping-particle&quot;:&quot;&quot;,&quot;non-dropping-particle&quot;:&quot;&quot;}],&quot;container-title&quot;:&quot;Nature Methods&quot;,&quot;container-title-short&quot;:&quot;Nat Methods&quot;,&quot;DOI&quot;:&quot;10.1038/s41592-020-01008-z&quot;,&quot;ISSN&quot;:&quot;15487105&quot;,&quot;PMID&quot;:&quot;33288961&quot;,&quot;issued&quot;:{&quot;date-parts&quot;:[[2021,2]]},&quot;page&quot;:&quot;203-211&quot;,&quot;abstract&quot;:&quot;Biomedical imaging is a driver of scientific discovery and a core component of medical care and is being stimulated by the field of deep learning. While semantic segmentation algorithms enable image analysis and quantification in many applications, the design of respective specialized solutions is non-trivial and highly dependent on dataset properties and hardware conditions. We developed nnU-Net, a deep learning-based segmentation method that automatically configures itself, including preprocessing, network architecture, training and post-processing for any new task. The key design choices in this process are modeled as a set of fixed parameters, interdependent rules and empirical decisions. Without manual intervention, nnU-Net surpasses most existing approaches, including highly specialized solutions on 23 public datasets used in international biomedical segmentation competitions. We make nnU-Net publicly available as an out-of-the-box tool, rendering state-of-the-art segmentation accessible to a broad audience by requiring neither expert knowledge nor computing resources beyond standard network training.&quot;,&quot;publisher&quot;:&quot;Nature Research&quot;,&quot;volume&quot;:&quot;18&quot;},&quot;isTemporary&quot;:false},{&quot;id&quot;:&quot;7768759e-18a6-3855-84fe-856915eeff36&quot;,&quot;itemData&quot;:{&quot;type&quot;:&quot;article-journal&quot;,&quot;id&quot;:&quot;7768759e-18a6-3855-84fe-856915eeff36&quot;,&quot;title&quot;:&quot;Analysis of the BraTS 2023 Intracranial Meningioma Segmentation Challenge&quot;,&quot;author&quot;:[{&quot;family&quot;:&quot;LaBella&quot;,&quot;given&quot;:&quot;Dominic&quot;,&quot;parse-names&quot;:false,&quot;dropping-particle&quot;:&quot;&quot;,&quot;non-dropping-particle&quot;:&quot;&quot;},{&quot;family&quot;:&quot;Baid&quot;,&quot;given&quot;:&quot;Ujjwal&quot;,&quot;parse-names&quot;:false,&quot;dropping-particle&quot;:&quot;&quot;,&quot;non-dropping-particle&quot;:&quot;&quot;},{&quot;family&quot;:&quot;Khanna&quot;,&quot;given&quot;:&quot;Omaditya&quot;,&quot;parse-names&quot;:false,&quot;dropping-particle&quot;:&quot;&quot;,&quot;non-dropping-particle&quot;:&quot;&quot;},{&quot;family&quot;:&quot;McBurney-Lin&quot;,&quot;given&quot;:&quot;Shan&quot;,&quot;parse-names&quot;:false,&quot;dropping-particle&quot;:&quot;&quot;,&quot;non-dropping-particle&quot;:&quot;&quot;},{&quot;family&quot;:&quot;McLean&quot;,&quot;given&quot;:&quot;Ryan&quot;,&quot;parse-names&quot;:false,&quot;dropping-particle&quot;:&quot;&quot;,&quot;non-dropping-particle&quot;:&quot;&quot;},{&quot;family&quot;:&quot;Nedelec&quot;,&quot;given&quot;:&quot;Pierre&quot;,&quot;parse-names&quot;:false,&quot;dropping-particle&quot;:&quot;&quot;,&quot;non-dropping-particle&quot;:&quot;&quot;},{&quot;family&quot;:&quot;Rashid&quot;,&quot;given&quot;:&quot;Arif&quot;,&quot;parse-names&quot;:false,&quot;dropping-particle&quot;:&quot;&quot;,&quot;non-dropping-particle&quot;:&quot;&quot;},{&quot;family&quot;:&quot;Tahon&quot;,&quot;given&quot;:&quot;Nourel Hoda&quot;,&quot;parse-names&quot;:false,&quot;dropping-particle&quot;:&quot;&quot;,&quot;non-dropping-particle&quot;:&quot;&quot;},{&quot;family&quot;:&quot;Altes&quot;,&quot;given&quot;:&quot;Talissa&quot;,&quot;parse-names&quot;:false,&quot;dropping-particle&quot;:&quot;&quot;,&quot;non-dropping-particle&quot;:&quot;&quot;},{&quot;family&quot;:&quot;Bhalerao&quot;,&quot;given&quot;:&quot;Radhika&quot;,&quot;parse-names&quot;:false,&quot;dropping-particle&quot;:&quot;&quot;,&quot;non-dropping-particle&quot;:&quot;&quot;},{&quot;family&quot;:&quot;Dhemesh&quot;,&quot;given&quot;:&quot;Yaseen&quot;,&quot;parse-names&quot;:false,&quot;dropping-particle&quot;:&quot;&quot;,&quot;non-dropping-particle&quot;:&quot;&quot;},{&quot;family&quot;:&quot;Godfrey&quot;,&quot;given&quot;:&quot;Devon&quot;,&quot;parse-names&quot;:false,&quot;dropping-particle&quot;:&quot;&quot;,&quot;non-dropping-particle&quot;:&quot;&quot;},{&quot;family&quot;:&quot;Hilal&quot;,&quot;given&quot;:&quot;Fathi&quot;,&quot;parse-names&quot;:false,&quot;dropping-particle&quot;:&quot;&quot;,&quot;non-dropping-particle&quot;:&quot;&quot;},{&quot;family&quot;:&quot;Floyd&quot;,&quot;given&quot;:&quot;Scott&quot;,&quot;parse-names&quot;:false,&quot;dropping-particle&quot;:&quot;&quot;,&quot;non-dropping-particle&quot;:&quot;&quot;},{&quot;family&quot;:&quot;Janas&quot;,&quot;given&quot;:&quot;Anastasia&quot;,&quot;parse-names&quot;:false,&quot;dropping-particle&quot;:&quot;&quot;,&quot;non-dropping-particle&quot;:&quot;&quot;},{&quot;family&quot;:&quot;Kazerooni&quot;,&quot;given&quot;:&quot;Anahita Fathi&quot;,&quot;parse-names&quot;:false,&quot;dropping-particle&quot;:&quot;&quot;,&quot;non-dropping-particle&quot;:&quot;&quot;},{&quot;family&quot;:&quot;Kirkpatrick&quot;,&quot;given&quot;:&quot;John&quot;,&quot;parse-names&quot;:false,&quot;dropping-particle&quot;:&quot;&quot;,&quot;non-dropping-particle&quot;:&quot;&quot;},{&quot;family&quot;:&quot;Kent&quot;,&quot;given&quot;:&quot;Collin&quot;,&quot;parse-names&quot;:false,&quot;dropping-particle&quot;:&quot;&quot;,&quot;non-dropping-particle&quot;:&quot;&quot;},{&quot;family&quot;:&quot;Kofler&quot;,&quot;given&quot;:&quot;Florian&quot;,&quot;parse-names&quot;:false,&quot;dropping-particle&quot;:&quot;&quot;,&quot;non-dropping-particle&quot;:&quot;&quot;},{&quot;family&quot;:&quot;Leu&quot;,&quot;given&quot;:&quot;Kevin&quot;,&quot;parse-names&quot;:false,&quot;dropping-particle&quot;:&quot;&quot;,&quot;non-dropping-particle&quot;:&quot;&quot;},{&quot;family&quot;:&quot;Maleki&quot;,&quot;given&quot;:&quot;Nazanin&quot;,&quot;parse-names&quot;:false,&quot;dropping-particle&quot;:&quot;&quot;,&quot;non-dropping-particle&quot;:&quot;&quot;},{&quot;family&quot;:&quot;Menze&quot;,&quot;given&quot;:&quot;Bjoern&quot;,&quot;parse-names&quot;:false,&quot;dropping-particle&quot;:&quot;&quot;,&quot;non-dropping-particle&quot;:&quot;&quot;},{&quot;family&quot;:&quot;Pajot&quot;,&quot;given&quot;:&quot;Maxence&quot;,&quot;parse-names&quot;:false,&quot;dropping-particle&quot;:&quot;&quot;,&quot;non-dropping-particle&quot;:&quot;&quot;},{&quot;family&quot;:&quot;Reitman&quot;,&quot;given&quot;:&quot;Zachary J.&quot;,&quot;parse-names&quot;:false,&quot;dropping-particle&quot;:&quot;&quot;,&quot;non-dropping-particle&quot;:&quot;&quot;},{&quot;family&quot;:&quot;Rudie&quot;,&quot;given&quot;:&quot;Jeffrey D.&quot;,&quot;parse-names&quot;:false,&quot;dropping-particle&quot;:&quot;&quot;,&quot;non-dropping-particle&quot;:&quot;&quot;},{&quot;family&quot;:&quot;Saluja&quot;,&quot;given&quot;:&quot;Rachit&quot;,&quot;parse-names&quot;:false,&quot;dropping-particle&quot;:&quot;&quot;,&quot;non-dropping-particle&quot;:&quot;&quot;},{&quot;family&quot;:&quot;Velichko&quot;,&quot;given&quot;:&quot;Yury&quot;,&quot;parse-names&quot;:false,&quot;dropping-particle&quot;:&quot;&quot;,&quot;non-dropping-particle&quot;:&quot;&quot;},{&quot;family&quot;:&quot;Wang&quot;,&quot;given&quot;:&quot;Chunhao&quot;,&quot;parse-names&quot;:false,&quot;dropping-particle&quot;:&quot;&quot;,&quot;non-dropping-particle&quot;:&quot;&quot;},{&quot;family&quot;:&quot;Warman&quot;,&quot;given&quot;:&quot;Pranav&quot;,&quot;parse-names&quot;:false,&quot;dropping-particle&quot;:&quot;&quot;,&quot;non-dropping-particle&quot;:&quot;&quot;},{&quot;family&quot;:&quot;Adewole&quot;,&quot;given&quot;:&quot;Maruf&quot;,&quot;parse-names&quot;:false,&quot;dropping-particle&quot;:&quot;&quot;,&quot;non-dropping-particle&quot;:&quot;&quot;},{&quot;family&quot;:&quot;Albrecht&quot;,&quot;given&quot;:&quot;Jake&quot;,&quot;parse-names&quot;:false,&quot;dropping-particle&quot;:&quot;&quot;,&quot;non-dropping-particle&quot;:&quot;&quot;},{&quot;family&quot;:&quot;Anazodo&quot;,&quot;given&quot;:&quot;Udunna&quot;,&quot;parse-names&quot;:false,&quot;dropping-particle&quot;:&quot;&quot;,&quot;non-dropping-particle&quot;:&quot;&quot;},{&quot;family&quot;:&quot;Anwar&quot;,&quot;given&quot;:&quot;Syed Muhammad&quot;,&quot;parse-names&quot;:false,&quot;dropping-particle&quot;:&quot;&quot;,&quot;non-dropping-particle&quot;:&quot;&quot;},{&quot;family&quot;:&quot;Bergquist&quot;,&quot;given&quot;:&quot;Timothy&quot;,&quot;parse-names&quot;:false,&quot;dropping-particle&quot;:&quot;&quot;,&quot;non-dropping-particle&quot;:&quot;&quot;},{&quot;family&quot;:&quot;Chen&quot;,&quot;given&quot;:&quot;Sully Francis&quot;,&quot;parse-names&quot;:false,&quot;dropping-particle&quot;:&quot;&quot;,&quot;non-dropping-particle&quot;:&quot;&quot;},{&quot;family&quot;:&quot;Chung&quot;,&quot;given&quot;:&quot;Verena&quot;,&quot;parse-names&quot;:false,&quot;dropping-particle&quot;:&quot;&quot;,&quot;non-dropping-particle&quot;:&quot;&quot;},{&quot;family&quot;:&quot;Chai&quot;,&quot;given&quot;:&quot;Rong&quot;,&quot;parse-names&quot;:false,&quot;dropping-particle&quot;:&quot;&quot;,&quot;non-dropping-particle&quot;:&quot;&quot;},{&quot;family&quot;:&quot;Conte&quot;,&quot;given&quot;:&quot;Gian-Marco&quot;,&quot;parse-names&quot;:false,&quot;dropping-particle&quot;:&quot;&quot;,&quot;non-dropping-particle&quot;:&quot;&quot;},{&quot;family&quot;:&quot;Dako&quot;,&quot;given&quot;:&quot;Farouk&quot;,&quot;parse-names&quot;:false,&quot;dropping-particle&quot;:&quot;&quot;,&quot;non-dropping-particle&quot;:&quot;&quot;},{&quot;family&quot;:&quot;Eddy&quot;,&quot;given&quot;:&quot;James&quot;,&quot;parse-names&quot;:false,&quot;dropping-particle&quot;:&quot;&quot;,&quot;non-dropping-particle&quot;:&quot;&quot;},{&quot;family&quot;:&quot;Ezhov&quot;,&quot;given&quot;:&quot;Ivan&quot;,&quot;parse-names&quot;:false,&quot;dropping-particle&quot;:&quot;&quot;,&quot;non-dropping-particle&quot;:&quot;&quot;},{&quot;family&quot;:&quot;Khalili&quot;,&quot;given&quot;:&quot;Nastaran&quot;,&quot;parse-names&quot;:false,&quot;dropping-particle&quot;:&quot;&quot;,&quot;non-dropping-particle&quot;:&quot;&quot;},{&quot;family&quot;:&quot;Iglesias&quot;,&quot;given&quot;:&quot;Juan Eugenio&quot;,&quot;parse-names&quot;:false,&quot;dropping-particle&quot;:&quot;&quot;,&quot;non-dropping-particle&quot;:&quot;&quot;},{&quot;family&quot;:&quot;Jiang&quot;,&quot;given&quot;:&quot;Zhifan&quot;,&quot;parse-names&quot;:false,&quot;dropping-particle&quot;:&quot;&quot;,&quot;non-dropping-particle&quot;:&quot;&quot;},{&quot;family&quot;:&quot;Johanson&quot;,&quot;given&quot;:&quot;Elaine&quot;,&quot;parse-names&quot;:false,&quot;dropping-particle&quot;:&quot;&quot;,&quot;non-dropping-particle&quot;:&quot;&quot;},{&quot;family&quot;:&quot;Leemput&quot;,&quot;given&quot;:&quot;Koen&quot;,&quot;parse-names&quot;:false,&quot;dropping-particle&quot;:&quot;&quot;,&quot;non-dropping-particle&quot;:&quot;Van&quot;},{&quot;family&quot;:&quot;Li&quot;,&quot;given&quot;:&quot;Hongwei Bran&quot;,&quot;parse-names&quot;:false,&quot;dropping-particle&quot;:&quot;&quot;,&quot;non-dropping-particle&quot;:&quot;&quot;},{&quot;family&quot;:&quot;Linguraru&quot;,&quot;given&quot;:&quot;Marius George&quot;,&quot;parse-names&quot;:false,&quot;dropping-particle&quot;:&quot;&quot;,&quot;non-dropping-particle&quot;:&quot;&quot;},{&quot;family&quot;:&quot;Liu&quot;,&quot;given&quot;:&quot;Xinyang&quot;,&quot;parse-names&quot;:false,&quot;dropping-particle&quot;:&quot;&quot;,&quot;non-dropping-particle&quot;:&quot;&quot;},{&quot;family&quot;:&quot;Mahtabfar&quot;,&quot;given&quot;:&quot;Aria&quot;,&quot;parse-names&quot;:false,&quot;dropping-particle&quot;:&quot;&quot;,&quot;non-dropping-particle&quot;:&quot;&quot;},{&quot;family&quot;:&quot;Meier&quot;,&quot;given&quot;:&quot;Zeke&quot;,&quot;parse-names&quot;:false,&quot;dropping-particle&quot;:&quot;&quot;,&quot;non-dropping-particle&quot;:&quot;&quot;},{&quot;family&quot;:&quot;Moawad&quot;,&quot;given&quot;:&quot;Ahmed W.&quot;,&quot;parse-names&quot;:false,&quot;dropping-particle&quot;:&quot;&quot;,&quot;non-dropping-particle&quot;:&quot;&quot;},{&quot;family&quot;:&quot;Mongan&quot;,&quot;given&quot;:&quot;John&quot;,&quot;parse-names&quot;:false,&quot;dropping-particle&quot;:&quot;&quot;,&quot;non-dropping-particle&quot;:&quot;&quot;},{&quot;family&quot;:&quot;Piraud&quot;,&quot;given&quot;:&quot;Marie&quot;,&quot;parse-names&quot;:false,&quot;dropping-particle&quot;:&quot;&quot;,&quot;non-dropping-particle&quot;:&quot;&quot;},{&quot;family&quot;:&quot;Shinohara&quot;,&quot;given&quot;:&quot;Russell Takeshi&quot;,&quot;parse-names&quot;:false,&quot;dropping-particle&quot;:&quot;&quot;,&quot;non-dropping-particle&quot;:&quot;&quot;},{&quot;family&quot;:&quot;Wiggins&quot;,&quot;given&quot;:&quot;Walter F.&quot;,&quot;parse-names&quot;:false,&quot;dropping-particle&quot;:&quot;&quot;,&quot;non-dropping-particle&quot;:&quot;&quot;},{&quot;family&quot;:&quot;Abayazeed&quot;,&quot;given&quot;:&quot;Aly H.&quot;,&quot;parse-names&quot;:false,&quot;dropping-particle&quot;:&quot;&quot;,&quot;non-dropping-particle&quot;:&quot;&quot;},{&quot;family&quot;:&quot;Akinola&quot;,&quot;given&quot;:&quot;Rachel&quot;,&quot;parse-names&quot;:false,&quot;dropping-particle&quot;:&quot;&quot;,&quot;non-dropping-particle&quot;:&quot;&quot;},{&quot;family&quot;:&quot;Jakab&quot;,&quot;given&quot;:&quot;András&quot;,&quot;parse-names&quot;:false,&quot;dropping-particle&quot;:&quot;&quot;,&quot;non-dropping-particle&quot;:&quot;&quot;},{&quot;family&quot;:&quot;Bilello&quot;,&quot;given&quot;:&quot;Michel&quot;,&quot;parse-names&quot;:false,&quot;dropping-particle&quot;:&quot;&quot;,&quot;non-dropping-particle&quot;:&quot;&quot;},{&quot;family&quot;:&quot;Verdier&quot;,&quot;given&quot;:&quot;Maria Correia&quot;,&quot;parse-names&quot;:false,&quot;dropping-particle&quot;:&quot;&quot;,&quot;non-dropping-particle&quot;:&quot;de&quot;},{&quot;family&quot;:&quot;Crivellaro&quot;,&quot;given&quot;:&quot;Priscila&quot;,&quot;parse-names&quot;:false,&quot;dropping-particle&quot;:&quot;&quot;,&quot;non-dropping-particle&quot;:&quot;&quot;},{&quot;family&quot;:&quot;Davatzikos&quot;,&quot;given&quot;:&quot;Christos&quot;,&quot;parse-names&quot;:false,&quot;dropping-particle&quot;:&quot;&quot;,&quot;non-dropping-particle&quot;:&quot;&quot;},{&quot;family&quot;:&quot;Farahani&quot;,&quot;given&quot;:&quot;Keyvan&quot;,&quot;parse-names&quot;:false,&quot;dropping-particle&quot;:&quot;&quot;,&quot;non-dropping-particle&quot;:&quot;&quot;},{&quot;family&quot;:&quot;Freymann&quot;,&quot;given&quot;:&quot;John&quot;,&quot;parse-names&quot;:false,&quot;dropping-particle&quot;:&quot;&quot;,&quot;non-dropping-particle&quot;:&quot;&quot;},{&quot;family&quot;:&quot;Hess&quot;,&quot;given&quot;:&quot;Christopher&quot;,&quot;parse-names&quot;:false,&quot;dropping-particle&quot;:&quot;&quot;,&quot;non-dropping-particle&quot;:&quot;&quot;},{&quot;family&quot;:&quot;Huang&quot;,&quot;given&quot;:&quot;Raymond&quot;,&quot;parse-names&quot;:false,&quot;dropping-particle&quot;:&quot;&quot;,&quot;non-dropping-particle&quot;:&quot;&quot;},{&quot;family&quot;:&quot;Lohmann&quot;,&quot;given&quot;:&quot;Philipp&quot;,&quot;parse-names&quot;:false,&quot;dropping-particle&quot;:&quot;&quot;,&quot;non-dropping-particle&quot;:&quot;&quot;},{&quot;family&quot;:&quot;Moassefi&quot;,&quot;given&quot;:&quot;Mana&quot;,&quot;parse-names&quot;:false,&quot;dropping-particle&quot;:&quot;&quot;,&quot;non-dropping-particle&quot;:&quot;&quot;},{&quot;family&quot;:&quot;Pease&quot;,&quot;given&quot;:&quot;Matthew W.&quot;,&quot;parse-names&quot;:false,&quot;dropping-particle&quot;:&quot;&quot;,&quot;non-dropping-particle&quot;:&quot;&quot;},{&quot;family&quot;:&quot;Vollmuth&quot;,&quot;given&quot;:&quot;Phillipp&quot;,&quot;parse-names&quot;:false,&quot;dropping-particle&quot;:&quot;&quot;,&quot;non-dropping-particle&quot;:&quot;&quot;},{&quot;family&quot;:&quot;Sollmann&quot;,&quot;given&quot;:&quot;Nico&quot;,&quot;parse-names&quot;:false,&quot;dropping-particle&quot;:&quot;&quot;,&quot;non-dropping-particle&quot;:&quot;&quot;},{&quot;family&quot;:&quot;Diffley&quot;,&quot;given&quot;:&quot;David&quot;,&quot;parse-names&quot;:false,&quot;dropping-particle&quot;:&quot;&quot;,&quot;non-dropping-particle&quot;:&quot;&quot;},{&quot;family&quot;:&quot;Nandolia&quot;,&quot;given&quot;:&quot;Khanak K.&quot;,&quot;parse-names&quot;:false,&quot;dropping-particle&quot;:&quot;&quot;,&quot;non-dropping-particle&quot;:&quot;&quot;},{&quot;family&quot;:&quot;Warren&quot;,&quot;given&quot;:&quot;Daniel I.&quot;,&quot;parse-names&quot;:false,&quot;dropping-particle&quot;:&quot;&quot;,&quot;non-dropping-particle&quot;:&quot;&quot;},{&quot;family&quot;:&quot;Hussain&quot;,&quot;given&quot;:&quot;Ali&quot;,&quot;parse-names&quot;:false,&quot;dropping-particle&quot;:&quot;&quot;,&quot;non-dropping-particle&quot;:&quot;&quot;},{&quot;family&quot;:&quot;Fehringer&quot;,&quot;given&quot;:&quot;Pascal&quot;,&quot;parse-names&quot;:false,&quot;dropping-particle&quot;:&quot;&quot;,&quot;non-dropping-particle&quot;:&quot;&quot;},{&quot;family&quot;:&quot;Bronstein&quot;,&quot;given&quot;:&quot;Yulia&quot;,&quot;parse-names&quot;:false,&quot;dropping-particle&quot;:&quot;&quot;,&quot;non-dropping-particle&quot;:&quot;&quot;},{&quot;family&quot;:&quot;Deptula&quot;,&quot;given&quot;:&quot;Lisa&quot;,&quot;parse-names&quot;:false,&quot;dropping-particle&quot;:&quot;&quot;,&quot;non-dropping-particle&quot;:&quot;&quot;},{&quot;family&quot;:&quot;Stein&quot;,&quot;given&quot;:&quot;Evan G.&quot;,&quot;parse-names&quot;:false,&quot;dropping-particle&quot;:&quot;&quot;,&quot;non-dropping-particle&quot;:&quot;&quot;},{&quot;family&quot;:&quot;Taherzadeh&quot;,&quot;given&quot;:&quot;Mahsa&quot;,&quot;parse-names&quot;:false,&quot;dropping-particle&quot;:&quot;&quot;,&quot;non-dropping-particle&quot;:&quot;&quot;},{&quot;family&quot;:&quot;Oliveira&quot;,&quot;given&quot;:&quot;Eduardo Portela&quot;,&quot;parse-names&quot;:false,&quot;dropping-particle&quot;:&quot;&quot;,&quot;non-dropping-particle&quot;:&quot;de&quot;},{&quot;family&quot;:&quot;Haughey&quot;,&quot;given&quot;:&quot;Aoife&quot;,&quot;parse-names&quot;:false,&quot;dropping-particle&quot;:&quot;&quot;,&quot;non-dropping-particle&quot;:&quot;&quot;},{&quot;family&quot;:&quot;Kontzialis&quot;,&quot;given&quot;:&quot;Marinos&quot;,&quot;parse-names&quot;:false,&quot;dropping-particle&quot;:&quot;&quot;,&quot;non-dropping-particle&quot;:&quot;&quot;},{&quot;family&quot;:&quot;Saba&quot;,&quot;given&quot;:&quot;Luca&quot;,&quot;parse-names&quot;:false,&quot;dropping-particle&quot;:&quot;&quot;,&quot;non-dropping-particle&quot;:&quot;&quot;},{&quot;family&quot;:&quot;Turner&quot;,&quot;given&quot;:&quot;Benjamin&quot;,&quot;parse-names&quot;:false,&quot;dropping-particle&quot;:&quot;&quot;,&quot;non-dropping-particle&quot;:&quot;&quot;},{&quot;family&quot;:&quot;Brüßeler&quot;,&quot;given&quot;:&quot;Melanie M. T.&quot;,&quot;parse-names&quot;:false,&quot;dropping-particle&quot;:&quot;&quot;,&quot;non-dropping-particle&quot;:&quot;&quot;},{&quot;family&quot;:&quot;Ansari&quot;,&quot;given&quot;:&quot;Shehbaz&quot;,&quot;parse-names&quot;:false,&quot;dropping-particle&quot;:&quot;&quot;,&quot;non-dropping-particle&quot;:&quot;&quot;},{&quot;family&quot;:&quot;Gkampenis&quot;,&quot;given&quot;:&quot;Athanasios&quot;,&quot;parse-names&quot;:false,&quot;dropping-particle&quot;:&quot;&quot;,&quot;non-dropping-particle&quot;:&quot;&quot;},{&quot;family&quot;:&quot;Weiss&quot;,&quot;given&quot;:&quot;David Maximilian&quot;,&quot;parse-names&quot;:false,&quot;dropping-particle&quot;:&quot;&quot;,&quot;non-dropping-particle&quot;:&quot;&quot;},{&quot;family&quot;:&quot;Mansour&quot;,&quot;given&quot;:&quot;Aya&quot;,&quot;parse-names&quot;:false,&quot;dropping-particle&quot;:&quot;&quot;,&quot;non-dropping-particle&quot;:&quot;&quot;},{&quot;family&quot;:&quot;Shawali&quot;,&quot;given&quot;:&quot;Islam H.&quot;,&quot;parse-names&quot;:false,&quot;dropping-particle&quot;:&quot;&quot;,&quot;non-dropping-particle&quot;:&quot;&quot;},{&quot;family&quot;:&quot;Yordanov&quot;,&quot;given&quot;:&quot;Nikolay&quot;,&quot;parse-names&quot;:false,&quot;dropping-particle&quot;:&quot;&quot;,&quot;non-dropping-particle&quot;:&quot;&quot;},{&quot;family&quot;:&quot;Stein&quot;,&quot;given&quot;:&quot;Joel M.&quot;,&quot;parse-names&quot;:false,&quot;dropping-particle&quot;:&quot;&quot;,&quot;non-dropping-particle&quot;:&quot;&quot;},{&quot;family&quot;:&quot;Hourani&quot;,&quot;given&quot;:&quot;Roula&quot;,&quot;parse-names&quot;:false,&quot;dropping-particle&quot;:&quot;&quot;,&quot;non-dropping-particle&quot;:&quot;&quot;},{&quot;family&quot;:&quot;Moshebah&quot;,&quot;given&quot;:&quot;Mohammed Yahya&quot;,&quot;parse-names&quot;:false,&quot;dropping-particle&quot;:&quot;&quot;,&quot;non-dropping-particle&quot;:&quot;&quot;},{&quot;family&quot;:&quot;Abouelatta&quot;,&quot;given&quot;:&quot;Ahmed Magdy&quot;,&quot;parse-names&quot;:false,&quot;dropping-particle&quot;:&quot;&quot;,&quot;non-dropping-particle&quot;:&quot;&quot;},{&quot;family&quot;:&quot;Rizvi&quot;,&quot;given&quot;:&quot;Tanvir&quot;,&quot;parse-names&quot;:false,&quot;dropping-particle&quot;:&quot;&quot;,&quot;non-dropping-particle&quot;:&quot;&quot;},{&quot;family&quot;:&quot;Willms&quot;,&quot;given&quot;:&quot;Klara&quot;,&quot;parse-names&quot;:false,&quot;dropping-particle&quot;:&quot;&quot;,&quot;non-dropping-particle&quot;:&quot;&quot;},{&quot;family&quot;:&quot;Martin&quot;,&quot;given&quot;:&quot;Dann C.&quot;,&quot;parse-names&quot;:false,&quot;dropping-particle&quot;:&quot;&quot;,&quot;non-dropping-particle&quot;:&quot;&quot;},{&quot;family&quot;:&quot;Okar&quot;,&quot;given&quot;:&quot;Abdullah&quot;,&quot;parse-names&quot;:false,&quot;dropping-particle&quot;:&quot;&quot;,&quot;non-dropping-particle&quot;:&quot;&quot;},{&quot;family&quot;:&quot;D'Anna&quot;,&quot;given&quot;:&quot;Gennaro&quot;,&quot;parse-names&quot;:false,&quot;dropping-particle&quot;:&quot;&quot;,&quot;non-dropping-particle&quot;:&quot;&quot;},{&quot;family&quot;:&quot;Taha&quot;,&quot;given&quot;:&quot;Ahmed&quot;,&quot;parse-names&quot;:false,&quot;dropping-particle&quot;:&quot;&quot;,&quot;non-dropping-particle&quot;:&quot;&quot;},{&quot;family&quot;:&quot;Sharifi&quot;,&quot;given&quot;:&quot;Yasaman&quot;,&quot;parse-names&quot;:false,&quot;dropping-particle&quot;:&quot;&quot;,&quot;non-dropping-particle&quot;:&quot;&quot;},{&quot;family&quot;:&quot;Faghani&quot;,&quot;given&quot;:&quot;Shahriar&quot;,&quot;parse-names&quot;:false,&quot;dropping-particle&quot;:&quot;&quot;,&quot;non-dropping-particle&quot;:&quot;&quot;},{&quot;family&quot;:&quot;Kite&quot;,&quot;given&quot;:&quot;Dominic&quot;,&quot;parse-names&quot;:false,&quot;dropping-particle&quot;:&quot;&quot;,&quot;non-dropping-particle&quot;:&quot;&quot;},{&quot;family&quot;:&quot;Pinho&quot;,&quot;given&quot;:&quot;Marco&quot;,&quot;parse-names&quot;:false,&quot;dropping-particle&quot;:&quot;&quot;,&quot;non-dropping-particle&quot;:&quot;&quot;},{&quot;family&quot;:&quot;Haider&quot;,&quot;given&quot;:&quot;Muhammad Ammar&quot;,&quot;parse-names&quot;:false,&quot;dropping-particle&quot;:&quot;&quot;,&quot;non-dropping-particle&quot;:&quot;&quot;},{&quot;family&quot;:&quot;Aristizabal&quot;,&quot;given&quot;:&quot;Alejandro&quot;,&quot;parse-names&quot;:false,&quot;dropping-particle&quot;:&quot;&quot;,&quot;non-dropping-particle&quot;:&quot;&quot;},{&quot;family&quot;:&quot;Karargyris&quot;,&quot;given&quot;:&quot;Alexandros&quot;,&quot;parse-names&quot;:false,&quot;dropping-particle&quot;:&quot;&quot;,&quot;non-dropping-particle&quot;:&quot;&quot;},{&quot;family&quot;:&quot;Kassem&quot;,&quot;given&quot;:&quot;Hasan&quot;,&quot;parse-names&quot;:false,&quot;dropping-particle&quot;:&quot;&quot;,&quot;non-dropping-particle&quot;:&quot;&quot;},{&quot;family&quot;:&quot;Pati&quot;,&quot;given&quot;:&quot;Sarthak&quot;,&quot;parse-names&quot;:false,&quot;dropping-particle&quot;:&quot;&quot;,&quot;non-dropping-particle&quot;:&quot;&quot;},{&quot;family&quot;:&quot;Sheller&quot;,&quot;given&quot;:&quot;Micah&quot;,&quot;parse-names&quot;:false,&quot;dropping-particle&quot;:&quot;&quot;,&quot;non-dropping-particle&quot;:&quot;&quot;},{&quot;family&quot;:&quot;Alonso-Basanta&quot;,&quot;given&quot;:&quot;Michelle&quot;,&quot;parse-names&quot;:false,&quot;dropping-particle&quot;:&quot;&quot;,&quot;non-dropping-particle&quot;:&quot;&quot;},{&quot;family&quot;:&quot;Villanueva-Meyer&quot;,&quot;given&quot;:&quot;Javier&quot;,&quot;parse-names&quot;:false,&quot;dropping-particle&quot;:&quot;&quot;,&quot;non-dropping-particle&quot;:&quot;&quot;},{&quot;family&quot;:&quot;Rauschecker&quot;,&quot;given&quot;:&quot;Andreas M.&quot;,&quot;parse-names&quot;:false,&quot;dropping-particle&quot;:&quot;&quot;,&quot;non-dropping-particle&quot;:&quot;&quot;},{&quot;family&quot;:&quot;Nada&quot;,&quot;given&quot;:&quot;Ayman&quot;,&quot;parse-names&quot;:false,&quot;dropping-particle&quot;:&quot;&quot;,&quot;non-dropping-particle&quot;:&quot;&quot;},{&quot;family&quot;:&quot;Aboian&quot;,&quot;given&quot;:&quot;Mariam&quot;,&quot;parse-names&quot;:false,&quot;dropping-particle&quot;:&quot;&quot;,&quot;non-dropping-particle&quot;:&quot;&quot;},{&quot;family&quot;:&quot;Flanders&quot;,&quot;given&quot;:&quot;Adam E.&quot;,&quot;parse-names&quot;:false,&quot;dropping-particle&quot;:&quot;&quot;,&quot;non-dropping-particle&quot;:&quot;&quot;},{&quot;family&quot;:&quot;Wiestler&quot;,&quot;given&quot;:&quot;Benedikt&quot;,&quot;parse-names&quot;:false,&quot;dropping-particle&quot;:&quot;&quot;,&quot;non-dropping-particle&quot;:&quot;&quot;},{&quot;family&quot;:&quot;Bakas&quot;,&quot;given&quot;:&quot;Spyridon&quot;,&quot;parse-names&quot;:false,&quot;dropping-particle&quot;:&quot;&quot;,&quot;non-dropping-particle&quot;:&quot;&quot;},{&quot;family&quot;:&quot;Calabrese&quot;,&quot;given&quot;:&quot;Evan&quot;,&quot;parse-names&quot;:false,&quot;dropping-particle&quot;:&quot;&quot;,&quot;non-dropping-particle&quot;:&quot;&quot;}],&quot;DOI&quot;:&quot;10.59275/j.melba.2025-bea1&quot;,&quot;issued&quot;:{&quot;date-parts&quot;:[[2024,5]]},&quot;abstract&quot;:&quot;We describe the design and results from the BraTS 2023 Intracranial Meningioma Segmentation Challenge. The BraTS Meningioma Challenge differed from prior BraTS Glioma challenges in that it focused on meningiomas, which are typically benign extra-axial tumors with diverse radiologic and anatomical presentation and a propensity for multiplicity. Nine participating teams each developed deep-learning automated segmentation models using image data from the largest multi-institutional systematically expert annotated multilabel multi-sequence meningioma MRI dataset to date, which included 1000 training set cases, 141 validation set cases, and 283 hidden test set cases. Each case included T2, FLAIR, T1, and T1Gd brain MRI sequences with associated tumor compartment labels delineating enhancing tumor, non-enhancing tumor, and surrounding non-enhancing FLAIR hyperintensity. Participant automated segmentation models were evaluated and ranked based on a scoring system evaluating lesion-wise metrics including dice similarity coefficient (DSC) and 95% Hausdorff Distance. The top ranked team had a lesion-wise median dice similarity coefficient (DSC) of 0.976, 0.976, and 0.964 for enhancing tumor, tumor core, and whole tumor, respectively and a corresponding average DSC of 0.899, 0.904, and 0.871, respectively. These results serve as state-of-the-art benchmarks for future pre-operative meningioma automated segmentation algorithms. Additionally, we found that 1286 of 1424 cases (90.3%) had at least 1 compartment voxel abutting the edge of the skull-stripped image edge, which requires further investigation into optimal pre-processing face anonymization steps.&quot;},&quot;isTemporary&quot;:false}]},{&quot;citationID&quot;:&quot;MENDELEY_CITATION_e27e17f4-f5d7-4a61-b345-c2d8f54f8c09&quot;,&quot;properties&quot;:{&quot;noteIndex&quot;:0},&quot;isEdited&quot;:false,&quot;manualOverride&quot;:{&quot;isManuallyOverridden&quot;:false,&quot;citeprocText&quot;:&quot;(Gaur et al., 2021)&quot;,&quot;manualOverrideText&quot;:&quot;&quot;},&quot;citationTag&quot;:&quot;MENDELEY_CITATION_v3_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&quot;,&quot;citationItems&quot;:[{&quot;id&quot;:&quot;d15ffe90-0a4c-3ea8-abb1-d9e00a77b010&quot;,&quot;itemData&quot;:{&quot;type&quot;:&quot;article-journal&quot;,&quot;id&quot;:&quot;d15ffe90-0a4c-3ea8-abb1-d9e00a77b010&quot;,&quot;title&quot;:&quot;Role of artificial intelligence and robotics to foster the touchless travel during a pandemic: a review and research agenda&quot;,&quot;author&quot;:[{&quot;family&quot;:&quot;Gaur&quot;,&quot;given&quot;:&quot;Loveleen&quot;,&quot;parse-names&quot;:false,&quot;dropping-particle&quot;:&quot;&quot;,&quot;non-dropping-particle&quot;:&quot;&quot;},{&quot;family&quot;:&quot;Afaq&quot;,&quot;given&quot;:&quot;Anam&quot;,&quot;parse-names&quot;:false,&quot;dropping-particle&quot;:&quot;&quot;,&quot;non-dropping-particle&quot;:&quot;&quot;},{&quot;family&quot;:&quot;Singh&quot;,&quot;given&quot;:&quot;Gurmeet&quot;,&quot;parse-names&quot;:false,&quot;dropping-particle&quot;:&quot;&quot;,&quot;non-dropping-particle&quot;:&quot;&quot;},{&quot;family&quot;:&quot;Dwivedi&quot;,&quot;given&quot;:&quot;Yogesh Kumar&quot;,&quot;parse-names&quot;:false,&quot;dropping-particle&quot;:&quot;&quot;,&quot;non-dropping-particle&quot;:&quot;&quot;}],&quot;container-title&quot;:&quot;International Journal of Contemporary Hospitality Management&quot;,&quot;DOI&quot;:&quot;10.1108/IJCHM-11-2020-1246&quot;,&quot;ISSN&quot;:&quot;09596119&quot;,&quot;issued&quot;:{&quot;date-parts&quot;:[[2021,11]]},&quot;page&quot;:&quot;4079-4098&quot;,&quot;abstract&quot;:&quot;Purpose: The hospitality industry experienced an unanticipated challenge from the COVID-19 pandemic. However, research in this area is scarce. Accordingly, this study aims to unfold a three-angled research agenda to intensify the knowledge advancement in the hospitality sector. It proposes a theoretical framework by extending the protection motivation theory (PMT) to explain the guest’s intent to adopt artificial intelligence (AI) and robotics as a protective measure in reaction to COVID-19. Design/methodology/approach: The research is centered on outlining the pertinent literature on hospitality management practices and the guest’s transformed behavior during the current crisis. This study intends to identify a research agenda based on investigating hospitality service trends in today’s changing times. Findings: The study sets out a research agenda that includes three dimensions as follows: AI and robotics, cleanliness and sanitation and health care and wellness. This study’s findings suggest that AI and robotics may bring out definite research directions at the connection of health crisis and hospitality management, taking into account the COVID-19 crisis. Practical implications: The suggested research areas are anticipated to propel the knowledge base and help the hospitality industry retrieve the COVID-19 crisis through digital transformation. AI and robotics are at the cusp of invaluable advancement that can revive the hotels while re-establish guests’ confidence in safe hotel practices. The proposed research areas are likely to impart pragmatic lessons to the hospitality industry to fight against disruptive situations. Originality/value: This study stands out to be pioneer research that incorporated AI and robotics to expand the PMT and highlights how behavioral choices during emergencies can bring technological revolution.&quot;,&quot;publisher&quot;:&quot;Emerald Group Holdings Ltd.&quot;,&quot;volume&quot;:&quot;33&quot;,&quot;container-title-short&quot;:&quot;&quot;},&quot;isTemporary&quot;:false,&quot;suppress-author&quot;:false,&quot;composite&quot;:false,&quot;author-only&quot;:false}]},{&quot;citationID&quot;:&quot;MENDELEY_CITATION_e146e8df-0c50-44bd-ac51-93ee76a3419d&quot;,&quot;properties&quot;:{&quot;noteIndex&quot;:0},&quot;isEdited&quot;:false,&quot;manualOverride&quot;:{&quot;isManuallyOverridden&quot;:false,&quot;citeprocText&quot;:&quot;(Schelb et al., 2021)&quot;,&quot;manualOverrideText&quot;:&quot;&quot;},&quot;citationTag&quot;:&quot;MENDELEY_CITATION_v3_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&quot;,&quot;citationItems&quot;:[{&quot;id&quot;:&quot;a4d44461-9d98-3d70-8b43-0b7ab4f21479&quot;,&quot;itemData&quot;:{&quot;type&quot;:&quot;article-journal&quot;,&quot;id&quot;:&quot;a4d44461-9d98-3d70-8b43-0b7ab4f21479&quot;,&quot;title&quot;:&quot;Comparison of prostate MRI lesion segmentation agreement between multiple radiologists and a fully automatic deep learning system&quot;,&quot;author&quot;:[{&quot;family&quot;:&quot;Schelb&quot;,&quot;given&quot;:&quot;Patrick&quot;,&quot;parse-names&quot;:false,&quot;dropping-particle&quot;:&quot;&quot;,&quot;non-dropping-particle&quot;:&quot;&quot;},{&quot;family&quot;:&quot;Tavakoli&quot;,&quot;given&quot;:&quot;Anoshirwan Andrej&quot;,&quot;parse-names&quot;:false,&quot;dropping-particle&quot;:&quot;&quot;,&quot;non-dropping-particle&quot;:&quot;&quot;},{&quot;family&quot;:&quot;Tubtawee&quot;,&quot;given&quot;:&quot;Teeravut&quot;,&quot;parse-names&quot;:false,&quot;dropping-particle&quot;:&quot;&quot;,&quot;non-dropping-particle&quot;:&quot;&quot;},{&quot;family&quot;:&quot;Hielscher&quot;,&quot;given&quot;:&quot;Thomas&quot;,&quot;parse-names&quot;:false,&quot;dropping-particle&quot;:&quot;&quot;,&quot;non-dropping-particle&quot;:&quot;&quot;},{&quot;family&quot;:&quot;Radtke&quot;,&quot;given&quot;:&quot;Jan Philipp&quot;,&quot;parse-names&quot;:false,&quot;dropping-particle&quot;:&quot;&quot;,&quot;non-dropping-particle&quot;:&quot;&quot;},{&quot;family&quot;:&quot;Görtz&quot;,&quot;given&quot;:&quot;Magdalena&quot;,&quot;parse-names&quot;:false,&quot;dropping-particle&quot;:&quot;&quot;,&quot;non-dropping-particle&quot;:&quot;&quot;},{&quot;family&quot;:&quot;Schütz&quot;,&quot;given&quot;:&quot;Viktoria&quot;,&quot;parse-names&quot;:false,&quot;dropping-particle&quot;:&quot;&quot;,&quot;non-dropping-particle&quot;:&quot;&quot;},{&quot;family&quot;:&quot;Kuder&quot;,&quot;given&quot;:&quot;Tristan Anselm&quot;,&quot;parse-names&quot;:false,&quot;dropping-particle&quot;:&quot;&quot;,&quot;non-dropping-particle&quot;:&quot;&quot;},{&quot;family&quot;:&quot;Schimmöller&quot;,&quot;given&quot;:&quot;Lars&quot;,&quot;parse-names&quot;:false,&quot;dropping-particle&quot;:&quot;&quot;,&quot;non-dropping-particle&quot;:&quot;&quot;},{&quot;family&quot;:&quot;Stenzinger&quot;,&quot;given&quot;:&quot;Albrecht&quot;,&quot;parse-names&quot;:false,&quot;dropping-particle&quot;:&quot;&quot;,&quot;non-dropping-particle&quot;:&quot;&quot;},{&quot;family&quot;:&quot;Hohenfellner&quot;,&quot;given&quot;:&quot;Markus&quot;,&quot;parse-names&quot;:false,&quot;dropping-particle&quot;:&quot;&quot;,&quot;non-dropping-particle&quot;:&quot;&quot;},{&quot;family&quot;:&quot;Schlemmer&quot;,&quot;given&quot;:&quot;Heinz Peter&quot;,&quot;parse-names&quot;:false,&quot;dropping-particle&quot;:&quot;&quot;,&quot;non-dropping-particle&quot;:&quot;&quot;},{&quot;family&quot;:&quot;Bonekamp&quot;,&quot;given&quot;:&quot;David&quot;,&quot;parse-names&quot;:false,&quot;dropping-particle&quot;:&quot;&quot;,&quot;non-dropping-particle&quot;:&quot;&quot;}],&quot;container-title&quot;:&quot;RoFo Fortschritte auf dem Gebiet der Rontgenstrahlen und der Bildgebenden Verfahren&quot;,&quot;DOI&quot;:&quot;10.1055/a-1290-8070&quot;,&quot;ISSN&quot;:&quot;14389010&quot;,&quot;PMID&quot;:&quot;33212541&quot;,&quot;issued&quot;:{&quot;date-parts&quot;:[[2021,5]]},&quot;page&quot;:&quot;559-573&quot;,&quot;abstract&quot;:&quot;Purpose A recently developed deep learning model (U-Net) approximated the clinical performance of radiologists in the prediction of clinically significant prostate cancer (sPC) from prostate MRI. Here, we compare the agreement between lesion segmentations by U-Net with manual lesion segmentations performed by different radiologists. Materials and Methods 165 patients with suspicion for sPC underwent targeted and systematic fusion biopsy following 3 Tesla multiparametric MRI (mpMRI). Five sets of segmentations were generated retrospectively: segmentations of clinical lesions, independent segmentations by three radiologists, and fully automated bi-parametric U-Net segmentations. Per-lesion agreement was calculated for each rater by averaging Dice coefficients with all overlapping lesions from other raters. Agreement was compared using descriptive statistics and linear mixed models. Results The mean Dice coefficient for manual segmentations showed only moderate agreement at 0.48-0.52, reflecting the difficult visual task of determining the outline of otherwise jointly detected lesions. U-net segmentations were significantly smaller than manual segmentations (p&lt;0.0001) and exhibited a lower mean Dice coefficient of 0.22, which was significantly lower compared to manual segmentations (all p&lt;0.0001). These differences remained after correction for lesion size and were unaffected between sPC and non-sPC lesions and between peripheral and transition zone lesions. Conclusion Knowledge of the order of agreement of manual segmentations of different radiologists is important to set the expectation value for artificial intelligence (AI) systems in the task of prostate MRI lesion segmentation. Perfect agreement (Dice coefficient of one) should not be expected for AI. Lower Dice coefficients of U-Net compared to manual segmentations are only partially explained by smaller segmentation sizes and may result from a focus on the lesion core and a small relative lesion center shift. Although it is primarily important that AI detects sPC correctly, the Dice coefficient for overlapping lesions from multiple raters can be used as a secondary measure for segmentation quality in future studies. Key Points: Intermediate human Dice coefficients reflect the difficulty of outlining jointly detected lesions. Lower Dice coefficients of deep learning motivate further research to approximate human perception. Comparable predictive performance of deep learning appears independent of Dice agreement. Dice agreement independent of significant cancer presence indicates indistinguishability of some benign imaging findings. Improving DWI to T2 registration may improve the observed U-Net Dice coefficients. Citation Format Schelb P, Tavakoli AA, Tubtawee T etal. Comparison of Prostate MRI Lesion Segmentation Agreement Between Multiple Radiologists and a Fully Automatic Deep Learning System. Fortschr Röntgenstr 2021; 193: 559-573.&quot;,&quot;publisher&quot;:&quot;Georg Thieme Verlag&quot;,&quot;volume&quot;:&quot;193&quot;,&quot;container-title-short&quot;:&quot;&quot;},&quot;isTemporary&quot;:false,&quot;suppress-author&quot;:false,&quot;composite&quot;:false,&quot;author-only&quot;:false}]},{&quot;citationID&quot;:&quot;MENDELEY_CITATION_b40fc3e5-a134-4657-a202-4deda2040237&quot;,&quot;properties&quot;:{&quot;noteIndex&quot;:0},&quot;isEdited&quot;:false,&quot;manualOverride&quot;:{&quot;isManuallyOverridden&quot;:false,&quot;citeprocText&quot;:&quot;(Boldt et al., 2019)&quot;,&quot;manualOverrideText&quot;:&quot;&quot;},&quot;citationTag&quot;:&quot;MENDELEY_CITATION_v3_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&quot;,&quot;citationItems&quot;:[{&quot;id&quot;:&quot;7f610162-146f-3347-b70f-92d2998fab08&quot;,&quot;itemData&quot;:{&quot;type&quot;:&quot;article-journal&quot;,&quot;id&quot;:&quot;7f610162-146f-3347-b70f-92d2998fab08&quot;,&quot;title&quot;:&quot;Confidence Predictions Affect Performance Confidence and Neural Preparation in Perceptual Decision Making&quot;,&quot;author&quot;:[{&quot;family&quot;:&quot;Boldt&quot;,&quot;given&quot;:&quot;Annika&quot;,&quot;parse-names&quot;:false,&quot;dropping-particle&quot;:&quot;&quot;,&quot;non-dropping-particle&quot;:&quot;&quot;},{&quot;family&quot;:&quot;Schiffer&quot;,&quot;given&quot;:&quot;Anne Marike&quot;,&quot;parse-names&quot;:false,&quot;dropping-particle&quot;:&quot;&quot;,&quot;non-dropping-particle&quot;:&quot;&quot;},{&quot;family&quot;:&quot;Waszak&quot;,&quot;given&quot;:&quot;Florian&quot;,&quot;parse-names&quot;:false,&quot;dropping-particle&quot;:&quot;&quot;,&quot;non-dropping-particle&quot;:&quot;&quot;},{&quot;family&quot;:&quot;Yeung&quot;,&quot;given&quot;:&quot;Nick&quot;,&quot;parse-names&quot;:false,&quot;dropping-particle&quot;:&quot;&quot;,&quot;non-dropping-particle&quot;:&quot;&quot;}],&quot;container-title&quot;:&quot;Scientific Reports&quot;,&quot;container-title-short&quot;:&quot;Sci Rep&quot;,&quot;DOI&quot;:&quot;10.1038/s41598-019-40681-9&quot;,&quot;ISSN&quot;:&quot;20452322&quot;,&quot;PMID&quot;:&quot;30858436&quot;,&quot;issued&quot;:{&quot;date-parts&quot;:[[2019,12]]},&quot;abstract&quot;:&quot;Decisions are usually accompanied by a feeling of being wrong or right – a subjective confidence estimate. But what information is this confidence estimate based on, and what is confidence used for? To answer these questions, research has largely focused on confidence regarding current or past decisions, for example identifying how characteristics of the stimulus affect confidence, how confidence can be used as an internally generated feedback signal, and how communicating confidence can affect group decisions. Here, we report two studies which implemented a novel metacognitive measure: predictions of confidence for future perceptual decisions. Using computational modeling of behaviour and EEG, we established that experience-based confidence predictions are one source of information that affects how confident we are in future decision-making, and that learned confidence-expectations affect neural preparation for future decisions. Results from both studies show that participants develop precise confidence predictions informed by past confidence experience. Notably, our results also show that confidence predictions affect performance confidence rated after a decision is made; this finding supports the proposal that confidence judgments are based on multiple sources of information, including expectations. We found strong support for this link in neural correlates of stimulus preparation and processing. EEG measures of preparatory neural activity (contingent negative variation; CNV) and evidence accumulation (centro-parietal positivity; CPP) show that predicted confidence affects neural preparation for stimulus processing, supporting the proposal that one purpose of confidence judgments may be to learn about performance for future encounters and prepare accordingly.&quot;,&quot;publisher&quot;:&quot;Nature Publishing Group&quot;,&quot;volume&quot;:&quot;9&quot;},&quot;isTemporary&quot;:false,&quot;suppress-author&quot;:false,&quot;composite&quot;:false,&quot;author-only&quot;:false}]},{&quot;citationID&quot;:&quot;MENDELEY_CITATION_eccdc669-2720-4d0d-b535-39a1e99ab8fc&quot;,&quot;properties&quot;:{&quot;noteIndex&quot;:0},&quot;isEdited&quot;:false,&quot;manualOverride&quot;:{&quot;isManuallyOverridden&quot;:false,&quot;citeprocText&quot;:&quot;(Boldt et al., 2019)&quot;,&quot;manualOverrideText&quot;:&quot;&quot;},&quot;citationTag&quot;:&quot;MENDELEY_CITATION_v3_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&quot;,&quot;citationItems&quot;:[{&quot;id&quot;:&quot;7f610162-146f-3347-b70f-92d2998fab08&quot;,&quot;itemData&quot;:{&quot;type&quot;:&quot;article-journal&quot;,&quot;id&quot;:&quot;7f610162-146f-3347-b70f-92d2998fab08&quot;,&quot;title&quot;:&quot;Confidence Predictions Affect Performance Confidence and Neural Preparation in Perceptual Decision Making&quot;,&quot;author&quot;:[{&quot;family&quot;:&quot;Boldt&quot;,&quot;given&quot;:&quot;Annika&quot;,&quot;parse-names&quot;:false,&quot;dropping-particle&quot;:&quot;&quot;,&quot;non-dropping-particle&quot;:&quot;&quot;},{&quot;family&quot;:&quot;Schiffer&quot;,&quot;given&quot;:&quot;Anne Marike&quot;,&quot;parse-names&quot;:false,&quot;dropping-particle&quot;:&quot;&quot;,&quot;non-dropping-particle&quot;:&quot;&quot;},{&quot;family&quot;:&quot;Waszak&quot;,&quot;given&quot;:&quot;Florian&quot;,&quot;parse-names&quot;:false,&quot;dropping-particle&quot;:&quot;&quot;,&quot;non-dropping-particle&quot;:&quot;&quot;},{&quot;family&quot;:&quot;Yeung&quot;,&quot;given&quot;:&quot;Nick&quot;,&quot;parse-names&quot;:false,&quot;dropping-particle&quot;:&quot;&quot;,&quot;non-dropping-particle&quot;:&quot;&quot;}],&quot;container-title&quot;:&quot;Scientific Reports&quot;,&quot;container-title-short&quot;:&quot;Sci Rep&quot;,&quot;DOI&quot;:&quot;10.1038/s41598-019-40681-9&quot;,&quot;ISSN&quot;:&quot;20452322&quot;,&quot;PMID&quot;:&quot;30858436&quot;,&quot;issued&quot;:{&quot;date-parts&quot;:[[2019,12]]},&quot;abstract&quot;:&quot;Decisions are usually accompanied by a feeling of being wrong or right – a subjective confidence estimate. But what information is this confidence estimate based on, and what is confidence used for? To answer these questions, research has largely focused on confidence regarding current or past decisions, for example identifying how characteristics of the stimulus affect confidence, how confidence can be used as an internally generated feedback signal, and how communicating confidence can affect group decisions. Here, we report two studies which implemented a novel metacognitive measure: predictions of confidence for future perceptual decisions. Using computational modeling of behaviour and EEG, we established that experience-based confidence predictions are one source of information that affects how confident we are in future decision-making, and that learned confidence-expectations affect neural preparation for future decisions. Results from both studies show that participants develop precise confidence predictions informed by past confidence experience. Notably, our results also show that confidence predictions affect performance confidence rated after a decision is made; this finding supports the proposal that confidence judgments are based on multiple sources of information, including expectations. We found strong support for this link in neural correlates of stimulus preparation and processing. EEG measures of preparatory neural activity (contingent negative variation; CNV) and evidence accumulation (centro-parietal positivity; CPP) show that predicted confidence affects neural preparation for stimulus processing, supporting the proposal that one purpose of confidence judgments may be to learn about performance for future encounters and prepare accordingly.&quot;,&quot;publisher&quot;:&quot;Nature Publishing Group&quot;,&quot;volume&quot;:&quot;9&quot;},&quot;isTemporary&quot;:false,&quot;suppress-author&quot;:false,&quot;composite&quot;:false,&quot;author-only&quot;:false}]},{&quot;citationID&quot;:&quot;MENDELEY_CITATION_501aa753-1859-481b-8627-55e2a46d55f3&quot;,&quot;properties&quot;:{&quot;noteIndex&quot;:0},&quot;isEdited&quot;:false,&quot;manualOverride&quot;:{&quot;isManuallyOverridden&quot;:false,&quot;citeprocText&quot;:&quot;(Boldt et al., 2019)&quot;,&quot;manualOverrideText&quot;:&quot;&quot;},&quot;citationTag&quot;:&quot;MENDELEY_CITATION_v3_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&quot;,&quot;citationItems&quot;:[{&quot;id&quot;:&quot;7f610162-146f-3347-b70f-92d2998fab08&quot;,&quot;itemData&quot;:{&quot;type&quot;:&quot;article-journal&quot;,&quot;id&quot;:&quot;7f610162-146f-3347-b70f-92d2998fab08&quot;,&quot;title&quot;:&quot;Confidence Predictions Affect Performance Confidence and Neural Preparation in Perceptual Decision Making&quot;,&quot;author&quot;:[{&quot;family&quot;:&quot;Boldt&quot;,&quot;given&quot;:&quot;Annika&quot;,&quot;parse-names&quot;:false,&quot;dropping-particle&quot;:&quot;&quot;,&quot;non-dropping-particle&quot;:&quot;&quot;},{&quot;family&quot;:&quot;Schiffer&quot;,&quot;given&quot;:&quot;Anne Marike&quot;,&quot;parse-names&quot;:false,&quot;dropping-particle&quot;:&quot;&quot;,&quot;non-dropping-particle&quot;:&quot;&quot;},{&quot;family&quot;:&quot;Waszak&quot;,&quot;given&quot;:&quot;Florian&quot;,&quot;parse-names&quot;:false,&quot;dropping-particle&quot;:&quot;&quot;,&quot;non-dropping-particle&quot;:&quot;&quot;},{&quot;family&quot;:&quot;Yeung&quot;,&quot;given&quot;:&quot;Nick&quot;,&quot;parse-names&quot;:false,&quot;dropping-particle&quot;:&quot;&quot;,&quot;non-dropping-particle&quot;:&quot;&quot;}],&quot;container-title&quot;:&quot;Scientific Reports&quot;,&quot;container-title-short&quot;:&quot;Sci Rep&quot;,&quot;DOI&quot;:&quot;10.1038/s41598-019-40681-9&quot;,&quot;ISSN&quot;:&quot;20452322&quot;,&quot;PMID&quot;:&quot;30858436&quot;,&quot;issued&quot;:{&quot;date-parts&quot;:[[2019,12]]},&quot;abstract&quot;:&quot;Decisions are usually accompanied by a feeling of being wrong or right – a subjective confidence estimate. But what information is this confidence estimate based on, and what is confidence used for? To answer these questions, research has largely focused on confidence regarding current or past decisions, for example identifying how characteristics of the stimulus affect confidence, how confidence can be used as an internally generated feedback signal, and how communicating confidence can affect group decisions. Here, we report two studies which implemented a novel metacognitive measure: predictions of confidence for future perceptual decisions. Using computational modeling of behaviour and EEG, we established that experience-based confidence predictions are one source of information that affects how confident we are in future decision-making, and that learned confidence-expectations affect neural preparation for future decisions. Results from both studies show that participants develop precise confidence predictions informed by past confidence experience. Notably, our results also show that confidence predictions affect performance confidence rated after a decision is made; this finding supports the proposal that confidence judgments are based on multiple sources of information, including expectations. We found strong support for this link in neural correlates of stimulus preparation and processing. EEG measures of preparatory neural activity (contingent negative variation; CNV) and evidence accumulation (centro-parietal positivity; CPP) show that predicted confidence affects neural preparation for stimulus processing, supporting the proposal that one purpose of confidence judgments may be to learn about performance for future encounters and prepare accordingly.&quot;,&quot;publisher&quot;:&quot;Nature Publishing Group&quot;,&quot;volume&quot;:&quot;9&quot;},&quot;isTemporary&quot;:false,&quot;suppress-author&quot;:false,&quot;composite&quot;:false,&quot;author-only&quot;:false}]},{&quot;citationID&quot;:&quot;MENDELEY_CITATION_934ee81f-5dbf-463c-8eb9-0b503d2bc450&quot;,&quot;properties&quot;:{&quot;noteIndex&quot;:0},&quot;isEdited&quot;:false,&quot;manualOverride&quot;:{&quot;isManuallyOverridden&quot;:false,&quot;citeprocText&quot;:&quot;(Bakas et al., 2018c; Seetharaman et al., 2021)&quot;,&quot;manualOverrideText&quot;:&quot;&quot;},&quot;citationTag&quot;:&quot;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&quot;,&quot;citationItems&quot;:[{&quot;id&quot;:&quot;0bd9cee5-a605-36ae-bda6-4198110ed57f&quot;,&quot;itemData&quot;:{&quot;type&quot;:&quot;article-journal&quot;,&quot;id&quot;:&quot;0bd9cee5-a605-36ae-bda6-4198110ed57f&quot;,&quot;title&quot;:&quot;Automated detection of aggressive and indolent prostate cancer on magnetic resonance imaging&quot;,&quot;author&quot;:[{&quot;family&quot;:&quot;Seetharaman&quot;,&quot;given&quot;:&quot;Arun&quot;,&quot;parse-names&quot;:false,&quot;dropping-particle&quot;:&quot;&quot;,&quot;non-dropping-particle&quot;:&quot;&quot;},{&quot;family&quot;:&quot;Bhattacharya&quot;,&quot;given&quot;:&quot;Indrani&quot;,&quot;parse-names&quot;:false,&quot;dropping-particle&quot;:&quot;&quot;,&quot;non-dropping-particle&quot;:&quot;&quot;},{&quot;family&quot;:&quot;Chen&quot;,&quot;given&quot;:&quot;Leo C.&quot;,&quot;parse-names&quot;:false,&quot;dropping-particle&quot;:&quot;&quot;,&quot;non-dropping-particle&quot;:&quot;&quot;},{&quot;family&quot;:&quot;Kunder&quot;,&quot;given&quot;:&quot;Christian A.&quot;,&quot;parse-names&quot;:false,&quot;dropping-particle&quot;:&quot;&quot;,&quot;non-dropping-particle&quot;:&quot;&quot;},{&quot;family&quot;:&quot;Shao&quot;,&quot;given&quot;:&quot;Wei&quot;,&quot;parse-names&quot;:false,&quot;dropping-particle&quot;:&quot;&quot;,&quot;non-dropping-particle&quot;:&quot;&quot;},{&quot;family&quot;:&quot;Soerensen&quot;,&quot;given&quot;:&quot;Simon J.C.&quot;,&quot;parse-names&quot;:false,&quot;dropping-particle&quot;:&quot;&quot;,&quot;non-dropping-particle&quot;:&quot;&quot;},{&quot;family&quot;:&quot;Wang&quot;,&quot;given&quot;:&quot;Jeffrey B.&quot;,&quot;parse-names&quot;:false,&quot;dropping-particle&quot;:&quot;&quot;,&quot;non-dropping-particle&quot;:&quot;&quot;},{&quot;family&quot;:&quot;Teslovich&quot;,&quot;given&quot;:&quot;Nikola C.&quot;,&quot;parse-names&quot;:false,&quot;dropping-particle&quot;:&quot;&quot;,&quot;non-dropping-particle&quot;:&quot;&quot;},{&quot;family&quot;:&quot;Fan&quot;,&quot;given&quot;:&quot;Richard E.&quot;,&quot;parse-names&quot;:false,&quot;dropping-particle&quot;:&quot;&quot;,&quot;non-dropping-particle&quot;:&quot;&quot;},{&quot;family&quot;:&quot;Ghanouni&quot;,&quot;given&quot;:&quot;Pejman&quot;,&quot;parse-names&quot;:false,&quot;dropping-particle&quot;:&quot;&quot;,&quot;non-dropping-particle&quot;:&quot;&quot;},{&quot;family&quot;:&quot;Brooks&quot;,&quot;given&quot;:&quot;James D.&quot;,&quot;parse-names&quot;:false,&quot;dropping-particle&quot;:&quot;&quot;,&quot;non-dropping-particle&quot;:&quot;&quot;},{&quot;family&quot;:&quot;Too&quot;,&quot;given&quot;:&quot;Katherine J.&quot;,&quot;parse-names&quot;:false,&quot;dropping-particle&quot;:&quot;&quot;,&quot;non-dropping-particle&quot;:&quot;&quot;},{&quot;family&quot;:&quot;Sonn&quot;,&quot;given&quot;:&quot;Geoffrey A.&quot;,&quot;parse-names&quot;:false,&quot;dropping-particle&quot;:&quot;&quot;,&quot;non-dropping-particle&quot;:&quot;&quot;},{&quot;family&quot;:&quot;Rusu&quot;,&quot;given&quot;:&quot;Mirabela&quot;,&quot;parse-names&quot;:false,&quot;dropping-particle&quot;:&quot;&quot;,&quot;non-dropping-particle&quot;:&quot;&quot;}],&quot;container-title&quot;:&quot;Medical Physics&quot;,&quot;container-title-short&quot;:&quot;Med Phys&quot;,&quot;DOI&quot;:&quot;10.1002/mp.14855&quot;,&quot;ISSN&quot;:&quot;24734209&quot;,&quot;PMID&quot;:&quot;33760269&quot;,&quot;issued&quot;:{&quot;date-parts&quot;:[[2021,6]]},&quot;page&quot;:&quot;2960-2972&quot;,&quot;abstract&quot;:&quot;Purpose: While multi-parametric magnetic resonance imaging (MRI) shows great promise in assisting with prostate cancer diagnosis and localization, subtle differences in appearance between cancer and normal tissue lead to many false positive and false negative interpretations by radiologists. We sought to automatically detect aggressive cancer (Gleason pattern (Formula presented.) 4) and indolent cancer (Gleason pattern 3) on a per-pixel basis on MRI to facilitate the targeting of aggressive cancer during biopsy. Methods: We created the Stanford Prostate Cancer Network (SPCNet), a convolutional neural network model, trained to distinguish between aggressive cancer, indolent cancer, and normal tissue on MRI. Ground truth cancer labels were obtained by registering MRI with whole-mount digital histopathology images from patients who underwent radical prostatectomy. Before registration, these histopathology images were automatically annotated to show Gleason patterns on a per-pixel basis. The model was trained on data from 78 patients who underwent radical prostatectomy and 24 patients without prostate cancer. The model was evaluated on a pixel and lesion level in 322 patients, including six patients with normal MRI and no cancer, 23 patients who underwent radical prostatectomy, and 293 patients who underwent biopsy. Moreover, we assessed the ability of our model to detect clinically significant cancer (lesions with an aggressive component) and compared it to the performance of radiologists. Results: Our model detected clinically significant lesions with an area under the receiver operator characteristics curve of 0.75 for radical prostatectomy patients and 0.80 for biopsy patients. Moreover, the model detected up to 18% of lesions missed by radiologists, and overall had a sensitivity and specificity that approached that of radiologists in detecting clinically significant cancer. Conclusions: Our SPCNet model accurately detected aggressive prostate cancer. Its performance approached that of radiologists, and it helped identify lesions otherwise missed by radiologists. Our model has the potential to assist physicians in specifically targeting the aggressive component of prostate cancers during biopsy or focal treatment.&quot;,&quot;publisher&quot;:&quot;John Wiley and Sons Ltd&quot;,&quot;volume&quot;:&quot;48&quot;},&quot;isTemporary&quot;:false,&quot;suppress-author&quot;:false,&quot;composite&quot;:false,&quot;author-only&quot;:false},{&quot;id&quot;:&quot;623864a0-0895-3622-af8c-ab4ca8c1448c&quot;,&quot;itemData&quot;:{&quot;type&quot;:&quot;article-journal&quot;,&quot;id&quot;:&quot;623864a0-0895-3622-af8c-ab4ca8c1448c&quot;,&quot;title&quot;:&quot;Identifying the Best Machine Learning Algorithms for Brain Tumor Segmentation, Progression Assessment, and Overall Survival Prediction in the BRATS Challenge&quot;,&quot;author&quot;:[{&quot;family&quot;:&quot;Bakas&quot;,&quot;given&quot;:&quot;Spyridon&quot;,&quot;parse-names&quot;:false,&quot;dropping-particle&quot;:&quot;&quot;,&quot;non-dropping-particle&quot;:&quot;&quot;},{&quot;family&quot;:&quot;Reyes&quot;,&quot;given&quot;:&quot;Mauricio&quot;,&quot;parse-names&quot;:false,&quot;dropping-particle&quot;:&quot;&quot;,&quot;non-dropping-particle&quot;:&quot;&quot;},{&quot;family&quot;:&quot;Jakab&quot;,&quot;given&quot;:&quot;Andras&quot;,&quot;parse-names&quot;:false,&quot;dropping-particle&quot;:&quot;&quot;,&quot;non-dropping-particle&quot;:&quot;&quot;},{&quot;family&quot;:&quot;Bauer&quot;,&quot;given&quot;:&quot;Stefan&quot;,&quot;parse-names&quot;:false,&quot;dropping-particle&quot;:&quot;&quot;,&quot;non-dropping-particle&quot;:&quot;&quot;},{&quot;family&quot;:&quot;Rempfler&quot;,&quot;given&quot;:&quot;Markus&quot;,&quot;parse-names&quot;:false,&quot;dropping-particle&quot;:&quot;&quot;,&quot;non-dropping-particle&quot;:&quot;&quot;},{&quot;family&quot;:&quot;Crimi&quot;,&quot;given&quot;:&quot;Alessandro&quot;,&quot;parse-names&quot;:false,&quot;dropping-particle&quot;:&quot;&quot;,&quot;non-dropping-particle&quot;:&quot;&quot;},{&quot;family&quot;:&quot;Shinohara&quot;,&quot;given&quot;:&quot;Russell Takeshi&quot;,&quot;parse-names&quot;:false,&quot;dropping-particle&quot;:&quot;&quot;,&quot;non-dropping-particle&quot;:&quot;&quot;},{&quot;family&quot;:&quot;Berger&quot;,&quot;given&quot;:&quot;Christoph&quot;,&quot;parse-names&quot;:false,&quot;dropping-particle&quot;:&quot;&quot;,&quot;non-dropping-particle&quot;:&quot;&quot;},{&quot;family&quot;:&quot;Ha&quot;,&quot;given&quot;:&quot;Sung Min&quot;,&quot;parse-names&quot;:false,&quot;dropping-particle&quot;:&quot;&quot;,&quot;non-dropping-particle&quot;:&quot;&quot;},{&quot;family&quot;:&quot;Rozycki&quot;,&quot;given&quot;:&quot;Martin&quot;,&quot;parse-names&quot;:false,&quot;dropping-particle&quot;:&quot;&quot;,&quot;non-dropping-particle&quot;:&quot;&quot;},{&quot;family&quot;:&quot;Prastawa&quot;,&quot;given&quot;:&quot;Marcel&quot;,&quot;parse-names&quot;:false,&quot;dropping-particle&quot;:&quot;&quot;,&quot;non-dropping-particle&quot;:&quot;&quot;},{&quot;family&quot;:&quot;Alberts&quot;,&quot;given&quot;:&quot;Esther&quot;,&quot;parse-names&quot;:false,&quot;dropping-particle&quot;:&quot;&quot;,&quot;non-dropping-particle&quot;:&quot;&quot;},{&quot;family&quot;:&quot;Lipkova&quot;,&quot;given&quot;:&quot;Jana&quot;,&quot;parse-names&quot;:false,&quot;dropping-particle&quot;:&quot;&quot;,&quot;non-dropping-particle&quot;:&quot;&quot;},{&quot;family&quot;:&quot;Freymann&quot;,&quot;given&quot;:&quot;John&quot;,&quot;parse-names&quot;:false,&quot;dropping-particle&quot;:&quot;&quot;,&quot;non-dropping-particle&quot;:&quot;&quot;},{&quot;family&quot;:&quot;Kirby&quot;,&quot;given&quot;:&quot;Justin&quot;,&quot;parse-names&quot;:false,&quot;dropping-particle&quot;:&quot;&quot;,&quot;non-dropping-particle&quot;:&quot;&quot;},{&quot;family&quot;:&quot;Bilello&quot;,&quot;given&quot;:&quot;Michel&quot;,&quot;parse-names&quot;:false,&quot;dropping-particle&quot;:&quot;&quot;,&quot;non-dropping-particle&quot;:&quot;&quot;},{&quot;family&quot;:&quot;Fathallah-Shaykh&quot;,&quot;given&quot;:&quot;Hassan&quot;,&quot;parse-names&quot;:false,&quot;dropping-particle&quot;:&quot;&quot;,&quot;non-dropping-particle&quot;:&quot;&quot;},{&quot;family&quot;:&quot;Wiest&quot;,&quot;given&quot;:&quot;Roland&quot;,&quot;parse-names&quot;:false,&quot;dropping-particle&quot;:&quot;&quot;,&quot;non-dropping-particle&quot;:&quot;&quot;},{&quot;family&quot;:&quot;Kirschke&quot;,&quot;given&quot;:&quot;Jan&quot;,&quot;parse-names&quot;:false,&quot;dropping-particle&quot;:&quot;&quot;,&quot;non-dropping-particle&quot;:&quot;&quot;},{&quot;family&quot;:&quot;Wiestler&quot;,&quot;given&quot;:&quot;Benedikt&quot;,&quot;parse-names&quot;:false,&quot;dropping-particle&quot;:&quot;&quot;,&quot;non-dropping-particle&quot;:&quot;&quot;},{&quot;family&quot;:&quot;Colen&quot;,&quot;given&quot;:&quot;Rivka&quot;,&quot;parse-names&quot;:false,&quot;dropping-particle&quot;:&quot;&quot;,&quot;non-dropping-particle&quot;:&quot;&quot;},{&quot;family&quot;:&quot;Kotrotsou&quot;,&quot;given&quot;:&quot;Aikaterini&quot;,&quot;parse-names&quot;:false,&quot;dropping-particle&quot;:&quot;&quot;,&quot;non-dropping-particle&quot;:&quot;&quot;},{&quot;family&quot;:&quot;Lamontagne&quot;,&quot;given&quot;:&quot;Pamela&quot;,&quot;parse-names&quot;:false,&quot;dropping-particle&quot;:&quot;&quot;,&quot;non-dropping-particle&quot;:&quot;&quot;},{&quot;family&quot;:&quot;Marcus&quot;,&quot;given&quot;:&quot;Daniel&quot;,&quot;parse-names&quot;:false,&quot;dropping-particle&quot;:&quot;&quot;,&quot;non-dropping-particle&quot;:&quot;&quot;},{&quot;family&quot;:&quot;Milchenko&quot;,&quot;given&quot;:&quot;Mikhail&quot;,&quot;parse-names&quot;:false,&quot;dropping-particle&quot;:&quot;&quot;,&quot;non-dropping-particle&quot;:&quot;&quot;},{&quot;family&quot;:&quot;Nazeri&quot;,&quot;given&quot;:&quot;Arash&quot;,&quot;parse-names&quot;:false,&quot;dropping-particle&quot;:&quot;&quot;,&quot;non-dropping-particle&quot;:&quot;&quot;},{&quot;family&quot;:&quot;Weber&quot;,&quot;given&quot;:&quot;Marc-Andre&quot;,&quot;parse-names&quot;:false,&quot;dropping-particle&quot;:&quot;&quot;,&quot;non-dropping-particle&quot;:&quot;&quot;},{&quot;family&quot;:&quot;Mahajan&quot;,&quot;given&quot;:&quot;Abhishek&quot;,&quot;parse-names&quot;:false,&quot;dropping-particle&quot;:&quot;&quot;,&quot;non-dropping-particle&quot;:&quot;&quot;},{&quot;family&quot;:&quot;Baid&quot;,&quot;given&quot;:&quot;Ujjwal&quot;,&quot;parse-names&quot;:false,&quot;dropping-particle&quot;:&quot;&quot;,&quot;non-dropping-particle&quot;:&quot;&quot;},{&quot;family&quot;:&quot;Gerstner&quot;,&quot;given&quot;:&quot;Elizabeth&quot;,&quot;parse-names&quot;:false,&quot;dropping-particle&quot;:&quot;&quot;,&quot;non-dropping-particle&quot;:&quot;&quot;},{&quot;family&quot;:&quot;Kwon&quot;,&quot;given&quot;:&quot;Dongjin&quot;,&quot;parse-names&quot;:false,&quot;dropping-particle&quot;:&quot;&quot;,&quot;non-dropping-particle&quot;:&quot;&quot;},{&quot;family&quot;:&quot;Acharya&quot;,&quot;given&quot;:&quot;Gagan&quot;,&quot;parse-names&quot;:false,&quot;dropping-particle&quot;:&quot;&quot;,&quot;non-dropping-particle&quot;:&quot;&quot;},{&quot;family&quot;:&quot;Agarwal&quot;,&quot;given&quot;:&quot;Manu&quot;,&quot;parse-names&quot;:false,&quot;dropping-particle&quot;:&quot;&quot;,&quot;non-dropping-particle&quot;:&quot;&quot;},{&quot;family&quot;:&quot;Alam&quot;,&quot;given&quot;:&quot;Mahbubul&quot;,&quot;parse-names&quot;:false,&quot;dropping-particle&quot;:&quot;&quot;,&quot;non-dropping-particle&quot;:&quot;&quot;},{&quot;family&quot;:&quot;Albiol&quot;,&quot;given&quot;:&quot;Alberto&quot;,&quot;parse-names&quot;:false,&quot;dropping-particle&quot;:&quot;&quot;,&quot;non-dropping-particle&quot;:&quot;&quot;},{&quot;family&quot;:&quot;Albiol&quot;,&quot;given&quot;:&quot;Antonio&quot;,&quot;parse-names&quot;:false,&quot;dropping-particle&quot;:&quot;&quot;,&quot;non-dropping-particle&quot;:&quot;&quot;},{&quot;family&quot;:&quot;Albiol&quot;,&quot;given&quot;:&quot;Francisco J.&quot;,&quot;parse-names&quot;:false,&quot;dropping-particle&quot;:&quot;&quot;,&quot;non-dropping-particle&quot;:&quot;&quot;},{&quot;family&quot;:&quot;Alex&quot;,&quot;given&quot;:&quot;Varghese&quot;,&quot;parse-names&quot;:false,&quot;dropping-particle&quot;:&quot;&quot;,&quot;non-dropping-particle&quot;:&quot;&quot;},{&quot;family&quot;:&quot;Allinson&quot;,&quot;given&quot;:&quot;Nigel&quot;,&quot;parse-names&quot;:false,&quot;dropping-particle&quot;:&quot;&quot;,&quot;non-dropping-particle&quot;:&quot;&quot;},{&quot;family&quot;:&quot;Amorim&quot;,&quot;given&quot;:&quot;Pedro H. A.&quot;,&quot;parse-names&quot;:false,&quot;dropping-particle&quot;:&quot;&quot;,&quot;non-dropping-particle&quot;:&quot;&quot;},{&quot;family&quot;:&quot;Amrutkar&quot;,&quot;given&quot;:&quot;Abhijit&quot;,&quot;parse-names&quot;:false,&quot;dropping-particle&quot;:&quot;&quot;,&quot;non-dropping-particle&quot;:&quot;&quot;},{&quot;family&quot;:&quot;Anand&quot;,&quot;given&quot;:&quot;Ganesh&quot;,&quot;parse-names&quot;:false,&quot;dropping-particle&quot;:&quot;&quot;,&quot;non-dropping-particle&quot;:&quot;&quot;},{&quot;family&quot;:&quot;Andermatt&quot;,&quot;given&quot;:&quot;Simon&quot;,&quot;parse-names&quot;:false,&quot;dropping-particle&quot;:&quot;&quot;,&quot;non-dropping-particle&quot;:&quot;&quot;},{&quot;family&quot;:&quot;Arbel&quot;,&quot;given&quot;:&quot;Tal&quot;,&quot;parse-names&quot;:false,&quot;dropping-particle&quot;:&quot;&quot;,&quot;non-dropping-particle&quot;:&quot;&quot;},{&quot;family&quot;:&quot;Arbelaez&quot;,&quot;given&quot;:&quot;Pablo&quot;,&quot;parse-names&quot;:false,&quot;dropping-particle&quot;:&quot;&quot;,&quot;non-dropping-particle&quot;:&quot;&quot;},{&quot;family&quot;:&quot;Avery&quot;,&quot;given&quot;:&quot;Aaron&quot;,&quot;parse-names&quot;:false,&quot;dropping-particle&quot;:&quot;&quot;,&quot;non-dropping-particle&quot;:&quot;&quot;},{&quot;family&quot;:&quot;Azmat&quot;,&quot;given&quot;:&quot;Muneeza&quot;,&quot;parse-names&quot;:false,&quot;dropping-particle&quot;:&quot;&quot;,&quot;non-dropping-particle&quot;:&quot;&quot;},{&quot;family&quot;:&quot;B.&quot;,&quot;given&quot;:&quot;Pranjal&quot;,&quot;parse-names&quot;:false,&quot;dropping-particle&quot;:&quot;&quot;,&quot;non-dropping-particle&quot;:&quot;&quot;},{&quot;family&quot;:&quot;Bai&quot;,&quot;given&quot;:&quot;W&quot;,&quot;parse-names&quot;:false,&quot;dropping-particle&quot;:&quot;&quot;,&quot;non-dropping-particle&quot;:&quot;&quot;},{&quot;family&quot;:&quot;Banerjee&quot;,&quot;given&quot;:&quot;Subhashis&quot;,&quot;parse-names&quot;:false,&quot;dropping-particle&quot;:&quot;&quot;,&quot;non-dropping-particle&quot;:&quot;&quot;},{&quot;family&quot;:&quot;Barth&quot;,&quot;given&quot;:&quot;Bill&quot;,&quot;parse-names&quot;:false,&quot;dropping-particle&quot;:&quot;&quot;,&quot;non-dropping-particle&quot;:&quot;&quot;},{&quot;family&quot;:&quot;Batchelder&quot;,&quot;given&quot;:&quot;Thomas&quot;,&quot;parse-names&quot;:false,&quot;dropping-particle&quot;:&quot;&quot;,&quot;non-dropping-particle&quot;:&quot;&quot;},{&quot;family&quot;:&quot;Batmanghelich&quot;,&quot;given&quot;:&quot;Kayhan&quot;,&quot;parse-names&quot;:false,&quot;dropping-particle&quot;:&quot;&quot;,&quot;non-dropping-particle&quot;:&quot;&quot;},{&quot;family&quot;:&quot;Battistella&quot;,&quot;given&quot;:&quot;Enzo&quot;,&quot;parse-names&quot;:false,&quot;dropping-particle&quot;:&quot;&quot;,&quot;non-dropping-particle&quot;:&quot;&quot;},{&quot;family&quot;:&quot;Beers&quot;,&quot;given&quot;:&quot;Andrew&quot;,&quot;parse-names&quot;:false,&quot;dropping-particle&quot;:&quot;&quot;,&quot;non-dropping-particle&quot;:&quot;&quot;},{&quot;family&quot;:&quot;Belyaev&quot;,&quot;given&quot;:&quot;Mikhail&quot;,&quot;parse-names&quot;:false,&quot;dropping-particle&quot;:&quot;&quot;,&quot;non-dropping-particle&quot;:&quot;&quot;},{&quot;family&quot;:&quot;Bendszus&quot;,&quot;given&quot;:&quot;Martin&quot;,&quot;parse-names&quot;:false,&quot;dropping-particle&quot;:&quot;&quot;,&quot;non-dropping-particle&quot;:&quot;&quot;},{&quot;family&quot;:&quot;Benson&quot;,&quot;given&quot;:&quot;Eze&quot;,&quot;parse-names&quot;:false,&quot;dropping-particle&quot;:&quot;&quot;,&quot;non-dropping-particle&quot;:&quot;&quot;},{&quot;family&quot;:&quot;Bernal&quot;,&quot;given&quot;:&quot;Jose&quot;,&quot;parse-names&quot;:false,&quot;dropping-particle&quot;:&quot;&quot;,&quot;non-dropping-particle&quot;:&quot;&quot;},{&quot;family&quot;:&quot;Bharath&quot;,&quot;given&quot;:&quot;Halandur Nagaraja&quot;,&quot;parse-names&quot;:false,&quot;dropping-particle&quot;:&quot;&quot;,&quot;non-dropping-particle&quot;:&quot;&quot;},{&quot;family&quot;:&quot;Biros&quot;,&quot;given&quot;:&quot;George&quot;,&quot;parse-names&quot;:false,&quot;dropping-particle&quot;:&quot;&quot;,&quot;non-dropping-particle&quot;:&quot;&quot;},{&quot;family&quot;:&quot;Bisdas&quot;,&quot;given&quot;:&quot;Sotirios&quot;,&quot;parse-names&quot;:false,&quot;dropping-particle&quot;:&quot;&quot;,&quot;non-dropping-particle&quot;:&quot;&quot;},{&quot;family&quot;:&quot;Brown&quot;,&quot;given&quot;:&quot;James&quot;,&quot;parse-names&quot;:false,&quot;dropping-particle&quot;:&quot;&quot;,&quot;non-dropping-particle&quot;:&quot;&quot;},{&quot;family&quot;:&quot;Cabezas&quot;,&quot;given&quot;:&quot;Mariano&quot;,&quot;parse-names&quot;:false,&quot;dropping-particle&quot;:&quot;&quot;,&quot;non-dropping-particle&quot;:&quot;&quot;},{&quot;family&quot;:&quot;Cao&quot;,&quot;given&quot;:&quot;Shilei&quot;,&quot;parse-names&quot;:false,&quot;dropping-particle&quot;:&quot;&quot;,&quot;non-dropping-particle&quot;:&quot;&quot;},{&quot;family&quot;:&quot;Cardoso&quot;,&quot;given&quot;:&quot;Jorge M.&quot;,&quot;parse-names&quot;:false,&quot;dropping-particle&quot;:&quot;&quot;,&quot;non-dropping-particle&quot;:&quot;&quot;},{&quot;family&quot;:&quot;Carver&quot;,&quot;given&quot;:&quot;Eric N&quot;,&quot;parse-names&quot;:false,&quot;dropping-particle&quot;:&quot;&quot;,&quot;non-dropping-particle&quot;:&quot;&quot;},{&quot;family&quot;:&quot;Casamitjana&quot;,&quot;given&quot;:&quot;Adrià&quot;,&quot;parse-names&quot;:false,&quot;dropping-particle&quot;:&quot;&quot;,&quot;non-dropping-particle&quot;:&quot;&quot;},{&quot;family&quot;:&quot;Castillo&quot;,&quot;given&quot;:&quot;Laura Silvana&quot;,&quot;parse-names&quot;:false,&quot;dropping-particle&quot;:&quot;&quot;,&quot;non-dropping-particle&quot;:&quot;&quot;},{&quot;family&quot;:&quot;Catà&quot;,&quot;given&quot;:&quot;Marcel&quot;,&quot;parse-names&quot;:false,&quot;dropping-particle&quot;:&quot;&quot;,&quot;non-dropping-particle&quot;:&quot;&quot;},{&quot;family&quot;:&quot;Cattin&quot;,&quot;given&quot;:&quot;Philippe&quot;,&quot;parse-names&quot;:false,&quot;dropping-particle&quot;:&quot;&quot;,&quot;non-dropping-particle&quot;:&quot;&quot;},{&quot;family&quot;:&quot;Cerigues&quot;,&quot;given&quot;:&quot;Albert&quot;,&quot;parse-names&quot;:false,&quot;dropping-particle&quot;:&quot;&quot;,&quot;non-dropping-particle&quot;:&quot;&quot;},{&quot;family&quot;:&quot;Chagas&quot;,&quot;given&quot;:&quot;Vinicius S.&quot;,&quot;parse-names&quot;:false,&quot;dropping-particle&quot;:&quot;&quot;,&quot;non-dropping-particle&quot;:&quot;&quot;},{&quot;family&quot;:&quot;Chandra&quot;,&quot;given&quot;:&quot;Siddhartha&quot;,&quot;parse-names&quot;:false,&quot;dropping-particle&quot;:&quot;&quot;,&quot;non-dropping-particle&quot;:&quot;&quot;},{&quot;family&quot;:&quot;Chang&quot;,&quot;given&quot;:&quot;Yi-Ju&quot;,&quot;parse-names&quot;:false,&quot;dropping-particle&quot;:&quot;&quot;,&quot;non-dropping-particle&quot;:&quot;&quot;},{&quot;family&quot;:&quot;Chang&quot;,&quot;given&quot;:&quot;Shiyu&quot;,&quot;parse-names&quot;:false,&quot;dropping-particle&quot;:&quot;&quot;,&quot;non-dropping-particle&quot;:&quot;&quot;},{&quot;family&quot;:&quot;Chang&quot;,&quot;given&quot;:&quot;Ken&quot;,&quot;parse-names&quot;:false,&quot;dropping-particle&quot;:&quot;&quot;,&quot;non-dropping-particle&quot;:&quot;&quot;},{&quot;family&quot;:&quot;Chazalon&quot;,&quot;given&quot;:&quot;Joseph&quot;,&quot;parse-names&quot;:false,&quot;dropping-particle&quot;:&quot;&quot;,&quot;non-dropping-particle&quot;:&quot;&quot;},{&quot;family&quot;:&quot;Chen&quot;,&quot;given&quot;:&quot;Shengcong&quot;,&quot;parse-names&quot;:false,&quot;dropping-particle&quot;:&quot;&quot;,&quot;non-dropping-particle&quot;:&quot;&quot;},{&quot;family&quot;:&quot;Chen&quot;,&quot;given&quot;:&quot;Wei&quot;,&quot;parse-names&quot;:false,&quot;dropping-particle&quot;:&quot;&quot;,&quot;non-dropping-particle&quot;:&quot;&quot;},{&quot;family&quot;:&quot;Chen&quot;,&quot;given&quot;:&quot;Jefferson W&quot;,&quot;parse-names&quot;:false,&quot;dropping-particle&quot;:&quot;&quot;,&quot;non-dropping-particle&quot;:&quot;&quot;},{&quot;family&quot;:&quot;Chen&quot;,&quot;given&quot;:&quot;Zhaolin&quot;,&quot;parse-names&quot;:false,&quot;dropping-particle&quot;:&quot;&quot;,&quot;non-dropping-particle&quot;:&quot;&quot;},{&quot;family&quot;:&quot;Cheng&quot;,&quot;given&quot;:&quot;Kun&quot;,&quot;parse-names&quot;:false,&quot;dropping-particle&quot;:&quot;&quot;,&quot;non-dropping-particle&quot;:&quot;&quot;},{&quot;family&quot;:&quot;Choudhury&quot;,&quot;given&quot;:&quot;Ahana Roy&quot;,&quot;parse-names&quot;:false,&quot;dropping-particle&quot;:&quot;&quot;,&quot;non-dropping-particle&quot;:&quot;&quot;},{&quot;family&quot;:&quot;Chylla&quot;,&quot;given&quot;:&quot;Roger&quot;,&quot;parse-names&quot;:false,&quot;dropping-particle&quot;:&quot;&quot;,&quot;non-dropping-particle&quot;:&quot;&quot;},{&quot;family&quot;:&quot;Clérigues&quot;,&quot;given&quot;:&quot;Albert&quot;,&quot;parse-names&quot;:false,&quot;dropping-particle&quot;:&quot;&quot;,&quot;non-dropping-particle&quot;:&quot;&quot;},{&quot;family&quot;:&quot;Colleman&quot;,&quot;given&quot;:&quot;Steven&quot;,&quot;parse-names&quot;:false,&quot;dropping-particle&quot;:&quot;&quot;,&quot;non-dropping-particle&quot;:&quot;&quot;},{&quot;family&quot;:&quot;Colmeiro&quot;,&quot;given&quot;:&quot;Ramiro German Rodriguez&quot;,&quot;parse-names&quot;:false,&quot;dropping-particle&quot;:&quot;&quot;,&quot;non-dropping-particle&quot;:&quot;&quot;},{&quot;family&quot;:&quot;Combalia&quot;,&quot;given&quot;:&quot;Marc&quot;,&quot;parse-names&quot;:false,&quot;dropping-particle&quot;:&quot;&quot;,&quot;non-dropping-particle&quot;:&quot;&quot;},{&quot;family&quot;:&quot;Costa&quot;,&quot;given&quot;:&quot;Anthony&quot;,&quot;parse-names&quot;:false,&quot;dropping-particle&quot;:&quot;&quot;,&quot;non-dropping-particle&quot;:&quot;&quot;},{&quot;family&quot;:&quot;Cui&quot;,&quot;given&quot;:&quot;Xiaomeng&quot;,&quot;parse-names&quot;:false,&quot;dropping-particle&quot;:&quot;&quot;,&quot;non-dropping-particle&quot;:&quot;&quot;},{&quot;family&quot;:&quot;Dai&quot;,&quot;given&quot;:&quot;Zhenzhen&quot;,&quot;parse-names&quot;:false,&quot;dropping-particle&quot;:&quot;&quot;,&quot;non-dropping-particle&quot;:&quot;&quot;},{&quot;family&quot;:&quot;Dai&quot;,&quot;given&quot;:&quot;Lutao&quot;,&quot;parse-names&quot;:false,&quot;dropping-particle&quot;:&quot;&quot;,&quot;non-dropping-particle&quot;:&quot;&quot;},{&quot;family&quot;:&quot;Daza&quot;,&quot;given&quot;:&quot;Laura Alexandra&quot;,&quot;parse-names&quot;:false,&quot;dropping-particle&quot;:&quot;&quot;,&quot;non-dropping-particle&quot;:&quot;&quot;},{&quot;family&quot;:&quot;Deutsch&quot;,&quot;given&quot;:&quot;Eric&quot;,&quot;parse-names&quot;:false,&quot;dropping-particle&quot;:&quot;&quot;,&quot;non-dropping-particle&quot;:&quot;&quot;},{&quot;family&quot;:&quot;Ding&quot;,&quot;given&quot;:&quot;Changxing&quot;,&quot;parse-names&quot;:false,&quot;dropping-particle&quot;:&quot;&quot;,&quot;non-dropping-particle&quot;:&quot;&quot;},{&quot;family&quot;:&quot;Dong&quot;,&quot;given&quot;:&quot;Chao&quot;,&quot;parse-names&quot;:false,&quot;dropping-particle&quot;:&quot;&quot;,&quot;non-dropping-particle&quot;:&quot;&quot;},{&quot;family&quot;:&quot;Dong&quot;,&quot;given&quot;:&quot;Shidu&quot;,&quot;parse-names&quot;:false,&quot;dropping-particle&quot;:&quot;&quot;,&quot;non-dropping-particle&quot;:&quot;&quot;},{&quot;family&quot;:&quot;Dudzik&quot;,&quot;given&quot;:&quot;Wojciech&quot;,&quot;parse-names&quot;:false,&quot;dropping-particle&quot;:&quot;&quot;,&quot;non-dropping-particle&quot;:&quot;&quot;},{&quot;family&quot;:&quot;Eaton-Rosen&quot;,&quot;given&quot;:&quot;Zach&quot;,&quot;parse-names&quot;:false,&quot;dropping-particle&quot;:&quot;&quot;,&quot;non-dropping-particle&quot;:&quot;&quot;},{&quot;family&quot;:&quot;Egan&quot;,&quot;given&quot;:&quot;Gary&quot;,&quot;parse-names&quot;:false,&quot;dropping-particle&quot;:&quot;&quot;,&quot;non-dropping-particle&quot;:&quot;&quot;},{&quot;family&quot;:&quot;Escudero&quot;,&quot;given&quot;:&quot;Guilherme&quot;,&quot;parse-names&quot;:false,&quot;dropping-particle&quot;:&quot;&quot;,&quot;non-dropping-particle&quot;:&quot;&quot;},{&quot;family&quot;:&quot;Estienne&quot;,&quot;given&quot;:&quot;Théo&quot;,&quot;parse-names&quot;:false,&quot;dropping-particle&quot;:&quot;&quot;,&quot;non-dropping-particle&quot;:&quot;&quot;},{&quot;family&quot;:&quot;Everson&quot;,&quot;given&quot;:&quot;Richard&quot;,&quot;parse-names&quot;:false,&quot;dropping-particle&quot;:&quot;&quot;,&quot;non-dropping-particle&quot;:&quot;&quot;},{&quot;family&quot;:&quot;Fabrizio&quot;,&quot;given&quot;:&quot;Jonathan&quot;,&quot;parse-names&quot;:false,&quot;dropping-particle&quot;:&quot;&quot;,&quot;non-dropping-particle&quot;:&quot;&quot;},{&quot;family&quot;:&quot;Fan&quot;,&quot;given&quot;:&quot;Yong&quot;,&quot;parse-names&quot;:false,&quot;dropping-particle&quot;:&quot;&quot;,&quot;non-dropping-particle&quot;:&quot;&quot;},{&quot;family&quot;:&quot;Fang&quot;,&quot;given&quot;:&quot;Longwei&quot;,&quot;parse-names&quot;:false,&quot;dropping-particle&quot;:&quot;&quot;,&quot;non-dropping-particle&quot;:&quot;&quot;},{&quot;family&quot;:&quot;Feng&quot;,&quot;given&quot;:&quot;Xue&quot;,&quot;parse-names&quot;:false,&quot;dropping-particle&quot;:&quot;&quot;,&quot;non-dropping-particle&quot;:&quot;&quot;},{&quot;family&quot;:&quot;Ferrante&quot;,&quot;given&quot;:&quot;Enzo&quot;,&quot;parse-names&quot;:false,&quot;dropping-particle&quot;:&quot;&quot;,&quot;non-dropping-particle&quot;:&quot;&quot;},{&quot;family&quot;:&quot;Fidon&quot;,&quot;given&quot;:&quot;Lucas&quot;,&quot;parse-names&quot;:false,&quot;dropping-particle&quot;:&quot;&quot;,&quot;non-dropping-particle&quot;:&quot;&quot;},{&quot;family&quot;:&quot;Fischer&quot;,&quot;given&quot;:&quot;Martin&quot;,&quot;parse-names&quot;:false,&quot;dropping-particle&quot;:&quot;&quot;,&quot;non-dropping-particle&quot;:&quot;&quot;},{&quot;family&quot;:&quot;French&quot;,&quot;given&quot;:&quot;Andrew P.&quot;,&quot;parse-names&quot;:false,&quot;dropping-particle&quot;:&quot;&quot;,&quot;non-dropping-particle&quot;:&quot;&quot;},{&quot;family&quot;:&quot;Fridman&quot;,&quot;given&quot;:&quot;Naomi&quot;,&quot;parse-names&quot;:false,&quot;dropping-particle&quot;:&quot;&quot;,&quot;non-dropping-particle&quot;:&quot;&quot;},{&quot;family&quot;:&quot;Fu&quot;,&quot;given&quot;:&quot;Huan&quot;,&quot;parse-names&quot;:false,&quot;dropping-particle&quot;:&quot;&quot;,&quot;non-dropping-particle&quot;:&quot;&quot;},{&quot;family&quot;:&quot;Fuentes&quot;,&quot;given&quot;:&quot;David&quot;,&quot;parse-names&quot;:false,&quot;dropping-particle&quot;:&quot;&quot;,&quot;non-dropping-particle&quot;:&quot;&quot;},{&quot;family&quot;:&quot;Gao&quot;,&quot;given&quot;:&quot;Yaozong&quot;,&quot;parse-names&quot;:false,&quot;dropping-particle&quot;:&quot;&quot;,&quot;non-dropping-particle&quot;:&quot;&quot;},{&quot;family&quot;:&quot;Gates&quot;,&quot;given&quot;:&quot;Evan&quot;,&quot;parse-names&quot;:false,&quot;dropping-particle&quot;:&quot;&quot;,&quot;non-dropping-particle&quot;:&quot;&quot;},{&quot;family&quot;:&quot;Gering&quot;,&quot;given&quot;:&quot;David&quot;,&quot;parse-names&quot;:false,&quot;dropping-particle&quot;:&quot;&quot;,&quot;non-dropping-particle&quot;:&quot;&quot;},{&quot;family&quot;:&quot;Gholami&quot;,&quot;given&quot;:&quot;Amir&quot;,&quot;parse-names&quot;:false,&quot;dropping-particle&quot;:&quot;&quot;,&quot;non-dropping-particle&quot;:&quot;&quot;},{&quot;family&quot;:&quot;Gierke&quot;,&quot;given&quot;:&quot;Willi&quot;,&quot;parse-names&quot;:false,&quot;dropping-particle&quot;:&quot;&quot;,&quot;non-dropping-particle&quot;:&quot;&quot;},{&quot;family&quot;:&quot;Glocker&quot;,&quot;given&quot;:&quot;Ben&quot;,&quot;parse-names&quot;:false,&quot;dropping-particle&quot;:&quot;&quot;,&quot;non-dropping-particle&quot;:&quot;&quot;},{&quot;family&quot;:&quot;Gong&quot;,&quot;given&quot;:&quot;Mingming&quot;,&quot;parse-names&quot;:false,&quot;dropping-particle&quot;:&quot;&quot;,&quot;non-dropping-particle&quot;:&quot;&quot;},{&quot;family&quot;:&quot;González-Villá&quot;,&quot;given&quot;:&quot;Sandra&quot;,&quot;parse-names&quot;:false,&quot;dropping-particle&quot;:&quot;&quot;,&quot;non-dropping-particle&quot;:&quot;&quot;},{&quot;family&quot;:&quot;Grosges&quot;,&quot;given&quot;:&quot;T.&quot;,&quot;parse-names&quot;:false,&quot;dropping-particle&quot;:&quot;&quot;,&quot;non-dropping-particle&quot;:&quot;&quot;},{&quot;family&quot;:&quot;Guan&quot;,&quot;given&quot;:&quot;Yuanfang&quot;,&quot;parse-names&quot;:false,&quot;dropping-particle&quot;:&quot;&quot;,&quot;non-dropping-particle&quot;:&quot;&quot;},{&quot;family&quot;:&quot;Guo&quot;,&quot;given&quot;:&quot;Sheng&quot;,&quot;parse-names&quot;:false,&quot;dropping-particle&quot;:&quot;&quot;,&quot;non-dropping-particle&quot;:&quot;&quot;},{&quot;family&quot;:&quot;Gupta&quot;,&quot;given&quot;:&quot;Sudeep&quot;,&quot;parse-names&quot;:false,&quot;dropping-particle&quot;:&quot;&quot;,&quot;non-dropping-particle&quot;:&quot;&quot;},{&quot;family&quot;:&quot;Han&quot;,&quot;given&quot;:&quot;Woo-Sup&quot;,&quot;parse-names&quot;:false,&quot;dropping-particle&quot;:&quot;&quot;,&quot;non-dropping-particle&quot;:&quot;&quot;},{&quot;family&quot;:&quot;Han&quot;,&quot;given&quot;:&quot;Il Song&quot;,&quot;parse-names&quot;:false,&quot;dropping-particle&quot;:&quot;&quot;,&quot;non-dropping-particle&quot;:&quot;&quot;},{&quot;family&quot;:&quot;Harmuth&quot;,&quot;given&quot;:&quot;Konstantin&quot;,&quot;parse-names&quot;:false,&quot;dropping-particle&quot;:&quot;&quot;,&quot;non-dropping-particle&quot;:&quot;&quot;},{&quot;family&quot;:&quot;He&quot;,&quot;given&quot;:&quot;Huiguang&quot;,&quot;parse-names&quot;:false,&quot;dropping-particle&quot;:&quot;&quot;,&quot;non-dropping-particle&quot;:&quot;&quot;},{&quot;family&quot;:&quot;Hernández-Sabaté&quot;,&quot;given&quot;:&quot;Aura&quot;,&quot;parse-names&quot;:false,&quot;dropping-particle&quot;:&quot;&quot;,&quot;non-dropping-particle&quot;:&quot;&quot;},{&quot;family&quot;:&quot;Herrmann&quot;,&quot;given&quot;:&quot;Evelyn&quot;,&quot;parse-names&quot;:false,&quot;dropping-particle&quot;:&quot;&quot;,&quot;non-dropping-particle&quot;:&quot;&quot;},{&quot;family&quot;:&quot;Himthani&quot;,&quot;given&quot;:&quot;Naveen&quot;,&quot;parse-names&quot;:false,&quot;dropping-particle&quot;:&quot;&quot;,&quot;non-dropping-particle&quot;:&quot;&quot;},{&quot;family&quot;:&quot;Hsu&quot;,&quot;given&quot;:&quot;Winston&quot;,&quot;parse-names&quot;:false,&quot;dropping-particle&quot;:&quot;&quot;,&quot;non-dropping-particle&quot;:&quot;&quot;},{&quot;family&quot;:&quot;Hsu&quot;,&quot;given&quot;:&quot;Cheyu&quot;,&quot;parse-names&quot;:false,&quot;dropping-particle&quot;:&quot;&quot;,&quot;non-dropping-particle&quot;:&quot;&quot;},{&quot;family&quot;:&quot;Hu&quot;,&quot;given&quot;:&quot;Xiaojun&quot;,&quot;parse-names&quot;:false,&quot;dropping-particle&quot;:&quot;&quot;,&quot;non-dropping-particle&quot;:&quot;&quot;},{&quot;family&quot;:&quot;Hu&quot;,&quot;given&quot;:&quot;Xiaobin&quot;,&quot;parse-names&quot;:false,&quot;dropping-particle&quot;:&quot;&quot;,&quot;non-dropping-particle&quot;:&quot;&quot;},{&quot;family&quot;:&quot;Hu&quot;,&quot;given&quot;:&quot;Yan&quot;,&quot;parse-names&quot;:false,&quot;dropping-particle&quot;:&quot;&quot;,&quot;non-dropping-particle&quot;:&quot;&quot;},{&quot;family&quot;:&quot;Hu&quot;,&quot;given&quot;:&quot;Yifan&quot;,&quot;parse-names&quot;:false,&quot;dropping-particle&quot;:&quot;&quot;,&quot;non-dropping-particle&quot;:&quot;&quot;},{&quot;family&quot;:&quot;Hua&quot;,&quot;given&quot;:&quot;Rui&quot;,&quot;parse-names&quot;:false,&quot;dropping-particle&quot;:&quot;&quot;,&quot;non-dropping-particle&quot;:&quot;&quot;},{&quot;family&quot;:&quot;Huang&quot;,&quot;given&quot;:&quot;Teng-Yi&quot;,&quot;parse-names&quot;:false,&quot;dropping-particle&quot;:&quot;&quot;,&quot;non-dropping-particle&quot;:&quot;&quot;},{&quot;family&quot;:&quot;Huang&quot;,&quot;given&quot;:&quot;Weilin&quot;,&quot;parse-names&quot;:false,&quot;dropping-particle&quot;:&quot;&quot;,&quot;non-dropping-particle&quot;:&quot;&quot;},{&quot;family&quot;:&quot;Huffel&quot;,&quot;given&quot;:&quot;Sabine&quot;,&quot;parse-names&quot;:false,&quot;dropping-particle&quot;:&quot;&quot;,&quot;non-dropping-particle&quot;:&quot;Van&quot;},{&quot;family&quot;:&quot;Huo&quot;,&quot;given&quot;:&quot;Quan&quot;,&quot;parse-names&quot;:false,&quot;dropping-particle&quot;:&quot;&quot;,&quot;non-dropping-particle&quot;:&quot;&quot;},{&quot;family&quot;:&quot;HV&quot;,&quot;given&quot;:&quot;Vivek&quot;,&quot;parse-names&quot;:false,&quot;dropping-particle&quot;:&quot;&quot;,&quot;non-dropping-particle&quot;:&quot;&quot;},{&quot;family&quot;:&quot;Iftekharuddin&quot;,&quot;given&quot;:&quot;Khan M.&quot;,&quot;parse-names&quot;:false,&quot;dropping-particle&quot;:&quot;&quot;,&quot;non-dropping-particle&quot;:&quot;&quot;},{&quot;family&quot;:&quot;Isensee&quot;,&quot;given&quot;:&quot;Fabian&quot;,&quot;parse-names&quot;:false,&quot;dropping-particle&quot;:&quot;&quot;,&quot;non-dropping-particle&quot;:&quot;&quot;},{&quot;family&quot;:&quot;Islam&quot;,&quot;given&quot;:&quot;Mobarakol&quot;,&quot;parse-names&quot;:false,&quot;dropping-particle&quot;:&quot;&quot;,&quot;non-dropping-particle&quot;:&quot;&quot;},{&quot;family&quot;:&quot;Jackson&quot;,&quot;given&quot;:&quot;Aaron S.&quot;,&quot;parse-names&quot;:false,&quot;dropping-particle&quot;:&quot;&quot;,&quot;non-dropping-particle&quot;:&quot;&quot;},{&quot;family&quot;:&quot;Jambawalikar&quot;,&quot;given&quot;:&quot;Sachin R.&quot;,&quot;parse-names&quot;:false,&quot;dropping-particle&quot;:&quot;&quot;,&quot;non-dropping-particle&quot;:&quot;&quot;},{&quot;family&quot;:&quot;Jesson&quot;,&quot;given&quot;:&quot;Andrew&quot;,&quot;parse-names&quot;:false,&quot;dropping-particle&quot;:&quot;&quot;,&quot;non-dropping-particle&quot;:&quot;&quot;},{&quot;family&quot;:&quot;Jian&quot;,&quot;given&quot;:&quot;Weijian&quot;,&quot;parse-names&quot;:false,&quot;dropping-particle&quot;:&quot;&quot;,&quot;non-dropping-particle&quot;:&quot;&quot;},{&quot;family&quot;:&quot;Jin&quot;,&quot;given&quot;:&quot;Peter&quot;,&quot;parse-names&quot;:false,&quot;dropping-particle&quot;:&quot;&quot;,&quot;non-dropping-particle&quot;:&quot;&quot;},{&quot;family&quot;:&quot;Jose&quot;,&quot;given&quot;:&quot;V Jeya Maria&quot;,&quot;parse-names&quot;:false,&quot;dropping-particle&quot;:&quot;&quot;,&quot;non-dropping-particle&quot;:&quot;&quot;},{&quot;family&quot;:&quot;Jungo&quot;,&quot;given&quot;:&quot;Alain&quot;,&quot;parse-names&quot;:false,&quot;dropping-particle&quot;:&quot;&quot;,&quot;non-dropping-particle&quot;:&quot;&quot;},{&quot;family&quot;:&quot;Kainz&quot;,&quot;given&quot;:&quot;B&quot;,&quot;parse-names&quot;:false,&quot;dropping-particle&quot;:&quot;&quot;,&quot;non-dropping-particle&quot;:&quot;&quot;},{&quot;family&quot;:&quot;Kamnitsas&quot;,&quot;given&quot;:&quot;Konstantinos&quot;,&quot;parse-names&quot;:false,&quot;dropping-particle&quot;:&quot;&quot;,&quot;non-dropping-particle&quot;:&quot;&quot;},{&quot;family&quot;:&quot;Kao&quot;,&quot;given&quot;:&quot;Po-Yu&quot;,&quot;parse-names&quot;:false,&quot;dropping-particle&quot;:&quot;&quot;,&quot;non-dropping-particle&quot;:&quot;&quot;},{&quot;family&quot;:&quot;Karnawat&quot;,&quot;given&quot;:&quot;Ayush&quot;,&quot;parse-names&quot;:false,&quot;dropping-particle&quot;:&quot;&quot;,&quot;non-dropping-particle&quot;:&quot;&quot;},{&quot;family&quot;:&quot;Kellermeier&quot;,&quot;given&quot;:&quot;Thomas&quot;,&quot;parse-names&quot;:false,&quot;dropping-particle&quot;:&quot;&quot;,&quot;non-dropping-particle&quot;:&quot;&quot;},{&quot;family&quot;:&quot;Kermi&quot;,&quot;given&quot;:&quot;Adel&quot;,&quot;parse-names&quot;:false,&quot;dropping-particle&quot;:&quot;&quot;,&quot;non-dropping-particle&quot;:&quot;&quot;},{&quot;family&quot;:&quot;Keutzer&quot;,&quot;given&quot;:&quot;Kurt&quot;,&quot;parse-names&quot;:false,&quot;dropping-particle&quot;:&quot;&quot;,&quot;non-dropping-particle&quot;:&quot;&quot;},{&quot;family&quot;:&quot;Khadir&quot;,&quot;given&quot;:&quot;Mohamed Tarek&quot;,&quot;parse-names&quot;:false,&quot;dropping-particle&quot;:&quot;&quot;,&quot;non-dropping-particle&quot;:&quot;&quot;},{&quot;family&quot;:&quot;Khened&quot;,&quot;given&quot;:&quot;Mahendra&quot;,&quot;parse-names&quot;:false,&quot;dropping-particle&quot;:&quot;&quot;,&quot;non-dropping-particle&quot;:&quot;&quot;},{&quot;family&quot;:&quot;Kickingereder&quot;,&quot;given&quot;:&quot;Philipp&quot;,&quot;parse-names&quot;:false,&quot;dropping-particle&quot;:&quot;&quot;,&quot;non-dropping-particle&quot;:&quot;&quot;},{&quot;family&quot;:&quot;Kim&quot;,&quot;given&quot;:&quot;Geena&quot;,&quot;parse-names&quot;:false,&quot;dropping-particle&quot;:&quot;&quot;,&quot;non-dropping-particle&quot;:&quot;&quot;},{&quot;family&quot;:&quot;King&quot;,&quot;given&quot;:&quot;Nik&quot;,&quot;parse-names&quot;:false,&quot;dropping-particle&quot;:&quot;&quot;,&quot;non-dropping-particle&quot;:&quot;&quot;},{&quot;family&quot;:&quot;Knapp&quot;,&quot;given&quot;:&quot;Haley&quot;,&quot;parse-names&quot;:false,&quot;dropping-particle&quot;:&quot;&quot;,&quot;non-dropping-particle&quot;:&quot;&quot;},{&quot;family&quot;:&quot;Knecht&quot;,&quot;given&quot;:&quot;Urspeter&quot;,&quot;parse-names&quot;:false,&quot;dropping-particle&quot;:&quot;&quot;,&quot;non-dropping-particle&quot;:&quot;&quot;},{&quot;family&quot;:&quot;Kohli&quot;,&quot;given&quot;:&quot;Lisa&quot;,&quot;parse-names&quot;:false,&quot;dropping-particle&quot;:&quot;&quot;,&quot;non-dropping-particle&quot;:&quot;&quot;},{&quot;family&quot;:&quot;Kong&quot;,&quot;given&quot;:&quot;Deren&quot;,&quot;parse-names&quot;:false,&quot;dropping-particle&quot;:&quot;&quot;,&quot;non-dropping-particle&quot;:&quot;&quot;},{&quot;family&quot;:&quot;Kong&quot;,&quot;given&quot;:&quot;Xiangmao&quot;,&quot;parse-names&quot;:false,&quot;dropping-particle&quot;:&quot;&quot;,&quot;non-dropping-particle&quot;:&quot;&quot;},{&quot;family&quot;:&quot;Koppers&quot;,&quot;given&quot;:&quot;Simon&quot;,&quot;parse-names&quot;:false,&quot;dropping-particle&quot;:&quot;&quot;,&quot;non-dropping-particle&quot;:&quot;&quot;},{&quot;family&quot;:&quot;Kori&quot;,&quot;given&quot;:&quot;Avinash&quot;,&quot;parse-names&quot;:false,&quot;dropping-particle&quot;:&quot;&quot;,&quot;non-dropping-particle&quot;:&quot;&quot;},{&quot;family&quot;:&quot;Krishnamurthi&quot;,&quot;given&quot;:&quot;Ganapathy&quot;,&quot;parse-names&quot;:false,&quot;dropping-particle&quot;:&quot;&quot;,&quot;non-dropping-particle&quot;:&quot;&quot;},{&quot;family&quot;:&quot;Krivov&quot;,&quot;given&quot;:&quot;Egor&quot;,&quot;parse-names&quot;:false,&quot;dropping-particle&quot;:&quot;&quot;,&quot;non-dropping-particle&quot;:&quot;&quot;},{&quot;family&quot;:&quot;Kumar&quot;,&quot;given&quot;:&quot;Piyush&quot;,&quot;parse-names&quot;:false,&quot;dropping-particle&quot;:&quot;&quot;,&quot;non-dropping-particle&quot;:&quot;&quot;},{&quot;family&quot;:&quot;Kushibar&quot;,&quot;given&quot;:&quot;Kaisar&quot;,&quot;parse-names&quot;:false,&quot;dropping-particle&quot;:&quot;&quot;,&quot;non-dropping-particle&quot;:&quot;&quot;},{&quot;family&quot;:&quot;Lachinov&quot;,&quot;given&quot;:&quot;Dmitrii&quot;,&quot;parse-names&quot;:false,&quot;dropping-particle&quot;:&quot;&quot;,&quot;non-dropping-particle&quot;:&quot;&quot;},{&quot;family&quot;:&quot;Lambrou&quot;,&quot;given&quot;:&quot;Tryphon&quot;,&quot;parse-names&quot;:false,&quot;dropping-particle&quot;:&quot;&quot;,&quot;non-dropping-particle&quot;:&quot;&quot;},{&quot;family&quot;:&quot;Lee&quot;,&quot;given&quot;:&quot;Joon&quot;,&quot;parse-names&quot;:false,&quot;dropping-particle&quot;:&quot;&quot;,&quot;non-dropping-particle&quot;:&quot;&quot;},{&quot;family&quot;:&quot;Lee&quot;,&quot;given&quot;:&quot;Chengen&quot;,&quot;parse-names&quot;:false,&quot;dropping-particle&quot;:&quot;&quot;,&quot;non-dropping-particle&quot;:&quot;&quot;},{&quot;family&quot;:&quot;Lee&quot;,&quot;given&quot;:&quot;Yuehchou&quot;,&quot;parse-names&quot;:false,&quot;dropping-particle&quot;:&quot;&quot;,&quot;non-dropping-particle&quot;:&quot;&quot;},{&quot;family&quot;:&quot;Lee&quot;,&quot;given&quot;:&quot;M&quot;,&quot;parse-names&quot;:false,&quot;dropping-particle&quot;:&quot;&quot;,&quot;non-dropping-particle&quot;:&quot;&quot;},{&quot;family&quot;:&quot;Lefkovits&quot;,&quot;given&quot;:&quot;Szidonia&quot;,&quot;parse-names&quot;:false,&quot;dropping-particle&quot;:&quot;&quot;,&quot;non-dropping-particle&quot;:&quot;&quot;},{&quot;family&quot;:&quot;Lefkovits&quot;,&quot;given&quot;:&quot;Laszlo&quot;,&quot;parse-names&quot;:false,&quot;dropping-particle&quot;:&quot;&quot;,&quot;non-dropping-particle&quot;:&quot;&quot;},{&quot;family&quot;:&quot;Levitt&quot;,&quot;given&quot;:&quot;James&quot;,&quot;parse-names&quot;:false,&quot;dropping-particle&quot;:&quot;&quot;,&quot;non-dropping-particle&quot;:&quot;&quot;},{&quot;family&quot;:&quot;Li&quot;,&quot;given&quot;:&quot;Tengfei&quot;,&quot;parse-names&quot;:false,&quot;dropping-particle&quot;:&quot;&quot;,&quot;non-dropping-particle&quot;:&quot;&quot;},{&quot;family&quot;:&quot;Li&quot;,&quot;given&quot;:&quot;Hongwei&quot;,&quot;parse-names&quot;:false,&quot;dropping-particle&quot;:&quot;&quot;,&quot;non-dropping-particle&quot;:&quot;&quot;},{&quot;family&quot;:&quot;Li&quot;,&quot;given&quot;:&quot;Wenqi&quot;,&quot;parse-names&quot;:false,&quot;dropping-particle&quot;:&quot;&quot;,&quot;non-dropping-particle&quot;:&quot;&quot;},{&quot;family&quot;:&quot;Li&quot;,&quot;given&quot;:&quot;Hongyang&quot;,&quot;parse-names&quot;:false,&quot;dropping-particle&quot;:&quot;&quot;,&quot;non-dropping-particle&quot;:&quot;&quot;},{&quot;family&quot;:&quot;Li&quot;,&quot;given&quot;:&quot;Xiaochuan&quot;,&quot;parse-names&quot;:false,&quot;dropping-particle&quot;:&quot;&quot;,&quot;non-dropping-particle&quot;:&quot;&quot;},{&quot;family&quot;:&quot;Li&quot;,&quot;given&quot;:&quot;Yuexiang&quot;,&quot;parse-names&quot;:false,&quot;dropping-particle&quot;:&quot;&quot;,&quot;non-dropping-particle&quot;:&quot;&quot;},{&quot;family&quot;:&quot;Li&quot;,&quot;given&quot;:&quot;Heng&quot;,&quot;parse-names&quot;:false,&quot;dropping-particle&quot;:&quot;&quot;,&quot;non-dropping-particle&quot;:&quot;&quot;},{&quot;family&quot;:&quot;Li&quot;,&quot;given&quot;:&quot;Zhenye&quot;,&quot;parse-names&quot;:false,&quot;dropping-particle&quot;:&quot;&quot;,&quot;non-dropping-particle&quot;:&quot;&quot;},{&quot;family&quot;:&quot;Li&quot;,&quot;given&quot;:&quot;Xiaoyu&quot;,&quot;parse-names&quot;:false,&quot;dropping-particle&quot;:&quot;&quot;,&quot;non-dropping-particle&quot;:&quot;&quot;},{&quot;family&quot;:&quot;Li&quot;,&quot;given&quot;:&quot;Zeju&quot;,&quot;parse-names&quot;:false,&quot;dropping-particle&quot;:&quot;&quot;,&quot;non-dropping-particle&quot;:&quot;&quot;},{&quot;family&quot;:&quot;Li&quot;,&quot;given&quot;:&quot;XiaoGang&quot;,&quot;parse-names&quot;:false,&quot;dropping-particle&quot;:&quot;&quot;,&quot;non-dropping-particle&quot;:&quot;&quot;},{&quot;family&quot;:&quot;Li&quot;,&quot;given&quot;:&quot;Wenqi&quot;,&quot;parse-names&quot;:false,&quot;dropping-particle&quot;:&quot;&quot;,&quot;non-dropping-particle&quot;:&quot;&quot;},{&quot;family&quot;:&quot;Lin&quot;,&quot;given&quot;:&quot;Zheng-Shen&quot;,&quot;parse-names&quot;:false,&quot;dropping-particle&quot;:&quot;&quot;,&quot;non-dropping-particle&quot;:&quot;&quot;},{&quot;family&quot;:&quot;Lin&quot;,&quot;given&quot;:&quot;Fengming&quot;,&quot;parse-names&quot;:false,&quot;dropping-particle&quot;:&quot;&quot;,&quot;non-dropping-particle&quot;:&quot;&quot;},{&quot;family&quot;:&quot;Lio&quot;,&quot;given&quot;:&quot;Pietro&quot;,&quot;parse-names&quot;:false,&quot;dropping-particle&quot;:&quot;&quot;,&quot;non-dropping-particle&quot;:&quot;&quot;},{&quot;family&quot;:&quot;Liu&quot;,&quot;given&quot;:&quot;Chang&quot;,&quot;parse-names&quot;:false,&quot;dropping-particle&quot;:&quot;&quot;,&quot;non-dropping-particle&quot;:&quot;&quot;},{&quot;family&quot;:&quot;Liu&quot;,&quot;given&quot;:&quot;Boqiang&quot;,&quot;parse-names&quot;:false,&quot;dropping-particle&quot;:&quot;&quot;,&quot;non-dropping-particle&quot;:&quot;&quot;},{&quot;family&quot;:&quot;Liu&quot;,&quot;given&quot;:&quot;Xiang&quot;,&quot;parse-names&quot;:false,&quot;dropping-particle&quot;:&quot;&quot;,&quot;non-dropping-particle&quot;:&quot;&quot;},{&quot;family&quot;:&quot;Liu&quot;,&quot;given&quot;:&quot;Mingyuan&quot;,&quot;parse-names&quot;:false,&quot;dropping-particle&quot;:&quot;&quot;,&quot;non-dropping-particle&quot;:&quot;&quot;},{&quot;family&quot;:&quot;Liu&quot;,&quot;given&quot;:&quot;Ju&quot;,&quot;parse-names&quot;:false,&quot;dropping-particle&quot;:&quot;&quot;,&quot;non-dropping-particle&quot;:&quot;&quot;},{&quot;family&quot;:&quot;Liu&quot;,&quot;given&quot;:&quot;Luyan&quot;,&quot;parse-names&quot;:false,&quot;dropping-particle&quot;:&quot;&quot;,&quot;non-dropping-particle&quot;:&quot;&quot;},{&quot;family&quot;:&quot;Llado&quot;,&quot;given&quot;:&quot;Xavier&quot;,&quot;parse-names&quot;:false,&quot;dropping-particle&quot;:&quot;&quot;,&quot;non-dropping-particle&quot;:&quot;&quot;},{&quot;family&quot;:&quot;Lopez&quot;,&quot;given&quot;:&quot;Marc Moreno&quot;,&quot;parse-names&quot;:false,&quot;dropping-particle&quot;:&quot;&quot;,&quot;non-dropping-particle&quot;:&quot;&quot;},{&quot;family&quot;:&quot;Lorenzo&quot;,&quot;given&quot;:&quot;Pablo Ribalta&quot;,&quot;parse-names&quot;:false,&quot;dropping-particle&quot;:&quot;&quot;,&quot;non-dropping-particle&quot;:&quot;&quot;},{&quot;family&quot;:&quot;Lu&quot;,&quot;given&quot;:&quot;Zhentai&quot;,&quot;parse-names&quot;:false,&quot;dropping-particle&quot;:&quot;&quot;,&quot;non-dropping-particle&quot;:&quot;&quot;},{&quot;family&quot;:&quot;Luo&quot;,&quot;given&quot;:&quot;Lin&quot;,&quot;parse-names&quot;:false,&quot;dropping-particle&quot;:&quot;&quot;,&quot;non-dropping-particle&quot;:&quot;&quot;},{&quot;family&quot;:&quot;Luo&quot;,&quot;given&quot;:&quot;Zhigang&quot;,&quot;parse-names&quot;:false,&quot;dropping-particle&quot;:&quot;&quot;,&quot;non-dropping-particle&quot;:&quot;&quot;},{&quot;family&quot;:&quot;Ma&quot;,&quot;given&quot;:&quot;Jun&quot;,&quot;parse-names&quot;:false,&quot;dropping-particle&quot;:&quot;&quot;,&quot;non-dropping-particle&quot;:&quot;&quot;},{&quot;family&quot;:&quot;Ma&quot;,&quot;given&quot;:&quot;Kai&quot;,&quot;parse-names&quot;:false,&quot;dropping-particle&quot;:&quot;&quot;,&quot;non-dropping-particle&quot;:&quot;&quot;},{&quot;family&quot;:&quot;Mackie&quot;,&quot;given&quot;:&quot;Thomas&quot;,&quot;parse-names&quot;:false,&quot;dropping-particle&quot;:&quot;&quot;,&quot;non-dropping-particle&quot;:&quot;&quot;},{&quot;family&quot;:&quot;Madabushi&quot;,&quot;given&quot;:&quot;Anant&quot;,&quot;parse-names&quot;:false,&quot;dropping-particle&quot;:&quot;&quot;,&quot;non-dropping-particle&quot;:&quot;&quot;},{&quot;family&quot;:&quot;Mahmoudi&quot;,&quot;given&quot;:&quot;Issam&quot;,&quot;parse-names&quot;:false,&quot;dropping-particle&quot;:&quot;&quot;,&quot;non-dropping-particle&quot;:&quot;&quot;},{&quot;family&quot;:&quot;Maier-Hein&quot;,&quot;given&quot;:&quot;Klaus H.&quot;,&quot;parse-names&quot;:false,&quot;dropping-particle&quot;:&quot;&quot;,&quot;non-dropping-particle&quot;:&quot;&quot;},{&quot;family&quot;:&quot;Maji&quot;,&quot;given&quot;:&quot;Pradipta&quot;,&quot;parse-names&quot;:false,&quot;dropping-particle&quot;:&quot;&quot;,&quot;non-dropping-particle&quot;:&quot;&quot;},{&quot;family&quot;:&quot;Mammen&quot;,&quot;given&quot;:&quot;CP&quot;,&quot;parse-names&quot;:false,&quot;dropping-particle&quot;:&quot;&quot;,&quot;non-dropping-particle&quot;:&quot;&quot;},{&quot;family&quot;:&quot;Mang&quot;,&quot;given&quot;:&quot;Andreas&quot;,&quot;parse-names&quot;:false,&quot;dropping-particle&quot;:&quot;&quot;,&quot;non-dropping-particle&quot;:&quot;&quot;},{&quot;family&quot;:&quot;Manjunath&quot;,&quot;given&quot;:&quot;B. S.&quot;,&quot;parse-names&quot;:false,&quot;dropping-particle&quot;:&quot;&quot;,&quot;non-dropping-particle&quot;:&quot;&quot;},{&quot;family&quot;:&quot;Marcinkiewicz&quot;,&quot;given&quot;:&quot;Michal&quot;,&quot;parse-names&quot;:false,&quot;dropping-particle&quot;:&quot;&quot;,&quot;non-dropping-particle&quot;:&quot;&quot;},{&quot;family&quot;:&quot;McDonagh&quot;,&quot;given&quot;:&quot;S&quot;,&quot;parse-names&quot;:false,&quot;dropping-particle&quot;:&quot;&quot;,&quot;non-dropping-particle&quot;:&quot;&quot;},{&quot;family&quot;:&quot;McKenna&quot;,&quot;given&quot;:&quot;Stephen&quot;,&quot;parse-names&quot;:false,&quot;dropping-particle&quot;:&quot;&quot;,&quot;non-dropping-particle&quot;:&quot;&quot;},{&quot;family&quot;:&quot;McKinley&quot;,&quot;given&quot;:&quot;Richard&quot;,&quot;parse-names&quot;:false,&quot;dropping-particle&quot;:&quot;&quot;,&quot;non-dropping-particle&quot;:&quot;&quot;},{&quot;family&quot;:&quot;Mehl&quot;,&quot;given&quot;:&quot;Miriam&quot;,&quot;parse-names&quot;:false,&quot;dropping-particle&quot;:&quot;&quot;,&quot;non-dropping-particle&quot;:&quot;&quot;},{&quot;family&quot;:&quot;Mehta&quot;,&quot;given&quot;:&quot;Sachin&quot;,&quot;parse-names&quot;:false,&quot;dropping-particle&quot;:&quot;&quot;,&quot;non-dropping-particle&quot;:&quot;&quot;},{&quot;family&quot;:&quot;Mehta&quot;,&quot;given&quot;:&quot;Raghav&quot;,&quot;parse-names&quot;:false,&quot;dropping-particle&quot;:&quot;&quot;,&quot;non-dropping-particle&quot;:&quot;&quot;},{&quot;family&quot;:&quot;Meier&quot;,&quot;given&quot;:&quot;Raphael&quot;,&quot;parse-names&quot;:false,&quot;dropping-particle&quot;:&quot;&quot;,&quot;non-dropping-particle&quot;:&quot;&quot;},{&quot;family&quot;:&quot;Meinel&quot;,&quot;given&quot;:&quot;Christoph&quot;,&quot;parse-names&quot;:false,&quot;dropping-particle&quot;:&quot;&quot;,&quot;non-dropping-particle&quot;:&quot;&quot;},{&quot;family&quot;:&quot;Merhof&quot;,&quot;given&quot;:&quot;Dorit&quot;,&quot;parse-names&quot;:false,&quot;dropping-particle&quot;:&quot;&quot;,&quot;non-dropping-particle&quot;:&quot;&quot;},{&quot;family&quot;:&quot;Meyer&quot;,&quot;given&quot;:&quot;Craig&quot;,&quot;parse-names&quot;:false,&quot;dropping-particle&quot;:&quot;&quot;,&quot;non-dropping-particle&quot;:&quot;&quot;},{&quot;family&quot;:&quot;Miller&quot;,&quot;given&quot;:&quot;Robert&quot;,&quot;parse-names&quot;:false,&quot;dropping-particle&quot;:&quot;&quot;,&quot;non-dropping-particle&quot;:&quot;&quot;},{&quot;family&quot;:&quot;Mitra&quot;,&quot;given&quot;:&quot;Sushmita&quot;,&quot;parse-names&quot;:false,&quot;dropping-particle&quot;:&quot;&quot;,&quot;non-dropping-particle&quot;:&quot;&quot;},{&quot;family&quot;:&quot;Moiyadi&quot;,&quot;given&quot;:&quot;Aliasgar&quot;,&quot;parse-names&quot;:false,&quot;dropping-particle&quot;:&quot;&quot;,&quot;non-dropping-particle&quot;:&quot;&quot;},{&quot;family&quot;:&quot;Molina-Garcia&quot;,&quot;given&quot;:&quot;David&quot;,&quot;parse-names&quot;:false,&quot;dropping-particle&quot;:&quot;&quot;,&quot;non-dropping-particle&quot;:&quot;&quot;},{&quot;family&quot;:&quot;Monteiro&quot;,&quot;given&quot;:&quot;Miguel A. B.&quot;,&quot;parse-names&quot;:false,&quot;dropping-particle&quot;:&quot;&quot;,&quot;non-dropping-particle&quot;:&quot;&quot;},{&quot;family&quot;:&quot;Mrukwa&quot;,&quot;given&quot;:&quot;Grzegorz&quot;,&quot;parse-names&quot;:false,&quot;dropping-particle&quot;:&quot;&quot;,&quot;non-dropping-particle&quot;:&quot;&quot;},{&quot;family&quot;:&quot;Myronenko&quot;,&quot;given&quot;:&quot;Andriy&quot;,&quot;parse-names&quot;:false,&quot;dropping-particle&quot;:&quot;&quot;,&quot;non-dropping-particle&quot;:&quot;&quot;},{&quot;family&quot;:&quot;Nalepa&quot;,&quot;given&quot;:&quot;Jakub&quot;,&quot;parse-names&quot;:false,&quot;dropping-particle&quot;:&quot;&quot;,&quot;non-dropping-particle&quot;:&quot;&quot;},{&quot;family&quot;:&quot;Ngo&quot;,&quot;given&quot;:&quot;Thuyen&quot;,&quot;parse-names&quot;:false,&quot;dropping-particle&quot;:&quot;&quot;,&quot;non-dropping-particle&quot;:&quot;&quot;},{&quot;family&quot;:&quot;Nie&quot;,&quot;given&quot;:&quot;Dong&quot;,&quot;parse-names&quot;:false,&quot;dropping-particle&quot;:&quot;&quot;,&quot;non-dropping-particle&quot;:&quot;&quot;},{&quot;family&quot;:&quot;Ning&quot;,&quot;given&quot;:&quot;Holly&quot;,&quot;parse-names&quot;:false,&quot;dropping-particle&quot;:&quot;&quot;,&quot;non-dropping-particle&quot;:&quot;&quot;},{&quot;family&quot;:&quot;Niu&quot;,&quot;given&quot;:&quot;Chen&quot;,&quot;parse-names&quot;:false,&quot;dropping-particle&quot;:&quot;&quot;,&quot;non-dropping-particle&quot;:&quot;&quot;},{&quot;family&quot;:&quot;Nuechterlein&quot;,&quot;given&quot;:&quot;Nicholas K&quot;,&quot;parse-names&quot;:false,&quot;dropping-particle&quot;:&quot;&quot;,&quot;non-dropping-particle&quot;:&quot;&quot;},{&quot;family&quot;:&quot;Oermann&quot;,&quot;given&quot;:&quot;Eric&quot;,&quot;parse-names&quot;:false,&quot;dropping-particle&quot;:&quot;&quot;,&quot;non-dropping-particle&quot;:&quot;&quot;},{&quot;family&quot;:&quot;Oliveira&quot;,&quot;given&quot;:&quot;Arlindo&quot;,&quot;parse-names&quot;:false,&quot;dropping-particle&quot;:&quot;&quot;,&quot;non-dropping-particle&quot;:&quot;&quot;},{&quot;family&quot;:&quot;Oliveira&quot;,&quot;given&quot;:&quot;Diego D. C.&quot;,&quot;parse-names&quot;:false,&quot;dropping-particle&quot;:&quot;&quot;,&quot;non-dropping-particle&quot;:&quot;&quot;},{&quot;family&quot;:&quot;Oliver&quot;,&quot;given&quot;:&quot;Arnau&quot;,&quot;parse-names&quot;:false,&quot;dropping-particle&quot;:&quot;&quot;,&quot;non-dropping-particle&quot;:&quot;&quot;},{&quot;family&quot;:&quot;Osman&quot;,&quot;given&quot;:&quot;Alexander F. I.&quot;,&quot;parse-names&quot;:false,&quot;dropping-particle&quot;:&quot;&quot;,&quot;non-dropping-particle&quot;:&quot;&quot;},{&quot;family&quot;:&quot;Ou&quot;,&quot;given&quot;:&quot;Yu-Nian&quot;,&quot;parse-names&quot;:false,&quot;dropping-particle&quot;:&quot;&quot;,&quot;non-dropping-particle&quot;:&quot;&quot;},{&quot;family&quot;:&quot;Ourselin&quot;,&quot;given&quot;:&quot;Sebastien&quot;,&quot;parse-names&quot;:false,&quot;dropping-particle&quot;:&quot;&quot;,&quot;non-dropping-particle&quot;:&quot;&quot;},{&quot;family&quot;:&quot;Paragios&quot;,&quot;given&quot;:&quot;Nikos&quot;,&quot;parse-names&quot;:false,&quot;dropping-particle&quot;:&quot;&quot;,&quot;non-dropping-particle&quot;:&quot;&quot;},{&quot;family&quot;:&quot;Park&quot;,&quot;given&quot;:&quot;Moo Sung&quot;,&quot;parse-names&quot;:false,&quot;dropping-particle&quot;:&quot;&quot;,&quot;non-dropping-particle&quot;:&quot;&quot;},{&quot;family&quot;:&quot;Paschke&quot;,&quot;given&quot;:&quot;Brad&quot;,&quot;parse-names&quot;:false,&quot;dropping-particle&quot;:&quot;&quot;,&quot;non-dropping-particle&quot;:&quot;&quot;},{&quot;family&quot;:&quot;Pauloski&quot;,&quot;given&quot;:&quot;J. Gregory&quot;,&quot;parse-names&quot;:false,&quot;dropping-particle&quot;:&quot;&quot;,&quot;non-dropping-particle&quot;:&quot;&quot;},{&quot;family&quot;:&quot;Pawar&quot;,&quot;given&quot;:&quot;Kamlesh&quot;,&quot;parse-names&quot;:false,&quot;dropping-particle&quot;:&quot;&quot;,&quot;non-dropping-particle&quot;:&quot;&quot;},{&quot;family&quot;:&quot;Pawlowski&quot;,&quot;given&quot;:&quot;Nick&quot;,&quot;parse-names&quot;:false,&quot;dropping-particle&quot;:&quot;&quot;,&quot;non-dropping-particle&quot;:&quot;&quot;},{&quot;family&quot;:&quot;Pei&quot;,&quot;given&quot;:&quot;Linmin&quot;,&quot;parse-names&quot;:false,&quot;dropping-particle&quot;:&quot;&quot;,&quot;non-dropping-particle&quot;:&quot;&quot;},{&quot;family&quot;:&quot;Peng&quot;,&quot;given&quot;:&quot;Suting&quot;,&quot;parse-names&quot;:false,&quot;dropping-particle&quot;:&quot;&quot;,&quot;non-dropping-particle&quot;:&quot;&quot;},{&quot;family&quot;:&quot;Pereira&quot;,&quot;given&quot;:&quot;Silvio M.&quot;,&quot;parse-names&quot;:false,&quot;dropping-particle&quot;:&quot;&quot;,&quot;non-dropping-particle&quot;:&quot;&quot;},{&quot;family&quot;:&quot;Perez-Beteta&quot;,&quot;given&quot;:&quot;Julian&quot;,&quot;parse-names&quot;:false,&quot;dropping-particle&quot;:&quot;&quot;,&quot;non-dropping-particle&quot;:&quot;&quot;},{&quot;family&quot;:&quot;Perez-Garcia&quot;,&quot;given&quot;:&quot;Victor M.&quot;,&quot;parse-names&quot;:false,&quot;dropping-particle&quot;:&quot;&quot;,&quot;non-dropping-particle&quot;:&quot;&quot;},{&quot;family&quot;:&quot;Pezold&quot;,&quot;given&quot;:&quot;Simon&quot;,&quot;parse-names&quot;:false,&quot;dropping-particle&quot;:&quot;&quot;,&quot;non-dropping-particle&quot;:&quot;&quot;},{&quot;family&quot;:&quot;Pham&quot;,&quot;given&quot;:&quot;Bao&quot;,&quot;parse-names&quot;:false,&quot;dropping-particle&quot;:&quot;&quot;,&quot;non-dropping-particle&quot;:&quot;&quot;},{&quot;family&quot;:&quot;Phophalia&quot;,&quot;given&quot;:&quot;Ashish&quot;,&quot;parse-names&quot;:false,&quot;dropping-particle&quot;:&quot;&quot;,&quot;non-dropping-particle&quot;:&quot;&quot;},{&quot;family&quot;:&quot;Piella&quot;,&quot;given&quot;:&quot;Gemma&quot;,&quot;parse-names&quot;:false,&quot;dropping-particle&quot;:&quot;&quot;,&quot;non-dropping-particle&quot;:&quot;&quot;},{&quot;family&quot;:&quot;Pillai&quot;,&quot;given&quot;:&quot;G. N.&quot;,&quot;parse-names&quot;:false,&quot;dropping-particle&quot;:&quot;&quot;,&quot;non-dropping-particle&quot;:&quot;&quot;},{&quot;family&quot;:&quot;Piraud&quot;,&quot;given&quot;:&quot;Marie&quot;,&quot;parse-names&quot;:false,&quot;dropping-particle&quot;:&quot;&quot;,&quot;non-dropping-particle&quot;:&quot;&quot;},{&quot;family&quot;:&quot;Pisov&quot;,&quot;given&quot;:&quot;Maxim&quot;,&quot;parse-names&quot;:false,&quot;dropping-particle&quot;:&quot;&quot;,&quot;non-dropping-particle&quot;:&quot;&quot;},{&quot;family&quot;:&quot;Popli&quot;,&quot;given&quot;:&quot;Anmol&quot;,&quot;parse-names&quot;:false,&quot;dropping-particle&quot;:&quot;&quot;,&quot;non-dropping-particle&quot;:&quot;&quot;},{&quot;family&quot;:&quot;Pound&quot;,&quot;given&quot;:&quot;Michael P.&quot;,&quot;parse-names&quot;:false,&quot;dropping-particle&quot;:&quot;&quot;,&quot;non-dropping-particle&quot;:&quot;&quot;},{&quot;family&quot;:&quot;Pourreza&quot;,&quot;given&quot;:&quot;Reza&quot;,&quot;parse-names&quot;:false,&quot;dropping-particle&quot;:&quot;&quot;,&quot;non-dropping-particle&quot;:&quot;&quot;},{&quot;family&quot;:&quot;Prasanna&quot;,&quot;given&quot;:&quot;Prateek&quot;,&quot;parse-names&quot;:false,&quot;dropping-particle&quot;:&quot;&quot;,&quot;non-dropping-particle&quot;:&quot;&quot;},{&quot;family&quot;:&quot;Prkovska&quot;,&quot;given&quot;:&quot;Vesna&quot;,&quot;parse-names&quot;:false,&quot;dropping-particle&quot;:&quot;&quot;,&quot;non-dropping-particle&quot;:&quot;&quot;},{&quot;family&quot;:&quot;Pridmore&quot;,&quot;given&quot;:&quot;Tony P.&quot;,&quot;parse-names&quot;:false,&quot;dropping-particle&quot;:&quot;&quot;,&quot;non-dropping-particle&quot;:&quot;&quot;},{&quot;family&quot;:&quot;Puch&quot;,&quot;given&quot;:&quot;Santi&quot;,&quot;parse-names&quot;:false,&quot;dropping-particle&quot;:&quot;&quot;,&quot;non-dropping-particle&quot;:&quot;&quot;},{&quot;family&quot;:&quot;Puybareau&quot;,&quot;given&quot;:&quot;Élodie&quot;,&quot;parse-names&quot;:false,&quot;dropping-particle&quot;:&quot;&quot;,&quot;non-dropping-particle&quot;:&quot;&quot;},{&quot;family&quot;:&quot;Qian&quot;,&quot;given&quot;:&quot;Buyue&quot;,&quot;parse-names&quot;:false,&quot;dropping-particle&quot;:&quot;&quot;,&quot;non-dropping-particle&quot;:&quot;&quot;},{&quot;family&quot;:&quot;Qiao&quot;,&quot;given&quot;:&quot;Xu&quot;,&quot;parse-names&quot;:false,&quot;dropping-particle&quot;:&quot;&quot;,&quot;non-dropping-particle&quot;:&quot;&quot;},{&quot;family&quot;:&quot;Rajchl&quot;,&quot;given&quot;:&quot;Martin&quot;,&quot;parse-names&quot;:false,&quot;dropping-particle&quot;:&quot;&quot;,&quot;non-dropping-particle&quot;:&quot;&quot;},{&quot;family&quot;:&quot;Rane&quot;,&quot;given&quot;:&quot;Swapnil&quot;,&quot;parse-names&quot;:false,&quot;dropping-particle&quot;:&quot;&quot;,&quot;non-dropping-particle&quot;:&quot;&quot;},{&quot;family&quot;:&quot;Rebsamen&quot;,&quot;given&quot;:&quot;Michael&quot;,&quot;parse-names&quot;:false,&quot;dropping-particle&quot;:&quot;&quot;,&quot;non-dropping-particle&quot;:&quot;&quot;},{&quot;family&quot;:&quot;Ren&quot;,&quot;given&quot;:&quot;Hongliang&quot;,&quot;parse-names&quot;:false,&quot;dropping-particle&quot;:&quot;&quot;,&quot;non-dropping-particle&quot;:&quot;&quot;},{&quot;family&quot;:&quot;Ren&quot;,&quot;given&quot;:&quot;Xuhua&quot;,&quot;parse-names&quot;:false,&quot;dropping-particle&quot;:&quot;&quot;,&quot;non-dropping-particle&quot;:&quot;&quot;},{&quot;family&quot;:&quot;Revanuru&quot;,&quot;given&quot;:&quot;Karthik&quot;,&quot;parse-names&quot;:false,&quot;dropping-particle&quot;:&quot;&quot;,&quot;non-dropping-particle&quot;:&quot;&quot;},{&quot;family&quot;:&quot;Rezaei&quot;,&quot;given&quot;:&quot;Mina&quot;,&quot;parse-names&quot;:false,&quot;dropping-particle&quot;:&quot;&quot;,&quot;non-dropping-particle&quot;:&quot;&quot;},{&quot;family&quot;:&quot;Rippel&quot;,&quot;given&quot;:&quot;Oliver&quot;,&quot;parse-names&quot;:false,&quot;dropping-particle&quot;:&quot;&quot;,&quot;non-dropping-particle&quot;:&quot;&quot;},{&quot;family&quot;:&quot;Rivera&quot;,&quot;given&quot;:&quot;Luis Carlos&quot;,&quot;parse-names&quot;:false,&quot;dropping-particle&quot;:&quot;&quot;,&quot;non-dropping-particle&quot;:&quot;&quot;},{&quot;family&quot;:&quot;Robert&quot;,&quot;given&quot;:&quot;Charlotte&quot;,&quot;parse-names&quot;:false,&quot;dropping-particle&quot;:&quot;&quot;,&quot;non-dropping-particle&quot;:&quot;&quot;},{&quot;family&quot;:&quot;Rosen&quot;,&quot;given&quot;:&quot;Bruce&quot;,&quot;parse-names&quot;:false,&quot;dropping-particle&quot;:&quot;&quot;,&quot;non-dropping-particle&quot;:&quot;&quot;},{&quot;family&quot;:&quot;Rueckert&quot;,&quot;given&quot;:&quot;Daniel&quot;,&quot;parse-names&quot;:false,&quot;dropping-particle&quot;:&quot;&quot;,&quot;non-dropping-particle&quot;:&quot;&quot;},{&quot;family&quot;:&quot;Safwan&quot;,&quot;given&quot;:&quot;Mohammed&quot;,&quot;parse-names&quot;:false,&quot;dropping-particle&quot;:&quot;&quot;,&quot;non-dropping-particle&quot;:&quot;&quot;},{&quot;family&quot;:&quot;Salem&quot;,&quot;given&quot;:&quot;Mostafa&quot;,&quot;parse-names&quot;:false,&quot;dropping-particle&quot;:&quot;&quot;,&quot;non-dropping-particle&quot;:&quot;&quot;},{&quot;family&quot;:&quot;Salvi&quot;,&quot;given&quot;:&quot;Joaquim&quot;,&quot;parse-names&quot;:false,&quot;dropping-particle&quot;:&quot;&quot;,&quot;non-dropping-particle&quot;:&quot;&quot;},{&quot;family&quot;:&quot;Sanchez&quot;,&quot;given&quot;:&quot;Irina&quot;,&quot;parse-names&quot;:false,&quot;dropping-particle&quot;:&quot;&quot;,&quot;non-dropping-particle&quot;:&quot;&quot;},{&quot;family&quot;:&quot;Sánchez&quot;,&quot;given&quot;:&quot;Irina&quot;,&quot;parse-names&quot;:false,&quot;dropping-particle&quot;:&quot;&quot;,&quot;non-dropping-particle&quot;:&quot;&quot;},{&quot;family&quot;:&quot;Santos&quot;,&quot;given&quot;:&quot;Heitor M.&quot;,&quot;parse-names&quot;:false,&quot;dropping-particle&quot;:&quot;&quot;,&quot;non-dropping-particle&quot;:&quot;&quot;},{&quot;family&quot;:&quot;Sartor&quot;,&quot;given&quot;:&quot;Emmett&quot;,&quot;parse-names&quot;:false,&quot;dropping-particle&quot;:&quot;&quot;,&quot;non-dropping-particle&quot;:&quot;&quot;},{&quot;family&quot;:&quot;Schellingerhout&quot;,&quot;given&quot;:&quot;Dawid&quot;,&quot;parse-names&quot;:false,&quot;dropping-particle&quot;:&quot;&quot;,&quot;non-dropping-particle&quot;:&quot;&quot;},{&quot;family&quot;:&quot;Scheufele&quot;,&quot;given&quot;:&quot;Klaudius&quot;,&quot;parse-names&quot;:false,&quot;dropping-particle&quot;:&quot;&quot;,&quot;non-dropping-particle&quot;:&quot;&quot;},{&quot;family&quot;:&quot;Scott&quot;,&quot;given&quot;:&quot;Matthew R.&quot;,&quot;parse-names&quot;:false,&quot;dropping-particle&quot;:&quot;&quot;,&quot;non-dropping-particle&quot;:&quot;&quot;},{&quot;family&quot;:&quot;Scussel&quot;,&quot;given&quot;:&quot;Artur A.&quot;,&quot;parse-names&quot;:false,&quot;dropping-particle&quot;:&quot;&quot;,&quot;non-dropping-particle&quot;:&quot;&quot;},{&quot;family&quot;:&quot;Sedlar&quot;,&quot;given&quot;:&quot;Sara&quot;,&quot;parse-names&quot;:false,&quot;dropping-particle&quot;:&quot;&quot;,&quot;non-dropping-particle&quot;:&quot;&quot;},{&quot;family&quot;:&quot;Serrano-Rubio&quot;,&quot;given&quot;:&quot;Juan Pablo&quot;,&quot;parse-names&quot;:false,&quot;dropping-particle&quot;:&quot;&quot;,&quot;non-dropping-particle&quot;:&quot;&quot;},{&quot;family&quot;:&quot;Shah&quot;,&quot;given&quot;:&quot;N. Jon&quot;,&quot;parse-names&quot;:false,&quot;dropping-particle&quot;:&quot;&quot;,&quot;non-dropping-particle&quot;:&quot;&quot;},{&quot;family&quot;:&quot;Shah&quot;,&quot;given&quot;:&quot;Nameetha&quot;,&quot;parse-names&quot;:false,&quot;dropping-particle&quot;:&quot;&quot;,&quot;non-dropping-particle&quot;:&quot;&quot;},{&quot;family&quot;:&quot;Shaikh&quot;,&quot;given&quot;:&quot;Mazhar&quot;,&quot;parse-names&quot;:false,&quot;dropping-particle&quot;:&quot;&quot;,&quot;non-dropping-particle&quot;:&quot;&quot;},{&quot;family&quot;:&quot;Shankar&quot;,&quot;given&quot;:&quot;B. Uma&quot;,&quot;parse-names&quot;:false,&quot;dropping-particle&quot;:&quot;&quot;,&quot;non-dropping-particle&quot;:&quot;&quot;},{&quot;family&quot;:&quot;Shboul&quot;,&quot;given&quot;:&quot;Zeina&quot;,&quot;parse-names&quot;:false,&quot;dropping-particle&quot;:&quot;&quot;,&quot;non-dropping-particle&quot;:&quot;&quot;},{&quot;family&quot;:&quot;Shen&quot;,&quot;given&quot;:&quot;Haipeng&quot;,&quot;parse-names&quot;:false,&quot;dropping-particle&quot;:&quot;&quot;,&quot;non-dropping-particle&quot;:&quot;&quot;},{&quot;family&quot;:&quot;Shen&quot;,&quot;given&quot;:&quot;Dinggang&quot;,&quot;parse-names&quot;:false,&quot;dropping-particle&quot;:&quot;&quot;,&quot;non-dropping-particle&quot;:&quot;&quot;},{&quot;family&quot;:&quot;Shen&quot;,&quot;given&quot;:&quot;Linlin&quot;,&quot;parse-names&quot;:false,&quot;dropping-particle&quot;:&quot;&quot;,&quot;non-dropping-particle&quot;:&quot;&quot;},{&quot;family&quot;:&quot;Shen&quot;,&quot;given&quot;:&quot;Haocheng&quot;,&quot;parse-names&quot;:false,&quot;dropping-particle&quot;:&quot;&quot;,&quot;non-dropping-particle&quot;:&quot;&quot;},{&quot;family&quot;:&quot;Shenoy&quot;,&quot;given&quot;:&quot;Varun&quot;,&quot;parse-names&quot;:false,&quot;dropping-particle&quot;:&quot;&quot;,&quot;non-dropping-particle&quot;:&quot;&quot;},{&quot;family&quot;:&quot;Shi&quot;,&quot;given&quot;:&quot;Feng&quot;,&quot;parse-names&quot;:false,&quot;dropping-particle&quot;:&quot;&quot;,&quot;non-dropping-particle&quot;:&quot;&quot;},{&quot;family&quot;:&quot;Shin&quot;,&quot;given&quot;:&quot;Hyung Eun&quot;,&quot;parse-names&quot;:false,&quot;dropping-particle&quot;:&quot;&quot;,&quot;non-dropping-particle&quot;:&quot;&quot;},{&quot;family&quot;:&quot;Shu&quot;,&quot;given&quot;:&quot;Hai&quot;,&quot;parse-names&quot;:false,&quot;dropping-particle&quot;:&quot;&quot;,&quot;non-dropping-particle&quot;:&quot;&quot;},{&quot;family&quot;:&quot;Sima&quot;,&quot;given&quot;:&quot;Diana&quot;,&quot;parse-names&quot;:false,&quot;dropping-particle&quot;:&quot;&quot;,&quot;non-dropping-particle&quot;:&quot;&quot;},{&quot;family&quot;:&quot;Sinclair&quot;,&quot;given&quot;:&quot;M&quot;,&quot;parse-names&quot;:false,&quot;dropping-particle&quot;:&quot;&quot;,&quot;non-dropping-particle&quot;:&quot;&quot;},{&quot;family&quot;:&quot;Smedby&quot;,&quot;given&quot;:&quot;Orjan&quot;,&quot;parse-names&quot;:false,&quot;dropping-particle&quot;:&quot;&quot;,&quot;non-dropping-particle&quot;:&quot;&quot;},{&quot;family&quot;:&quot;Snyder&quot;,&quot;given&quot;:&quot;James M.&quot;,&quot;parse-names&quot;:false,&quot;dropping-particle&quot;:&quot;&quot;,&quot;non-dropping-particle&quot;:&quot;&quot;},{&quot;family&quot;:&quot;Soltaninejad&quot;,&quot;given&quot;:&quot;Mohammadreza&quot;,&quot;parse-names&quot;:false,&quot;dropping-particle&quot;:&quot;&quot;,&quot;non-dropping-particle&quot;:&quot;&quot;},{&quot;family&quot;:&quot;Song&quot;,&quot;given&quot;:&quot;Guidong&quot;,&quot;parse-names&quot;:false,&quot;dropping-particle&quot;:&quot;&quot;,&quot;non-dropping-particle&quot;:&quot;&quot;},{&quot;family&quot;:&quot;Soni&quot;,&quot;given&quot;:&quot;Mehul&quot;,&quot;parse-names&quot;:false,&quot;dropping-particle&quot;:&quot;&quot;,&quot;non-dropping-particle&quot;:&quot;&quot;},{&quot;family&quot;:&quot;Stawiaski&quot;,&quot;given&quot;:&quot;Jean&quot;,&quot;parse-names&quot;:false,&quot;dropping-particle&quot;:&quot;&quot;,&quot;non-dropping-particle&quot;:&quot;&quot;},{&quot;family&quot;:&quot;Subramanian&quot;,&quot;given&quot;:&quot;Shashank&quot;,&quot;parse-names&quot;:false,&quot;dropping-particle&quot;:&quot;&quot;,&quot;non-dropping-particle&quot;:&quot;&quot;},{&quot;family&quot;:&quot;Sun&quot;,&quot;given&quot;:&quot;Li&quot;,&quot;parse-names&quot;:false,&quot;dropping-particle&quot;:&quot;&quot;,&quot;non-dropping-particle&quot;:&quot;&quot;},{&quot;family&quot;:&quot;Sun&quot;,&quot;given&quot;:&quot;Roger&quot;,&quot;parse-names&quot;:false,&quot;dropping-particle&quot;:&quot;&quot;,&quot;non-dropping-particle&quot;:&quot;&quot;},{&quot;family&quot;:&quot;Sun&quot;,&quot;given&quot;:&quot;Jiawei&quot;,&quot;parse-names&quot;:false,&quot;dropping-particle&quot;:&quot;&quot;,&quot;non-dropping-particle&quot;:&quot;&quot;},{&quot;family&quot;:&quot;Sun&quot;,&quot;given&quot;:&quot;Kay&quot;,&quot;parse-names&quot;:false,&quot;dropping-particle&quot;:&quot;&quot;,&quot;non-dropping-particle&quot;:&quot;&quot;},{&quot;family&quot;:&quot;Sun&quot;,&quot;given&quot;:&quot;Yu&quot;,&quot;parse-names&quot;:false,&quot;dropping-particle&quot;:&quot;&quot;,&quot;non-dropping-particle&quot;:&quot;&quot;},{&quot;family&quot;:&quot;Sun&quot;,&quot;given&quot;:&quot;Guoxia&quot;,&quot;parse-names&quot;:false,&quot;dropping-particle&quot;:&quot;&quot;,&quot;non-dropping-particle&quot;:&quot;&quot;},{&quot;family&quot;:&quot;Sun&quot;,&quot;given&quot;:&quot;Shuang&quot;,&quot;parse-names&quot;:false,&quot;dropping-particle&quot;:&quot;&quot;,&quot;non-dropping-particle&quot;:&quot;&quot;},{&quot;family&quot;:&quot;Suter&quot;,&quot;given&quot;:&quot;Yannick R&quot;,&quot;parse-names&quot;:false,&quot;dropping-particle&quot;:&quot;&quot;,&quot;non-dropping-particle&quot;:&quot;&quot;},{&quot;family&quot;:&quot;Szilagyi&quot;,&quot;given&quot;:&quot;Laszlo&quot;,&quot;parse-names&quot;:false,&quot;dropping-particle&quot;:&quot;&quot;,&quot;non-dropping-particle&quot;:&quot;&quot;},{&quot;family&quot;:&quot;Talbar&quot;,&quot;given&quot;:&quot;Sanjay&quot;,&quot;parse-names&quot;:false,&quot;dropping-particle&quot;:&quot;&quot;,&quot;non-dropping-particle&quot;:&quot;&quot;},{&quot;family&quot;:&quot;Tao&quot;,&quot;given&quot;:&quot;Dacheng&quot;,&quot;parse-names&quot;:false,&quot;dropping-particle&quot;:&quot;&quot;,&quot;non-dropping-particle&quot;:&quot;&quot;},{&quot;family&quot;:&quot;Tao&quot;,&quot;given&quot;:&quot;Dacheng&quot;,&quot;parse-names&quot;:false,&quot;dropping-particle&quot;:&quot;&quot;,&quot;non-dropping-particle&quot;:&quot;&quot;},{&quot;family&quot;:&quot;Teng&quot;,&quot;given&quot;:&quot;Zhongzhao&quot;,&quot;parse-names&quot;:false,&quot;dropping-particle&quot;:&quot;&quot;,&quot;non-dropping-particle&quot;:&quot;&quot;},{&quot;family&quot;:&quot;Thakur&quot;,&quot;given&quot;:&quot;Siddhesh&quot;,&quot;parse-names&quot;:false,&quot;dropping-particle&quot;:&quot;&quot;,&quot;non-dropping-particle&quot;:&quot;&quot;},{&quot;family&quot;:&quot;Thakur&quot;,&quot;given&quot;:&quot;Meenakshi H&quot;,&quot;parse-names&quot;:false,&quot;dropping-particle&quot;:&quot;&quot;,&quot;non-dropping-particle&quot;:&quot;&quot;},{&quot;family&quot;:&quot;Tharakan&quot;,&quot;given&quot;:&quot;Sameer&quot;,&quot;parse-names&quot;:false,&quot;dropping-particle&quot;:&quot;&quot;,&quot;non-dropping-particle&quot;:&quot;&quot;},{&quot;family&quot;:&quot;Tiwari&quot;,&quot;given&quot;:&quot;Pallavi&quot;,&quot;parse-names&quot;:false,&quot;dropping-particle&quot;:&quot;&quot;,&quot;non-dropping-particle&quot;:&quot;&quot;},{&quot;family&quot;:&quot;Tochon&quot;,&quot;given&quot;:&quot;Guillaume&quot;,&quot;parse-names&quot;:false,&quot;dropping-particle&quot;:&quot;&quot;,&quot;non-dropping-particle&quot;:&quot;&quot;},{&quot;family&quot;:&quot;Tran&quot;,&quot;given&quot;:&quot;Tuan&quot;,&quot;parse-names&quot;:false,&quot;dropping-particle&quot;:&quot;&quot;,&quot;non-dropping-particle&quot;:&quot;&quot;},{&quot;family&quot;:&quot;Tsai&quot;,&quot;given&quot;:&quot;Yuhsiang M.&quot;,&quot;parse-names&quot;:false,&quot;dropping-particle&quot;:&quot;&quot;,&quot;non-dropping-particle&quot;:&quot;&quot;},{&quot;family&quot;:&quot;Tseng&quot;,&quot;given&quot;:&quot;Kuan-Lun&quot;,&quot;parse-names&quot;:false,&quot;dropping-particle&quot;:&quot;&quot;,&quot;non-dropping-particle&quot;:&quot;&quot;},{&quot;family&quot;:&quot;Tuan&quot;,&quot;given&quot;:&quot;Tran Anh&quot;,&quot;parse-names&quot;:false,&quot;dropping-particle&quot;:&quot;&quot;,&quot;non-dropping-particle&quot;:&quot;&quot;},{&quot;family&quot;:&quot;Turlapov&quot;,&quot;given&quot;:&quot;Vadim&quot;,&quot;parse-names&quot;:false,&quot;dropping-particle&quot;:&quot;&quot;,&quot;non-dropping-particle&quot;:&quot;&quot;},{&quot;family&quot;:&quot;Tustison&quot;,&quot;given&quot;:&quot;Nicholas&quot;,&quot;parse-names&quot;:false,&quot;dropping-particle&quot;:&quot;&quot;,&quot;non-dropping-particle&quot;:&quot;&quot;},{&quot;family&quot;:&quot;Vakalopoulou&quot;,&quot;given&quot;:&quot;Maria&quot;,&quot;parse-names&quot;:false,&quot;dropping-particle&quot;:&quot;&quot;,&quot;non-dropping-particle&quot;:&quot;&quot;},{&quot;family&quot;:&quot;Valverde&quot;,&quot;given&quot;:&quot;Sergi&quot;,&quot;parse-names&quot;:false,&quot;dropping-particle&quot;:&quot;&quot;,&quot;non-dropping-particle&quot;:&quot;&quot;},{&quot;family&quot;:&quot;Vanguri&quot;,&quot;given&quot;:&quot;Rami&quot;,&quot;parse-names&quot;:false,&quot;dropping-particle&quot;:&quot;&quot;,&quot;non-dropping-particle&quot;:&quot;&quot;},{&quot;family&quot;:&quot;Vasiliev&quot;,&quot;given&quot;:&quot;Evgeny&quot;,&quot;parse-names&quot;:false,&quot;dropping-particle&quot;:&quot;&quot;,&quot;non-dropping-particle&quot;:&quot;&quot;},{&quot;family&quot;:&quot;Ventura&quot;,&quot;given&quot;:&quot;Jonathan&quot;,&quot;parse-names&quot;:false,&quot;dropping-particle&quot;:&quot;&quot;,&quot;non-dropping-particle&quot;:&quot;&quot;},{&quot;family&quot;:&quot;Vera&quot;,&quot;given&quot;:&quot;Luis&quot;,&quot;parse-names&quot;:false,&quot;dropping-particle&quot;:&quot;&quot;,&quot;non-dropping-particle&quot;:&quot;&quot;},{&quot;family&quot;:&quot;Vercauteren&quot;,&quot;given&quot;:&quot;Tom&quot;,&quot;parse-names&quot;:false,&quot;dropping-particle&quot;:&quot;&quot;,&quot;non-dropping-particle&quot;:&quot;&quot;},{&quot;family&quot;:&quot;Verrastro&quot;,&quot;given&quot;:&quot;C. A.&quot;,&quot;parse-names&quot;:false,&quot;dropping-particle&quot;:&quot;&quot;,&quot;non-dropping-particle&quot;:&quot;&quot;},{&quot;family&quot;:&quot;Vidyaratne&quot;,&quot;given&quot;:&quot;Lasitha&quot;,&quot;parse-names&quot;:false,&quot;dropping-particle&quot;:&quot;&quot;,&quot;non-dropping-particle&quot;:&quot;&quot;},{&quot;family&quot;:&quot;Vilaplana&quot;,&quot;given&quot;:&quot;Veronica&quot;,&quot;parse-names&quot;:false,&quot;dropping-particle&quot;:&quot;&quot;,&quot;non-dropping-particle&quot;:&quot;&quot;},{&quot;family&quot;:&quot;Vivekanandan&quot;,&quot;given&quot;:&quot;Ajeet&quot;,&quot;parse-names&quot;:false,&quot;dropping-particle&quot;:&quot;&quot;,&quot;non-dropping-particle&quot;:&quot;&quot;},{&quot;family&quot;:&quot;Wang&quot;,&quot;given&quot;:&quot;Guotai&quot;,&quot;parse-names&quot;:false,&quot;dropping-particle&quot;:&quot;&quot;,&quot;non-dropping-particle&quot;:&quot;&quot;},{&quot;family&quot;:&quot;Wang&quot;,&quot;given&quot;:&quot;Qian&quot;,&quot;parse-names&quot;:false,&quot;dropping-particle&quot;:&quot;&quot;,&quot;non-dropping-particle&quot;:&quot;&quot;},{&quot;family&quot;:&quot;Wang&quot;,&quot;given&quot;:&quot;Chiatse J.&quot;,&quot;parse-names&quot;:false,&quot;dropping-particle&quot;:&quot;&quot;,&quot;non-dropping-particle&quot;:&quot;&quot;},{&quot;family&quot;:&quot;Wang&quot;,&quot;given&quot;:&quot;Weichung&quot;,&quot;parse-names&quot;:false,&quot;dropping-particle&quot;:&quot;&quot;,&quot;non-dropping-particle&quot;:&quot;&quot;},{&quot;family&quot;:&quot;Wang&quot;,&quot;given&quot;:&quot;Duo&quot;,&quot;parse-names&quot;:false,&quot;dropping-particle&quot;:&quot;&quot;,&quot;non-dropping-particle&quot;:&quot;&quot;},{&quot;family&quot;:&quot;Wang&quot;,&quot;given&quot;:&quot;Ruixuan&quot;,&quot;parse-names&quot;:false,&quot;dropping-particle&quot;:&quot;&quot;,&quot;non-dropping-particle&quot;:&quot;&quot;},{&quot;family&quot;:&quot;Wang&quot;,&quot;given&quot;:&quot;Yuanyuan&quot;,&quot;parse-names&quot;:false,&quot;dropping-particle&quot;:&quot;&quot;,&quot;non-dropping-particle&quot;:&quot;&quot;},{&quot;family&quot;:&quot;Wang&quot;,&quot;given&quot;:&quot;Chunliang&quot;,&quot;parse-names&quot;:false,&quot;dropping-particle&quot;:&quot;&quot;,&quot;non-dropping-particle&quot;:&quot;&quot;},{&quot;family&quot;:&quot;Wang&quot;,&quot;given&quot;:&quot;Guotai&quot;,&quot;parse-names&quot;:false,&quot;dropping-particle&quot;:&quot;&quot;,&quot;non-dropping-particle&quot;:&quot;&quot;},{&quot;family&quot;:&quot;Wen&quot;,&quot;given&quot;:&quot;Ning&quot;,&quot;parse-names&quot;:false,&quot;dropping-particle&quot;:&quot;&quot;,&quot;non-dropping-particle&quot;:&quot;&quot;},{&quot;family&quot;:&quot;Wen&quot;,&quot;given&quot;:&quot;Xin&quot;,&quot;parse-names&quot;:false,&quot;dropping-particle&quot;:&quot;&quot;,&quot;non-dropping-particle&quot;:&quot;&quot;},{&quot;family&quot;:&quot;Weninger&quot;,&quot;given&quot;:&quot;Leon&quot;,&quot;parse-names&quot;:false,&quot;dropping-particle&quot;:&quot;&quot;,&quot;non-dropping-particle&quot;:&quot;&quot;},{&quot;family&quot;:&quot;Wick&quot;,&quot;given&quot;:&quot;Wolfgang&quot;,&quot;parse-names&quot;:false,&quot;dropping-particle&quot;:&quot;&quot;,&quot;non-dropping-particle&quot;:&quot;&quot;},{&quot;family&quot;:&quot;Wu&quot;,&quot;given&quot;:&quot;Shaocheng&quot;,&quot;parse-names&quot;:false,&quot;dropping-particle&quot;:&quot;&quot;,&quot;non-dropping-particle&quot;:&quot;&quot;},{&quot;family&quot;:&quot;Wu&quot;,&quot;given&quot;:&quot;Qiang&quot;,&quot;parse-names&quot;:false,&quot;dropping-particle&quot;:&quot;&quot;,&quot;non-dropping-particle&quot;:&quot;&quot;},{&quot;family&quot;:&quot;Wu&quot;,&quot;given&quot;:&quot;Yihong&quot;,&quot;parse-names&quot;:false,&quot;dropping-particle&quot;:&quot;&quot;,&quot;non-dropping-particle&quot;:&quot;&quot;},{&quot;family&quot;:&quot;Xia&quot;,&quot;given&quot;:&quot;Yong&quot;,&quot;parse-names&quot;:false,&quot;dropping-particle&quot;:&quot;&quot;,&quot;non-dropping-particle&quot;:&quot;&quot;},{&quot;family&quot;:&quot;Xu&quot;,&quot;given&quot;:&quot;Yanwu&quot;,&quot;parse-names&quot;:false,&quot;dropping-particle&quot;:&quot;&quot;,&quot;non-dropping-particle&quot;:&quot;&quot;},{&quot;family&quot;:&quot;Xu&quot;,&quot;given&quot;:&quot;Xiaowen&quot;,&quot;parse-names&quot;:false,&quot;dropping-particle&quot;:&quot;&quot;,&quot;non-dropping-particle&quot;:&quot;&quot;},{&quot;family&quot;:&quot;Xu&quot;,&quot;given&quot;:&quot;Peiyuan&quot;,&quot;parse-names&quot;:false,&quot;dropping-particle&quot;:&quot;&quot;,&quot;non-dropping-particle&quot;:&quot;&quot;},{&quot;family&quot;:&quot;Yang&quot;,&quot;given&quot;:&quot;Tsai-Ling&quot;,&quot;parse-names&quot;:false,&quot;dropping-particle&quot;:&quot;&quot;,&quot;non-dropping-particle&quot;:&quot;&quot;},{&quot;family&quot;:&quot;Yang&quot;,&quot;given&quot;:&quot;Xiaoping&quot;,&quot;parse-names&quot;:false,&quot;dropping-particle&quot;:&quot;&quot;,&quot;non-dropping-particle&quot;:&quot;&quot;},{&quot;family&quot;:&quot;Yang&quot;,&quot;given&quot;:&quot;Hao-Yu&quot;,&quot;parse-names&quot;:false,&quot;dropping-particle&quot;:&quot;&quot;,&quot;non-dropping-particle&quot;:&quot;&quot;},{&quot;family&quot;:&quot;Yang&quot;,&quot;given&quot;:&quot;Junlin&quot;,&quot;parse-names&quot;:false,&quot;dropping-particle&quot;:&quot;&quot;,&quot;non-dropping-particle&quot;:&quot;&quot;},{&quot;family&quot;:&quot;Yang&quot;,&quot;given&quot;:&quot;Haojin&quot;,&quot;parse-names&quot;:false,&quot;dropping-particle&quot;:&quot;&quot;,&quot;non-dropping-particle&quot;:&quot;&quot;},{&quot;family&quot;:&quot;Yang&quot;,&quot;given&quot;:&quot;Guang&quot;,&quot;parse-names&quot;:false,&quot;dropping-particle&quot;:&quot;&quot;,&quot;non-dropping-particle&quot;:&quot;&quot;},{&quot;family&quot;:&quot;Yao&quot;,&quot;given&quot;:&quot;Hongdou&quot;,&quot;parse-names&quot;:false,&quot;dropping-particle&quot;:&quot;&quot;,&quot;non-dropping-particle&quot;:&quot;&quot;},{&quot;family&quot;:&quot;Ye&quot;,&quot;given&quot;:&quot;Xujiong&quot;,&quot;parse-names&quot;:false,&quot;dropping-particle&quot;:&quot;&quot;,&quot;non-dropping-particle&quot;:&quot;&quot;},{&quot;family&quot;:&quot;Yin&quot;,&quot;given&quot;:&quot;Changchang&quot;,&quot;parse-names&quot;:false,&quot;dropping-particle&quot;:&quot;&quot;,&quot;non-dropping-particle&quot;:&quot;&quot;},{&quot;family&quot;:&quot;Young-Moxon&quot;,&quot;given&quot;:&quot;Brett&quot;,&quot;parse-names&quot;:false,&quot;dropping-particle&quot;:&quot;&quot;,&quot;non-dropping-particle&quot;:&quot;&quot;},{&quot;family&quot;:&quot;Yu&quot;,&quot;given&quot;:&quot;Jinhua&quot;,&quot;parse-names&quot;:false,&quot;dropping-particle&quot;:&quot;&quot;,&quot;non-dropping-particle&quot;:&quot;&quot;},{&quot;family&quot;:&quot;Yue&quot;,&quot;given&quot;:&quot;Xiangyu&quot;,&quot;parse-names&quot;:false,&quot;dropping-particle&quot;:&quot;&quot;,&quot;non-dropping-particle&quot;:&quot;&quot;},{&quot;family&quot;:&quot;Zhang&quot;,&quot;given&quot;:&quot;Songtao&quot;,&quot;parse-names&quot;:false,&quot;dropping-particle&quot;:&quot;&quot;,&quot;non-dropping-particle&quot;:&quot;&quot;},{&quot;family&quot;:&quot;Zhang&quot;,&quot;given&quot;:&quot;Angela&quot;,&quot;parse-names&quot;:false,&quot;dropping-particle&quot;:&quot;&quot;,&quot;non-dropping-particle&quot;:&quot;&quot;},{&quot;family&quot;:&quot;Zhang&quot;,&quot;given&quot;:&quot;Kun&quot;,&quot;parse-names&quot;:false,&quot;dropping-particle&quot;:&quot;&quot;,&quot;non-dropping-particle&quot;:&quot;&quot;},{&quot;family&quot;:&quot;Zhang&quot;,&quot;given&quot;:&quot;Xuejie&quot;,&quot;parse-names&quot;:false,&quot;dropping-particle&quot;:&quot;&quot;,&quot;non-dropping-particle&quot;:&quot;&quot;},{&quot;family&quot;:&quot;Zhang&quot;,&quot;given&quot;:&quot;Lichi&quot;,&quot;parse-names&quot;:false,&quot;dropping-particle&quot;:&quot;&quot;,&quot;non-dropping-particle&quot;:&quot;&quot;},{&quot;family&quot;:&quot;Zhang&quot;,&quot;given&quot;:&quot;Xiaoyue&quot;,&quot;parse-names&quot;:false,&quot;dropping-particle&quot;:&quot;&quot;,&quot;non-dropping-particle&quot;:&quot;&quot;},{&quot;family&quot;:&quot;Zhang&quot;,&quot;given&quot;:&quot;Yazhuo&quot;,&quot;parse-names&quot;:false,&quot;dropping-particle&quot;:&quot;&quot;,&quot;non-dropping-particle&quot;:&quot;&quot;},{&quot;family&quot;:&quot;Zhang&quot;,&quot;given&quot;:&quot;Lei&quot;,&quot;parse-names&quot;:false,&quot;dropping-particle&quot;:&quot;&quot;,&quot;non-dropping-particle&quot;:&quot;&quot;},{&quot;family&quot;:&quot;Zhang&quot;,&quot;given&quot;:&quot;Jianguo&quot;,&quot;parse-names&quot;:false,&quot;dropping-particle&quot;:&quot;&quot;,&quot;non-dropping-particle&quot;:&quot;&quot;},{&quot;family&quot;:&quot;Zhang&quot;,&quot;given&quot;:&quot;Xiang&quot;,&quot;parse-names&quot;:false,&quot;dropping-particle&quot;:&quot;&quot;,&quot;non-dropping-particle&quot;:&quot;&quot;},{&quot;family&quot;:&quot;Zhang&quot;,&quot;given&quot;:&quot;Tianhao&quot;,&quot;parse-names&quot;:false,&quot;dropping-particle&quot;:&quot;&quot;,&quot;non-dropping-particle&quot;:&quot;&quot;},{&quot;family&quot;:&quot;Zhao&quot;,&quot;given&quot;:&quot;Sicheng&quot;,&quot;parse-names&quot;:false,&quot;dropping-particle&quot;:&quot;&quot;,&quot;non-dropping-particle&quot;:&quot;&quot;},{&quot;family&quot;:&quot;Zhao&quot;,&quot;given&quot;:&quot;Yu&quot;,&quot;parse-names&quot;:false,&quot;dropping-particle&quot;:&quot;&quot;,&quot;non-dropping-particle&quot;:&quot;&quot;},{&quot;family&quot;:&quot;Zhao&quot;,&quot;given&quot;:&quot;Xiaomei&quot;,&quot;parse-names&quot;:false,&quot;dropping-particle&quot;:&quot;&quot;,&quot;non-dropping-particle&quot;:&quot;&quot;},{&quot;family&quot;:&quot;Zhao&quot;,&quot;given&quot;:&quot;Liang&quot;,&quot;parse-names&quot;:false,&quot;dropping-particle&quot;:&quot;&quot;,&quot;non-dropping-particle&quot;:&quot;&quot;},{&quot;family&quot;:&quot;Zheng&quot;,&quot;given&quot;:&quot;Yefeng&quot;,&quot;parse-names&quot;:false,&quot;dropping-particle&quot;:&quot;&quot;,&quot;non-dropping-particle&quot;:&quot;&quot;},{&quot;family&quot;:&quot;Zhong&quot;,&quot;given&quot;:&quot;Liming&quot;,&quot;parse-names&quot;:false,&quot;dropping-particle&quot;:&quot;&quot;,&quot;non-dropping-particle&quot;:&quot;&quot;},{&quot;family&quot;:&quot;Zhou&quot;,&quot;given&quot;:&quot;Chenhong&quot;,&quot;parse-names&quot;:false,&quot;dropping-particle&quot;:&quot;&quot;,&quot;non-dropping-particle&quot;:&quot;&quot;},{&quot;family&quot;:&quot;Zhou&quot;,&quot;given&quot;:&quot;Xiaobing&quot;,&quot;parse-names&quot;:false,&quot;dropping-particle&quot;:&quot;&quot;,&quot;non-dropping-particle&quot;:&quot;&quot;},{&quot;family&quot;:&quot;Zhou&quot;,&quot;given&quot;:&quot;Fan&quot;,&quot;parse-names&quot;:false,&quot;dropping-particle&quot;:&quot;&quot;,&quot;non-dropping-particle&quot;:&quot;&quot;},{&quot;family&quot;:&quot;Zhu&quot;,&quot;given&quot;:&quot;Hongtu&quot;,&quot;parse-names&quot;:false,&quot;dropping-particle&quot;:&quot;&quot;,&quot;non-dropping-particle&quot;:&quot;&quot;},{&quot;family&quot;:&quot;Zhu&quot;,&quot;given&quot;:&quot;Jin&quot;,&quot;parse-names&quot;:false,&quot;dropping-particle&quot;:&quot;&quot;,&quot;non-dropping-particle&quot;:&quot;&quot;},{&quot;family&quot;:&quot;Zhuge&quot;,&quot;given&quot;:&quot;Ying&quot;,&quot;parse-names&quot;:false,&quot;dropping-particle&quot;:&quot;&quot;,&quot;non-dropping-particle&quot;:&quot;&quot;},{&quot;family&quot;:&quot;Zong&quot;,&quot;given&quot;:&quot;Weiwei&quot;,&quot;parse-names&quot;:false,&quot;dropping-particle&quot;:&quot;&quot;,&quot;non-dropping-particle&quot;:&quot;&quot;},{&quot;family&quot;:&quot;Kalpathy-Cramer&quot;,&quot;given&quot;:&quot;Jayashree&quot;,&quot;parse-names&quot;:false,&quot;dropping-particle&quot;:&quot;&quot;,&quot;non-dropping-particle&quot;:&quot;&quot;},{&quot;family&quot;:&quot;Farahani&quot;,&quot;given&quot;:&quot;Keyvan&quot;,&quot;parse-names&quot;:false,&quot;dropping-particle&quot;:&quot;&quot;,&quot;non-dropping-particle&quot;:&quot;&quot;},{&quot;family&quot;:&quot;Davatzikos&quot;,&quot;given&quot;:&quot;Christos&quot;,&quot;parse-names&quot;:false,&quot;dropping-particle&quot;:&quot;&quot;,&quot;non-dropping-particle&quot;:&quot;&quot;},{&quot;family&quot;:&quot;Leemput&quot;,&quot;given&quot;:&quot;Koen&quot;,&quot;parse-names&quot;:false,&quot;dropping-particle&quot;:&quot;&quot;,&quot;non-dropping-particle&quot;:&quot;van&quot;},{&quot;family&quot;:&quot;Menze&quot;,&quot;given&quot;:&quot;Bjoern&quot;,&quot;parse-names&quot;:false,&quot;dropping-particle&quot;:&quot;&quot;,&quot;non-dropping-particle&quot;:&quot;&quot;}],&quot;issued&quot;:{&quot;date-parts&quot;:[[2018,11]]},&quot;abstract&quot;:&quot;Gliomas are the most common primary brain malignancies, with different degrees of aggressiveness, variable prognosis and various heterogeneous histologic sub-regions, i.e., peritumoral edematous/invaded tissue, necrotic core, active and non-enhancing core. This intrinsic heterogeneity is also portrayed in their radio-phenotype, as their sub-regions are depicted by varying intensity profiles disseminated across multi-parametric magnetic resonance imaging (mpMRI) scans, reflecting varying biological properties. Their heterogeneous shape, extent, and location are some of the factors that make these tumors difficult to resect, and in some cases inoperable. The amount of resected tumor is a factor also considered in longitudinal scans, when evaluating the apparent tumor for potential diagnosis of progression. Furthermore, there is mounting evidence that accurate segmentation of the various tumor sub-regions can offer the basis for quantitative image analysis towards prediction of patient overall survival. This study assesses the state-of-the-art machine learning (ML) methods used for brain tumor image analysis in mpMRI scans, during the last seven instances of the International Brain Tumor Segmentation (BraTS) challenge, i.e., 2012-2018. Specifically, we focus on i) evaluating segmentations of the various glioma sub-regions in pre-operative mpMRI scans, ii) assessing potential tumor progression by virtue of longitudinal growth of tumor sub-regions, beyond use of the RECIST/RANO criteria, and iii) predicting the overall survival from pre-operative mpMRI scans of patients that underwent gross total resection. Finally, we investigate the challenge of identifying the best ML algorithms for each of these tasks, considering that apart from being diverse on each instance of the challenge, the multi-institutional mpMRI BraTS dataset has also been a continuously evolving/growing dataset.&quot;},&quot;isTemporary&quot;:false}]},{&quot;citationID&quot;:&quot;MENDELEY_CITATION_27b225c8-0400-4d90-9046-c70697b92069&quot;,&quot;properties&quot;:{&quot;noteIndex&quot;:0},&quot;isEdited&quot;:false,&quot;manualOverride&quot;:{&quot;isManuallyOverridden&quot;:false,&quot;citeprocText&quot;:&quot;(Gaur et al., 2021)&quot;,&quot;manualOverrideText&quot;:&quot;&quot;},&quot;citationTag&quot;:&quot;MENDELEY_CITATION_v3_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&quot;,&quot;citationItems&quot;:[{&quot;id&quot;:&quot;d15ffe90-0a4c-3ea8-abb1-d9e00a77b010&quot;,&quot;itemData&quot;:{&quot;type&quot;:&quot;article-journal&quot;,&quot;id&quot;:&quot;d15ffe90-0a4c-3ea8-abb1-d9e00a77b010&quot;,&quot;title&quot;:&quot;Role of artificial intelligence and robotics to foster the touchless travel during a pandemic: a review and research agenda&quot;,&quot;author&quot;:[{&quot;family&quot;:&quot;Gaur&quot;,&quot;given&quot;:&quot;Loveleen&quot;,&quot;parse-names&quot;:false,&quot;dropping-particle&quot;:&quot;&quot;,&quot;non-dropping-particle&quot;:&quot;&quot;},{&quot;family&quot;:&quot;Afaq&quot;,&quot;given&quot;:&quot;Anam&quot;,&quot;parse-names&quot;:false,&quot;dropping-particle&quot;:&quot;&quot;,&quot;non-dropping-particle&quot;:&quot;&quot;},{&quot;family&quot;:&quot;Singh&quot;,&quot;given&quot;:&quot;Gurmeet&quot;,&quot;parse-names&quot;:false,&quot;dropping-particle&quot;:&quot;&quot;,&quot;non-dropping-particle&quot;:&quot;&quot;},{&quot;family&quot;:&quot;Dwivedi&quot;,&quot;given&quot;:&quot;Yogesh Kumar&quot;,&quot;parse-names&quot;:false,&quot;dropping-particle&quot;:&quot;&quot;,&quot;non-dropping-particle&quot;:&quot;&quot;}],&quot;container-title&quot;:&quot;International Journal of Contemporary Hospitality Management&quot;,&quot;DOI&quot;:&quot;10.1108/IJCHM-11-2020-1246&quot;,&quot;ISSN&quot;:&quot;09596119&quot;,&quot;issued&quot;:{&quot;date-parts&quot;:[[2021,11]]},&quot;page&quot;:&quot;4079-4098&quot;,&quot;abstract&quot;:&quot;Purpose: The hospitality industry experienced an unanticipated challenge from the COVID-19 pandemic. However, research in this area is scarce. Accordingly, this study aims to unfold a three-angled research agenda to intensify the knowledge advancement in the hospitality sector. It proposes a theoretical framework by extending the protection motivation theory (PMT) to explain the guest’s intent to adopt artificial intelligence (AI) and robotics as a protective measure in reaction to COVID-19. Design/methodology/approach: The research is centered on outlining the pertinent literature on hospitality management practices and the guest’s transformed behavior during the current crisis. This study intends to identify a research agenda based on investigating hospitality service trends in today’s changing times. Findings: The study sets out a research agenda that includes three dimensions as follows: AI and robotics, cleanliness and sanitation and health care and wellness. This study’s findings suggest that AI and robotics may bring out definite research directions at the connection of health crisis and hospitality management, taking into account the COVID-19 crisis. Practical implications: The suggested research areas are anticipated to propel the knowledge base and help the hospitality industry retrieve the COVID-19 crisis through digital transformation. AI and robotics are at the cusp of invaluable advancement that can revive the hotels while re-establish guests’ confidence in safe hotel practices. The proposed research areas are likely to impart pragmatic lessons to the hospitality industry to fight against disruptive situations. Originality/value: This study stands out to be pioneer research that incorporated AI and robotics to expand the PMT and highlights how behavioral choices during emergencies can bring technological revolution.&quot;,&quot;publisher&quot;:&quot;Emerald Group Holdings Ltd.&quot;,&quot;volume&quot;:&quot;33&quot;,&quot;container-title-short&quot;:&quot;&quot;},&quot;isTemporary&quot;:false,&quot;suppress-author&quot;:false,&quot;composite&quot;:false,&quot;author-only&quot;:false}]},{&quot;citationID&quot;:&quot;MENDELEY_CITATION_5642df4a-32ce-4f23-af75-8a3f99299e11&quot;,&quot;properties&quot;:{&quot;noteIndex&quot;:0},&quot;isEdited&quot;:false,&quot;manualOverride&quot;:{&quot;isManuallyOverridden&quot;:false,&quot;citeprocText&quot;:&quot;(Boldt et al., 2019)&quot;,&quot;manualOverrideText&quot;:&quot;&quot;},&quot;citationTag&quot;:&quot;MENDELEY_CITATION_v3_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&quot;,&quot;citationItems&quot;:[{&quot;id&quot;:&quot;7f610162-146f-3347-b70f-92d2998fab08&quot;,&quot;itemData&quot;:{&quot;type&quot;:&quot;article-journal&quot;,&quot;id&quot;:&quot;7f610162-146f-3347-b70f-92d2998fab08&quot;,&quot;title&quot;:&quot;Confidence Predictions Affect Performance Confidence and Neural Preparation in Perceptual Decision Making&quot;,&quot;author&quot;:[{&quot;family&quot;:&quot;Boldt&quot;,&quot;given&quot;:&quot;Annika&quot;,&quot;parse-names&quot;:false,&quot;dropping-particle&quot;:&quot;&quot;,&quot;non-dropping-particle&quot;:&quot;&quot;},{&quot;family&quot;:&quot;Schiffer&quot;,&quot;given&quot;:&quot;Anne Marike&quot;,&quot;parse-names&quot;:false,&quot;dropping-particle&quot;:&quot;&quot;,&quot;non-dropping-particle&quot;:&quot;&quot;},{&quot;family&quot;:&quot;Waszak&quot;,&quot;given&quot;:&quot;Florian&quot;,&quot;parse-names&quot;:false,&quot;dropping-particle&quot;:&quot;&quot;,&quot;non-dropping-particle&quot;:&quot;&quot;},{&quot;family&quot;:&quot;Yeung&quot;,&quot;given&quot;:&quot;Nick&quot;,&quot;parse-names&quot;:false,&quot;dropping-particle&quot;:&quot;&quot;,&quot;non-dropping-particle&quot;:&quot;&quot;}],&quot;container-title&quot;:&quot;Scientific Reports&quot;,&quot;container-title-short&quot;:&quot;Sci Rep&quot;,&quot;DOI&quot;:&quot;10.1038/s41598-019-40681-9&quot;,&quot;ISSN&quot;:&quot;20452322&quot;,&quot;PMID&quot;:&quot;30858436&quot;,&quot;issued&quot;:{&quot;date-parts&quot;:[[2019,12]]},&quot;abstract&quot;:&quot;Decisions are usually accompanied by a feeling of being wrong or right – a subjective confidence estimate. But what information is this confidence estimate based on, and what is confidence used for? To answer these questions, research has largely focused on confidence regarding current or past decisions, for example identifying how characteristics of the stimulus affect confidence, how confidence can be used as an internally generated feedback signal, and how communicating confidence can affect group decisions. Here, we report two studies which implemented a novel metacognitive measure: predictions of confidence for future perceptual decisions. Using computational modeling of behaviour and EEG, we established that experience-based confidence predictions are one source of information that affects how confident we are in future decision-making, and that learned confidence-expectations affect neural preparation for future decisions. Results from both studies show that participants develop precise confidence predictions informed by past confidence experience. Notably, our results also show that confidence predictions affect performance confidence rated after a decision is made; this finding supports the proposal that confidence judgments are based on multiple sources of information, including expectations. We found strong support for this link in neural correlates of stimulus preparation and processing. EEG measures of preparatory neural activity (contingent negative variation; CNV) and evidence accumulation (centro-parietal positivity; CPP) show that predicted confidence affects neural preparation for stimulus processing, supporting the proposal that one purpose of confidence judgments may be to learn about performance for future encounters and prepare accordingly.&quot;,&quot;publisher&quot;:&quot;Nature Publishing Group&quot;,&quot;volume&quot;:&quot;9&quot;},&quot;isTemporary&quot;:false,&quot;suppress-author&quot;:false,&quot;composite&quot;:false,&quot;author-only&quot;:false}]},{&quot;citationID&quot;:&quot;MENDELEY_CITATION_de08e248-48c2-4710-95fe-b670a14571f0&quot;,&quot;properties&quot;:{&quot;noteIndex&quot;:0},&quot;isEdited&quot;:false,&quot;manualOverride&quot;:{&quot;isManuallyOverridden&quot;:false,&quot;citeprocText&quot;:&quot;(Oktay et al., 2018c)&quot;,&quot;manualOverrideText&quot;:&quot;&quot;},&quot;citationTag&quot;:&quot;MENDELEY_CITATION_v3_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&quot;,&quot;citationItems&quot;:[{&quot;id&quot;:&quot;b4f29423-62d9-3765-bb4c-5ab32712a6ac&quot;,&quot;itemData&quot;:{&quot;type&quot;:&quot;article-journal&quot;,&quot;id&quot;:&quot;b4f29423-62d9-3765-bb4c-5ab32712a6ac&quot;,&quot;title&quot;:&quot;Attention U-Net: Learning Where to Look for the Pancreas&quot;,&quot;author&quot;:[{&quot;family&quot;:&quot;Oktay&quot;,&quot;given&quot;:&quot;Ozan&quot;,&quot;parse-names&quot;:false,&quot;dropping-particle&quot;:&quot;&quot;,&quot;non-dropping-particle&quot;:&quot;&quot;},{&quot;family&quot;:&quot;Schlemper&quot;,&quot;given&quot;:&quot;Jo&quot;,&quot;parse-names&quot;:false,&quot;dropping-particle&quot;:&quot;&quot;,&quot;non-dropping-particle&quot;:&quot;&quot;},{&quot;family&quot;:&quot;Folgoc&quot;,&quot;given&quot;:&quot;Loic&quot;,&quot;parse-names&quot;:false,&quot;dropping-particle&quot;:&quot;Le&quot;,&quot;non-dropping-particle&quot;:&quot;&quot;},{&quot;family&quot;:&quot;Lee&quot;,&quot;given&quot;:&quot;Matthew&quot;,&quot;parse-names&quot;:false,&quot;dropping-particle&quot;:&quot;&quot;,&quot;non-dropping-particle&quot;:&quot;&quot;},{&quot;family&quot;:&quot;Heinrich&quot;,&quot;given&quot;:&quot;Mattias&quot;,&quot;parse-names&quot;:false,&quot;dropping-particle&quot;:&quot;&quot;,&quot;non-dropping-particle&quot;:&quot;&quot;},{&quot;family&quot;:&quot;Misawa&quot;,&quot;given&quot;:&quot;Kazunari&quot;,&quot;parse-names&quot;:false,&quot;dropping-particle&quot;:&quot;&quot;,&quot;non-dropping-particle&quot;:&quot;&quot;},{&quot;family&quot;:&quot;Mori&quot;,&quot;given&quot;:&quot;Kensaku&quot;,&quot;parse-names&quot;:false,&quot;dropping-particle&quot;:&quot;&quot;,&quot;non-dropping-particle&quot;:&quot;&quot;},{&quot;family&quot;:&quot;McDonagh&quot;,&quot;given&quot;:&quot;Steven&quot;,&quot;parse-names&quot;:false,&quot;dropping-particle&quot;:&quot;&quot;,&quot;non-dropping-particle&quot;:&quot;&quot;},{&quot;family&quot;:&quot;Hammerla&quot;,&quot;given&quot;:&quot;Nils Y&quot;,&quot;parse-names&quot;:false,&quot;dropping-particle&quot;:&quot;&quot;,&quot;non-dropping-particle&quot;:&quot;&quot;},{&quot;family&quot;:&quot;Kainz&quot;,&quot;given&quot;:&quot;Bernhard&quot;,&quot;parse-names&quot;:false,&quot;dropping-particle&quot;:&quot;&quot;,&quot;non-dropping-particle&quot;:&quot;&quot;},{&quot;family&quot;:&quot;Glocker&quot;,&quot;given&quot;:&quot;Ben&quot;,&quot;parse-names&quot;:false,&quot;dropping-particle&quot;:&quot;&quot;,&quot;non-dropping-particle&quot;:&quot;&quot;},{&quot;family&quot;:&quot;Rueckert&quot;,&quot;given&quot;:&quot;Daniel&quot;,&quot;parse-names&quot;:false,&quot;dropping-particle&quot;:&quot;&quot;,&quot;non-dropping-particle&quot;:&quot;&quot;}],&quot;issued&quot;:{&quot;date-parts&quot;:[[2018,4]]},&quot;abstract&quot;:&quot;We propose a novel attention gate (AG) model for medical imaging that automatically learns to focus on target structures of varying shapes and sizes. Models trained with AGs implicitly learn to suppress irrelevant regions in an input image while highlighting salient features useful for a specific task. This enables us to eliminate the necessity of using explicit external tissue/organ localisation modules of cascaded convolutional neural networks (CNNs). AGs can be easily integrated into standard CNN architectures such as the U-Net model with minimal computational overhead while increasing the model sensitivity and prediction accuracy. The proposed Attention U-Net architecture is evaluated on two large CT abdominal datasets for multi-class image segmentation. Experimental results show that AGs consistently improve the prediction performance of U-Net across different datasets and training sizes while preserving computational efficiency. The code for the proposed architecture is publicly available.&quot;,&quot;container-title-short&quot;:&quot;&quot;},&quot;isTemporary&quot;:false,&quot;suppress-author&quot;:false,&quot;composite&quot;:false,&quot;author-only&quot;:false}]},{&quot;citationID&quot;:&quot;MENDELEY_CITATION_bc1a62fa-1762-4510-b020-8190b3ea596e&quot;,&quot;properties&quot;:{&quot;noteIndex&quot;:0},&quot;isEdited&quot;:false,&quot;manualOverride&quot;:{&quot;isManuallyOverridden&quot;:false,&quot;citeprocText&quot;:&quot;(Salehi et al., 2017)&quot;,&quot;manualOverrideText&quot;:&quot;&quot;},&quot;citationTag&quot;:&quot;MENDELEY_CITATION_v3_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&quot;,&quot;citationItems&quot;:[{&quot;id&quot;:&quot;ab778033-a661-360e-a124-aec6bc4a68eb&quot;,&quot;itemData&quot;:{&quot;type&quot;:&quot;paper-conference&quot;,&quot;id&quot;:&quot;ab778033-a661-360e-a124-aec6bc4a68eb&quot;,&quot;title&quot;:&quot;Tversky loss function for image segmentation using 3D fully convolutional deep networks&quot;,&quot;author&quot;:[{&quot;family&quot;:&quot;Salehi&quot;,&quot;given&quot;:&quot;Seyed Sadegh Mohseni&quot;,&quot;parse-names&quot;:false,&quot;dropping-particle&quot;:&quot;&quot;,&quot;non-dropping-particle&quot;:&quot;&quot;},{&quot;family&quot;:&quot;Erdogmus&quot;,&quot;given&quot;:&quot;Deniz&quot;,&quot;parse-names&quot;:false,&quot;dropping-particle&quot;:&quot;&quot;,&quot;non-dropping-particle&quot;:&quot;&quot;},{&quot;family&quot;:&quot;Gholipour&quot;,&quot;given&quot;:&quot;Ali&quot;,&quot;parse-names&quot;:false,&quot;dropping-particle&quot;:&quot;&quot;,&quot;non-dropping-particle&quot;:&quot;&quot;}],&quot;container-title&quot;:&quot;Lecture Notes in Computer Science (including subseries Lecture Notes in Artificial Intelligence and Lecture Notes in Bioinformatics)&quot;,&quot;DOI&quot;:&quot;10.1007/978-3-319-67389-9_44&quot;,&quot;ISSN&quot;:&quot;16113349&quot;,&quot;issued&quot;:{&quot;date-parts&quot;:[[2017]]},&quot;page&quot;:&quot;379-387&quot;,&quot;abstract&quot;:&quot;Fully convolutional deep neural networks carry out excellent potential for fast and accurate image segmentation. One of the main challenges in training these networks is data imbalance, which is particularly problematic in medical imaging applications such as lesion segmentation where the number of lesion voxels is often much lower than the number of non-lesion voxels. Training with unbalanced data can lead to predictions that are severely biased towards high precision but low recall (sensitivity), which is undesired especially in medical applications where false negatives are much less tolerable than false positives. Several methods have been proposed to deal with this problem including balanced sampling, two step training, sample re-weighting, and similarity loss functions. In this paper, we propose a generalized loss function based on the Tversky index to address the issue of data imbalance and achieve much better trade-off between precision and recall in training 3D fully convolutional deep neural networks. Experimental results in multiple sclerosis lesion segmentation on magnetic resonance images show improved F:2 score, Dice coefficient, and the area under the precision-recall curve in test data. Based on these results we suggest Tversky loss function as a generalized framework to effectively train deep neural networks.&quot;,&quot;publisher&quot;:&quot;Springer Verlag&quot;,&quot;volume&quot;:&quot;10541 LNCS&quot;,&quot;container-title-short&quot;:&quot;&quot;},&quot;isTemporary&quot;:false,&quot;suppress-author&quot;:false,&quot;composite&quot;:false,&quot;author-only&quot;:false}]},{&quot;citationID&quot;:&quot;MENDELEY_CITATION_b9511c95-a537-429c-b509-d7e5295ce01b&quot;,&quot;properties&quot;:{&quot;noteIndex&quot;:0},&quot;isEdited&quot;:false,&quot;manualOverride&quot;:{&quot;isManuallyOverridden&quot;:false,&quot;citeprocText&quot;:&quot;(Bakas et al., 2018a)&quot;,&quot;manualOverrideText&quot;:&quot;&quot;},&quot;citationTag&quot;:&quot;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&quot;,&quot;citationItems&quot;:[{&quot;id&quot;:&quot;20c3d1af-319c-3e48-9a24-2de981a8b835&quot;,&quot;itemData&quot;:{&quot;type&quot;:&quot;article-journal&quot;,&quot;id&quot;:&quot;20c3d1af-319c-3e48-9a24-2de981a8b835&quot;,&quot;title&quot;:&quot;Identifying the Best Machine Learning Algorithms for Brain Tumor Segmentation, Progression Assessment, and Overall Survival Prediction in the BRATS Challenge&quot;,&quot;author&quot;:[{&quot;family&quot;:&quot;Bakas&quot;,&quot;given&quot;:&quot;Spyridon&quot;,&quot;parse-names&quot;:false,&quot;dropping-particle&quot;:&quot;&quot;,&quot;non-dropping-particle&quot;:&quot;&quot;},{&quot;family&quot;:&quot;Reyes&quot;,&quot;given&quot;:&quot;Mauricio&quot;,&quot;parse-names&quot;:false,&quot;dropping-particle&quot;:&quot;&quot;,&quot;non-dropping-particle&quot;:&quot;&quot;},{&quot;family&quot;:&quot;Jakab&quot;,&quot;given&quot;:&quot;Andras&quot;,&quot;parse-names&quot;:false,&quot;dropping-particle&quot;:&quot;&quot;,&quot;non-dropping-particle&quot;:&quot;&quot;},{&quot;family&quot;:&quot;Bauer&quot;,&quot;given&quot;:&quot;Stefan&quot;,&quot;parse-names&quot;:false,&quot;dropping-particle&quot;:&quot;&quot;,&quot;non-dropping-particle&quot;:&quot;&quot;},{&quot;family&quot;:&quot;Rempfler&quot;,&quot;given&quot;:&quot;Markus&quot;,&quot;parse-names&quot;:false,&quot;dropping-particle&quot;:&quot;&quot;,&quot;non-dropping-particle&quot;:&quot;&quot;},{&quot;family&quot;:&quot;Crimi&quot;,&quot;given&quot;:&quot;Alessandro&quot;,&quot;parse-names&quot;:false,&quot;dropping-particle&quot;:&quot;&quot;,&quot;non-dropping-particle&quot;:&quot;&quot;},{&quot;family&quot;:&quot;Shinohara&quot;,&quot;given&quot;:&quot;Russell Takeshi&quot;,&quot;parse-names&quot;:false,&quot;dropping-particle&quot;:&quot;&quot;,&quot;non-dropping-particle&quot;:&quot;&quot;},{&quot;family&quot;:&quot;Berger&quot;,&quot;given&quot;:&quot;Christoph&quot;,&quot;parse-names&quot;:false,&quot;dropping-particle&quot;:&quot;&quot;,&quot;non-dropping-particle&quot;:&quot;&quot;},{&quot;family&quot;:&quot;Ha&quot;,&quot;given&quot;:&quot;Sung Min&quot;,&quot;parse-names&quot;:false,&quot;dropping-particle&quot;:&quot;&quot;,&quot;non-dropping-particle&quot;:&quot;&quot;},{&quot;family&quot;:&quot;Rozycki&quot;,&quot;given&quot;:&quot;Martin&quot;,&quot;parse-names&quot;:false,&quot;dropping-particle&quot;:&quot;&quot;,&quot;non-dropping-particle&quot;:&quot;&quot;},{&quot;family&quot;:&quot;Prastawa&quot;,&quot;given&quot;:&quot;Marcel&quot;,&quot;parse-names&quot;:false,&quot;dropping-particle&quot;:&quot;&quot;,&quot;non-dropping-particle&quot;:&quot;&quot;},{&quot;family&quot;:&quot;Alberts&quot;,&quot;given&quot;:&quot;Esther&quot;,&quot;parse-names&quot;:false,&quot;dropping-particle&quot;:&quot;&quot;,&quot;non-dropping-particle&quot;:&quot;&quot;},{&quot;family&quot;:&quot;Lipkova&quot;,&quot;given&quot;:&quot;Jana&quot;,&quot;parse-names&quot;:false,&quot;dropping-particle&quot;:&quot;&quot;,&quot;non-dropping-particle&quot;:&quot;&quot;},{&quot;family&quot;:&quot;Freymann&quot;,&quot;given&quot;:&quot;John&quot;,&quot;parse-names&quot;:false,&quot;dropping-particle&quot;:&quot;&quot;,&quot;non-dropping-particle&quot;:&quot;&quot;},{&quot;family&quot;:&quot;Kirby&quot;,&quot;given&quot;:&quot;Justin&quot;,&quot;parse-names&quot;:false,&quot;dropping-particle&quot;:&quot;&quot;,&quot;non-dropping-particle&quot;:&quot;&quot;},{&quot;family&quot;:&quot;Bilello&quot;,&quot;given&quot;:&quot;Michel&quot;,&quot;parse-names&quot;:false,&quot;dropping-particle&quot;:&quot;&quot;,&quot;non-dropping-particle&quot;:&quot;&quot;},{&quot;family&quot;:&quot;Fathallah-Shaykh&quot;,&quot;given&quot;:&quot;Hassan&quot;,&quot;parse-names&quot;:false,&quot;dropping-particle&quot;:&quot;&quot;,&quot;non-dropping-particle&quot;:&quot;&quot;},{&quot;family&quot;:&quot;Wiest&quot;,&quot;given&quot;:&quot;Roland&quot;,&quot;parse-names&quot;:false,&quot;dropping-particle&quot;:&quot;&quot;,&quot;non-dropping-particle&quot;:&quot;&quot;},{&quot;family&quot;:&quot;Kirschke&quot;,&quot;given&quot;:&quot;Jan&quot;,&quot;parse-names&quot;:false,&quot;dropping-particle&quot;:&quot;&quot;,&quot;non-dropping-particle&quot;:&quot;&quot;},{&quot;family&quot;:&quot;Wiestler&quot;,&quot;given&quot;:&quot;Benedikt&quot;,&quot;parse-names&quot;:false,&quot;dropping-particle&quot;:&quot;&quot;,&quot;non-dropping-particle&quot;:&quot;&quot;},{&quot;family&quot;:&quot;Colen&quot;,&quot;given&quot;:&quot;Rivka&quot;,&quot;parse-names&quot;:false,&quot;dropping-particle&quot;:&quot;&quot;,&quot;non-dropping-particle&quot;:&quot;&quot;},{&quot;family&quot;:&quot;Kotrotsou&quot;,&quot;given&quot;:&quot;Aikaterini&quot;,&quot;parse-names&quot;:false,&quot;dropping-particle&quot;:&quot;&quot;,&quot;non-dropping-particle&quot;:&quot;&quot;},{&quot;family&quot;:&quot;Lamontagne&quot;,&quot;given&quot;:&quot;Pamela&quot;,&quot;parse-names&quot;:false,&quot;dropping-particle&quot;:&quot;&quot;,&quot;non-dropping-particle&quot;:&quot;&quot;},{&quot;family&quot;:&quot;Marcus&quot;,&quot;given&quot;:&quot;Daniel&quot;,&quot;parse-names&quot;:false,&quot;dropping-particle&quot;:&quot;&quot;,&quot;non-dropping-particle&quot;:&quot;&quot;},{&quot;family&quot;:&quot;Milchenko&quot;,&quot;given&quot;:&quot;Mikhail&quot;,&quot;parse-names&quot;:false,&quot;dropping-particle&quot;:&quot;&quot;,&quot;non-dropping-particle&quot;:&quot;&quot;},{&quot;family&quot;:&quot;Nazeri&quot;,&quot;given&quot;:&quot;Arash&quot;,&quot;parse-names&quot;:false,&quot;dropping-particle&quot;:&quot;&quot;,&quot;non-dropping-particle&quot;:&quot;&quot;},{&quot;family&quot;:&quot;Weber&quot;,&quot;given&quot;:&quot;Marc-Andre&quot;,&quot;parse-names&quot;:false,&quot;dropping-particle&quot;:&quot;&quot;,&quot;non-dropping-particle&quot;:&quot;&quot;},{&quot;family&quot;:&quot;Mahajan&quot;,&quot;given&quot;:&quot;Abhishek&quot;,&quot;parse-names&quot;:false,&quot;dropping-particle&quot;:&quot;&quot;,&quot;non-dropping-particle&quot;:&quot;&quot;},{&quot;family&quot;:&quot;Baid&quot;,&quot;given&quot;:&quot;Ujjwal&quot;,&quot;parse-names&quot;:false,&quot;dropping-particle&quot;:&quot;&quot;,&quot;non-dropping-particle&quot;:&quot;&quot;},{&quot;family&quot;:&quot;Gerstner&quot;,&quot;given&quot;:&quot;Elizabeth&quot;,&quot;parse-names&quot;:false,&quot;dropping-particle&quot;:&quot;&quot;,&quot;non-dropping-particle&quot;:&quot;&quot;},{&quot;family&quot;:&quot;Kwon&quot;,&quot;given&quot;:&quot;Dongjin&quot;,&quot;parse-names&quot;:false,&quot;dropping-particle&quot;:&quot;&quot;,&quot;non-dropping-particle&quot;:&quot;&quot;},{&quot;family&quot;:&quot;Acharya&quot;,&quot;given&quot;:&quot;Gagan&quot;,&quot;parse-names&quot;:false,&quot;dropping-particle&quot;:&quot;&quot;,&quot;non-dropping-particle&quot;:&quot;&quot;},{&quot;family&quot;:&quot;Agarwal&quot;,&quot;given&quot;:&quot;Manu&quot;,&quot;parse-names&quot;:false,&quot;dropping-particle&quot;:&quot;&quot;,&quot;non-dropping-particle&quot;:&quot;&quot;},{&quot;family&quot;:&quot;Alam&quot;,&quot;given&quot;:&quot;Mahbubul&quot;,&quot;parse-names&quot;:false,&quot;dropping-particle&quot;:&quot;&quot;,&quot;non-dropping-particle&quot;:&quot;&quot;},{&quot;family&quot;:&quot;Albiol&quot;,&quot;given&quot;:&quot;Alberto&quot;,&quot;parse-names&quot;:false,&quot;dropping-particle&quot;:&quot;&quot;,&quot;non-dropping-particle&quot;:&quot;&quot;},{&quot;family&quot;:&quot;Albiol&quot;,&quot;given&quot;:&quot;Antonio&quot;,&quot;parse-names&quot;:false,&quot;dropping-particle&quot;:&quot;&quot;,&quot;non-dropping-particle&quot;:&quot;&quot;},{&quot;family&quot;:&quot;Albiol&quot;,&quot;given&quot;:&quot;Francisco J.&quot;,&quot;parse-names&quot;:false,&quot;dropping-particle&quot;:&quot;&quot;,&quot;non-dropping-particle&quot;:&quot;&quot;},{&quot;family&quot;:&quot;Alex&quot;,&quot;given&quot;:&quot;Varghese&quot;,&quot;parse-names&quot;:false,&quot;dropping-particle&quot;:&quot;&quot;,&quot;non-dropping-particle&quot;:&quot;&quot;},{&quot;family&quot;:&quot;Allinson&quot;,&quot;given&quot;:&quot;Nigel&quot;,&quot;parse-names&quot;:false,&quot;dropping-particle&quot;:&quot;&quot;,&quot;non-dropping-particle&quot;:&quot;&quot;},{&quot;family&quot;:&quot;Amorim&quot;,&quot;given&quot;:&quot;Pedro H. A.&quot;,&quot;parse-names&quot;:false,&quot;dropping-particle&quot;:&quot;&quot;,&quot;non-dropping-particle&quot;:&quot;&quot;},{&quot;family&quot;:&quot;Amrutkar&quot;,&quot;given&quot;:&quot;Abhijit&quot;,&quot;parse-names&quot;:false,&quot;dropping-particle&quot;:&quot;&quot;,&quot;non-dropping-particle&quot;:&quot;&quot;},{&quot;family&quot;:&quot;Anand&quot;,&quot;given&quot;:&quot;Ganesh&quot;,&quot;parse-names&quot;:false,&quot;dropping-particle&quot;:&quot;&quot;,&quot;non-dropping-particle&quot;:&quot;&quot;},{&quot;family&quot;:&quot;Andermatt&quot;,&quot;given&quot;:&quot;Simon&quot;,&quot;parse-names&quot;:false,&quot;dropping-particle&quot;:&quot;&quot;,&quot;non-dropping-particle&quot;:&quot;&quot;},{&quot;family&quot;:&quot;Arbel&quot;,&quot;given&quot;:&quot;Tal&quot;,&quot;parse-names&quot;:false,&quot;dropping-particle&quot;:&quot;&quot;,&quot;non-dropping-particle&quot;:&quot;&quot;},{&quot;family&quot;:&quot;Arbelaez&quot;,&quot;given&quot;:&quot;Pablo&quot;,&quot;parse-names&quot;:false,&quot;dropping-particle&quot;:&quot;&quot;,&quot;non-dropping-particle&quot;:&quot;&quot;},{&quot;family&quot;:&quot;Avery&quot;,&quot;given&quot;:&quot;Aaron&quot;,&quot;parse-names&quot;:false,&quot;dropping-particle&quot;:&quot;&quot;,&quot;non-dropping-particle&quot;:&quot;&quot;},{&quot;family&quot;:&quot;Azmat&quot;,&quot;given&quot;:&quot;Muneeza&quot;,&quot;parse-names&quot;:false,&quot;dropping-particle&quot;:&quot;&quot;,&quot;non-dropping-particle&quot;:&quot;&quot;},{&quot;family&quot;:&quot;B.&quot;,&quot;given&quot;:&quot;Pranjal&quot;,&quot;parse-names&quot;:false,&quot;dropping-particle&quot;:&quot;&quot;,&quot;non-dropping-particle&quot;:&quot;&quot;},{&quot;family&quot;:&quot;Bai&quot;,&quot;given&quot;:&quot;W&quot;,&quot;parse-names&quot;:false,&quot;dropping-particle&quot;:&quot;&quot;,&quot;non-dropping-particle&quot;:&quot;&quot;},{&quot;family&quot;:&quot;Banerjee&quot;,&quot;given&quot;:&quot;Subhashis&quot;,&quot;parse-names&quot;:false,&quot;dropping-particle&quot;:&quot;&quot;,&quot;non-dropping-particle&quot;:&quot;&quot;},{&quot;family&quot;:&quot;Barth&quot;,&quot;given&quot;:&quot;Bill&quot;,&quot;parse-names&quot;:false,&quot;dropping-particle&quot;:&quot;&quot;,&quot;non-dropping-particle&quot;:&quot;&quot;},{&quot;family&quot;:&quot;Batchelder&quot;,&quot;given&quot;:&quot;Thomas&quot;,&quot;parse-names&quot;:false,&quot;dropping-particle&quot;:&quot;&quot;,&quot;non-dropping-particle&quot;:&quot;&quot;},{&quot;family&quot;:&quot;Batmanghelich&quot;,&quot;given&quot;:&quot;Kayhan&quot;,&quot;parse-names&quot;:false,&quot;dropping-particle&quot;:&quot;&quot;,&quot;non-dropping-particle&quot;:&quot;&quot;},{&quot;family&quot;:&quot;Battistella&quot;,&quot;given&quot;:&quot;Enzo&quot;,&quot;parse-names&quot;:false,&quot;dropping-particle&quot;:&quot;&quot;,&quot;non-dropping-particle&quot;:&quot;&quot;},{&quot;family&quot;:&quot;Beers&quot;,&quot;given&quot;:&quot;Andrew&quot;,&quot;parse-names&quot;:false,&quot;dropping-particle&quot;:&quot;&quot;,&quot;non-dropping-particle&quot;:&quot;&quot;},{&quot;family&quot;:&quot;Belyaev&quot;,&quot;given&quot;:&quot;Mikhail&quot;,&quot;parse-names&quot;:false,&quot;dropping-particle&quot;:&quot;&quot;,&quot;non-dropping-particle&quot;:&quot;&quot;},{&quot;family&quot;:&quot;Bendszus&quot;,&quot;given&quot;:&quot;Martin&quot;,&quot;parse-names&quot;:false,&quot;dropping-particle&quot;:&quot;&quot;,&quot;non-dropping-particle&quot;:&quot;&quot;},{&quot;family&quot;:&quot;Benson&quot;,&quot;given&quot;:&quot;Eze&quot;,&quot;parse-names&quot;:false,&quot;dropping-particle&quot;:&quot;&quot;,&quot;non-dropping-particle&quot;:&quot;&quot;},{&quot;family&quot;:&quot;Bernal&quot;,&quot;given&quot;:&quot;Jose&quot;,&quot;parse-names&quot;:false,&quot;dropping-particle&quot;:&quot;&quot;,&quot;non-dropping-particle&quot;:&quot;&quot;},{&quot;family&quot;:&quot;Bharath&quot;,&quot;given&quot;:&quot;Halandur Nagaraja&quot;,&quot;parse-names&quot;:false,&quot;dropping-particle&quot;:&quot;&quot;,&quot;non-dropping-particle&quot;:&quot;&quot;},{&quot;family&quot;:&quot;Biros&quot;,&quot;given&quot;:&quot;George&quot;,&quot;parse-names&quot;:false,&quot;dropping-particle&quot;:&quot;&quot;,&quot;non-dropping-particle&quot;:&quot;&quot;},{&quot;family&quot;:&quot;Bisdas&quot;,&quot;given&quot;:&quot;Sotirios&quot;,&quot;parse-names&quot;:false,&quot;dropping-particle&quot;:&quot;&quot;,&quot;non-dropping-particle&quot;:&quot;&quot;},{&quot;family&quot;:&quot;Brown&quot;,&quot;given&quot;:&quot;James&quot;,&quot;parse-names&quot;:false,&quot;dropping-particle&quot;:&quot;&quot;,&quot;non-dropping-particle&quot;:&quot;&quot;},{&quot;family&quot;:&quot;Cabezas&quot;,&quot;given&quot;:&quot;Mariano&quot;,&quot;parse-names&quot;:false,&quot;dropping-particle&quot;:&quot;&quot;,&quot;non-dropping-particle&quot;:&quot;&quot;},{&quot;family&quot;:&quot;Cao&quot;,&quot;given&quot;:&quot;Shilei&quot;,&quot;parse-names&quot;:false,&quot;dropping-particle&quot;:&quot;&quot;,&quot;non-dropping-particle&quot;:&quot;&quot;},{&quot;family&quot;:&quot;Cardoso&quot;,&quot;given&quot;:&quot;Jorge M.&quot;,&quot;parse-names&quot;:false,&quot;dropping-particle&quot;:&quot;&quot;,&quot;non-dropping-particle&quot;:&quot;&quot;},{&quot;family&quot;:&quot;Carver&quot;,&quot;given&quot;:&quot;Eric N&quot;,&quot;parse-names&quot;:false,&quot;dropping-particle&quot;:&quot;&quot;,&quot;non-dropping-particle&quot;:&quot;&quot;},{&quot;family&quot;:&quot;Casamitjana&quot;,&quot;given&quot;:&quot;Adrià&quot;,&quot;parse-names&quot;:false,&quot;dropping-particle&quot;:&quot;&quot;,&quot;non-dropping-particle&quot;:&quot;&quot;},{&quot;family&quot;:&quot;Castillo&quot;,&quot;given&quot;:&quot;Laura Silvana&quot;,&quot;parse-names&quot;:false,&quot;dropping-particle&quot;:&quot;&quot;,&quot;non-dropping-particle&quot;:&quot;&quot;},{&quot;family&quot;:&quot;Catà&quot;,&quot;given&quot;:&quot;Marcel&quot;,&quot;parse-names&quot;:false,&quot;dropping-particle&quot;:&quot;&quot;,&quot;non-dropping-particle&quot;:&quot;&quot;},{&quot;family&quot;:&quot;Cattin&quot;,&quot;given&quot;:&quot;Philippe&quot;,&quot;parse-names&quot;:false,&quot;dropping-particle&quot;:&quot;&quot;,&quot;non-dropping-particle&quot;:&quot;&quot;},{&quot;family&quot;:&quot;Cerigues&quot;,&quot;given&quot;:&quot;Albert&quot;,&quot;parse-names&quot;:false,&quot;dropping-particle&quot;:&quot;&quot;,&quot;non-dropping-particle&quot;:&quot;&quot;},{&quot;family&quot;:&quot;Chagas&quot;,&quot;given&quot;:&quot;Vinicius S.&quot;,&quot;parse-names&quot;:false,&quot;dropping-particle&quot;:&quot;&quot;,&quot;non-dropping-particle&quot;:&quot;&quot;},{&quot;family&quot;:&quot;Chandra&quot;,&quot;given&quot;:&quot;Siddhartha&quot;,&quot;parse-names&quot;:false,&quot;dropping-particle&quot;:&quot;&quot;,&quot;non-dropping-particle&quot;:&quot;&quot;},{&quot;family&quot;:&quot;Chang&quot;,&quot;given&quot;:&quot;Yi-Ju&quot;,&quot;parse-names&quot;:false,&quot;dropping-particle&quot;:&quot;&quot;,&quot;non-dropping-particle&quot;:&quot;&quot;},{&quot;family&quot;:&quot;Chang&quot;,&quot;given&quot;:&quot;Shiyu&quot;,&quot;parse-names&quot;:false,&quot;dropping-particle&quot;:&quot;&quot;,&quot;non-dropping-particle&quot;:&quot;&quot;},{&quot;family&quot;:&quot;Chang&quot;,&quot;given&quot;:&quot;Ken&quot;,&quot;parse-names&quot;:false,&quot;dropping-particle&quot;:&quot;&quot;,&quot;non-dropping-particle&quot;:&quot;&quot;},{&quot;family&quot;:&quot;Chazalon&quot;,&quot;given&quot;:&quot;Joseph&quot;,&quot;parse-names&quot;:false,&quot;dropping-particle&quot;:&quot;&quot;,&quot;non-dropping-particle&quot;:&quot;&quot;},{&quot;family&quot;:&quot;Chen&quot;,&quot;given&quot;:&quot;Shengcong&quot;,&quot;parse-names&quot;:false,&quot;dropping-particle&quot;:&quot;&quot;,&quot;non-dropping-particle&quot;:&quot;&quot;},{&quot;family&quot;:&quot;Chen&quot;,&quot;given&quot;:&quot;Wei&quot;,&quot;parse-names&quot;:false,&quot;dropping-particle&quot;:&quot;&quot;,&quot;non-dropping-particle&quot;:&quot;&quot;},{&quot;family&quot;:&quot;Chen&quot;,&quot;given&quot;:&quot;Jefferson W&quot;,&quot;parse-names&quot;:false,&quot;dropping-particle&quot;:&quot;&quot;,&quot;non-dropping-particle&quot;:&quot;&quot;},{&quot;family&quot;:&quot;Chen&quot;,&quot;given&quot;:&quot;Zhaolin&quot;,&quot;parse-names&quot;:false,&quot;dropping-particle&quot;:&quot;&quot;,&quot;non-dropping-particle&quot;:&quot;&quot;},{&quot;family&quot;:&quot;Cheng&quot;,&quot;given&quot;:&quot;Kun&quot;,&quot;parse-names&quot;:false,&quot;dropping-particle&quot;:&quot;&quot;,&quot;non-dropping-particle&quot;:&quot;&quot;},{&quot;family&quot;:&quot;Choudhury&quot;,&quot;given&quot;:&quot;Ahana Roy&quot;,&quot;parse-names&quot;:false,&quot;dropping-particle&quot;:&quot;&quot;,&quot;non-dropping-particle&quot;:&quot;&quot;},{&quot;family&quot;:&quot;Chylla&quot;,&quot;given&quot;:&quot;Roger&quot;,&quot;parse-names&quot;:false,&quot;dropping-particle&quot;:&quot;&quot;,&quot;non-dropping-particle&quot;:&quot;&quot;},{&quot;family&quot;:&quot;Clérigues&quot;,&quot;given&quot;:&quot;Albert&quot;,&quot;parse-names&quot;:false,&quot;dropping-particle&quot;:&quot;&quot;,&quot;non-dropping-particle&quot;:&quot;&quot;},{&quot;family&quot;:&quot;Colleman&quot;,&quot;given&quot;:&quot;Steven&quot;,&quot;parse-names&quot;:false,&quot;dropping-particle&quot;:&quot;&quot;,&quot;non-dropping-particle&quot;:&quot;&quot;},{&quot;family&quot;:&quot;Colmeiro&quot;,&quot;given&quot;:&quot;Ramiro German Rodriguez&quot;,&quot;parse-names&quot;:false,&quot;dropping-particle&quot;:&quot;&quot;,&quot;non-dropping-particle&quot;:&quot;&quot;},{&quot;family&quot;:&quot;Combalia&quot;,&quot;given&quot;:&quot;Marc&quot;,&quot;parse-names&quot;:false,&quot;dropping-particle&quot;:&quot;&quot;,&quot;non-dropping-particle&quot;:&quot;&quot;},{&quot;family&quot;:&quot;Costa&quot;,&quot;given&quot;:&quot;Anthony&quot;,&quot;parse-names&quot;:false,&quot;dropping-particle&quot;:&quot;&quot;,&quot;non-dropping-particle&quot;:&quot;&quot;},{&quot;family&quot;:&quot;Cui&quot;,&quot;given&quot;:&quot;Xiaomeng&quot;,&quot;parse-names&quot;:false,&quot;dropping-particle&quot;:&quot;&quot;,&quot;non-dropping-particle&quot;:&quot;&quot;},{&quot;family&quot;:&quot;Dai&quot;,&quot;given&quot;:&quot;Zhenzhen&quot;,&quot;parse-names&quot;:false,&quot;dropping-particle&quot;:&quot;&quot;,&quot;non-dropping-particle&quot;:&quot;&quot;},{&quot;family&quot;:&quot;Dai&quot;,&quot;given&quot;:&quot;Lutao&quot;,&quot;parse-names&quot;:false,&quot;dropping-particle&quot;:&quot;&quot;,&quot;non-dropping-particle&quot;:&quot;&quot;},{&quot;family&quot;:&quot;Daza&quot;,&quot;given&quot;:&quot;Laura Alexandra&quot;,&quot;parse-names&quot;:false,&quot;dropping-particle&quot;:&quot;&quot;,&quot;non-dropping-particle&quot;:&quot;&quot;},{&quot;family&quot;:&quot;Deutsch&quot;,&quot;given&quot;:&quot;Eric&quot;,&quot;parse-names&quot;:false,&quot;dropping-particle&quot;:&quot;&quot;,&quot;non-dropping-particle&quot;:&quot;&quot;},{&quot;family&quot;:&quot;Ding&quot;,&quot;given&quot;:&quot;Changxing&quot;,&quot;parse-names&quot;:false,&quot;dropping-particle&quot;:&quot;&quot;,&quot;non-dropping-particle&quot;:&quot;&quot;},{&quot;family&quot;:&quot;Dong&quot;,&quot;given&quot;:&quot;Chao&quot;,&quot;parse-names&quot;:false,&quot;dropping-particle&quot;:&quot;&quot;,&quot;non-dropping-particle&quot;:&quot;&quot;},{&quot;family&quot;:&quot;Dong&quot;,&quot;given&quot;:&quot;Shidu&quot;,&quot;parse-names&quot;:false,&quot;dropping-particle&quot;:&quot;&quot;,&quot;non-dropping-particle&quot;:&quot;&quot;},{&quot;family&quot;:&quot;Dudzik&quot;,&quot;given&quot;:&quot;Wojciech&quot;,&quot;parse-names&quot;:false,&quot;dropping-particle&quot;:&quot;&quot;,&quot;non-dropping-particle&quot;:&quot;&quot;},{&quot;family&quot;:&quot;Eaton-Rosen&quot;,&quot;given&quot;:&quot;Zach&quot;,&quot;parse-names&quot;:false,&quot;dropping-particle&quot;:&quot;&quot;,&quot;non-dropping-particle&quot;:&quot;&quot;},{&quot;family&quot;:&quot;Egan&quot;,&quot;given&quot;:&quot;Gary&quot;,&quot;parse-names&quot;:false,&quot;dropping-particle&quot;:&quot;&quot;,&quot;non-dropping-particle&quot;:&quot;&quot;},{&quot;family&quot;:&quot;Escudero&quot;,&quot;given&quot;:&quot;Guilherme&quot;,&quot;parse-names&quot;:false,&quot;dropping-particle&quot;:&quot;&quot;,&quot;non-dropping-particle&quot;:&quot;&quot;},{&quot;family&quot;:&quot;Estienne&quot;,&quot;given&quot;:&quot;Théo&quot;,&quot;parse-names&quot;:false,&quot;dropping-particle&quot;:&quot;&quot;,&quot;non-dropping-particle&quot;:&quot;&quot;},{&quot;family&quot;:&quot;Everson&quot;,&quot;given&quot;:&quot;Richard&quot;,&quot;parse-names&quot;:false,&quot;dropping-particle&quot;:&quot;&quot;,&quot;non-dropping-particle&quot;:&quot;&quot;},{&quot;family&quot;:&quot;Fabrizio&quot;,&quot;given&quot;:&quot;Jonathan&quot;,&quot;parse-names&quot;:false,&quot;dropping-particle&quot;:&quot;&quot;,&quot;non-dropping-particle&quot;:&quot;&quot;},{&quot;family&quot;:&quot;Fan&quot;,&quot;given&quot;:&quot;Yong&quot;,&quot;parse-names&quot;:false,&quot;dropping-particle&quot;:&quot;&quot;,&quot;non-dropping-particle&quot;:&quot;&quot;},{&quot;family&quot;:&quot;Fang&quot;,&quot;given&quot;:&quot;Longwei&quot;,&quot;parse-names&quot;:false,&quot;dropping-particle&quot;:&quot;&quot;,&quot;non-dropping-particle&quot;:&quot;&quot;},{&quot;family&quot;:&quot;Feng&quot;,&quot;given&quot;:&quot;Xue&quot;,&quot;parse-names&quot;:false,&quot;dropping-particle&quot;:&quot;&quot;,&quot;non-dropping-particle&quot;:&quot;&quot;},{&quot;family&quot;:&quot;Ferrante&quot;,&quot;given&quot;:&quot;Enzo&quot;,&quot;parse-names&quot;:false,&quot;dropping-particle&quot;:&quot;&quot;,&quot;non-dropping-particle&quot;:&quot;&quot;},{&quot;family&quot;:&quot;Fidon&quot;,&quot;given&quot;:&quot;Lucas&quot;,&quot;parse-names&quot;:false,&quot;dropping-particle&quot;:&quot;&quot;,&quot;non-dropping-particle&quot;:&quot;&quot;},{&quot;family&quot;:&quot;Fischer&quot;,&quot;given&quot;:&quot;Martin&quot;,&quot;parse-names&quot;:false,&quot;dropping-particle&quot;:&quot;&quot;,&quot;non-dropping-particle&quot;:&quot;&quot;},{&quot;family&quot;:&quot;French&quot;,&quot;given&quot;:&quot;Andrew P.&quot;,&quot;parse-names&quot;:false,&quot;dropping-particle&quot;:&quot;&quot;,&quot;non-dropping-particle&quot;:&quot;&quot;},{&quot;family&quot;:&quot;Fridman&quot;,&quot;given&quot;:&quot;Naomi&quot;,&quot;parse-names&quot;:false,&quot;dropping-particle&quot;:&quot;&quot;,&quot;non-dropping-particle&quot;:&quot;&quot;},{&quot;family&quot;:&quot;Fu&quot;,&quot;given&quot;:&quot;Huan&quot;,&quot;parse-names&quot;:false,&quot;dropping-particle&quot;:&quot;&quot;,&quot;non-dropping-particle&quot;:&quot;&quot;},{&quot;family&quot;:&quot;Fuentes&quot;,&quot;given&quot;:&quot;David&quot;,&quot;parse-names&quot;:false,&quot;dropping-particle&quot;:&quot;&quot;,&quot;non-dropping-particle&quot;:&quot;&quot;},{&quot;family&quot;:&quot;Gao&quot;,&quot;given&quot;:&quot;Yaozong&quot;,&quot;parse-names&quot;:false,&quot;dropping-particle&quot;:&quot;&quot;,&quot;non-dropping-particle&quot;:&quot;&quot;},{&quot;family&quot;:&quot;Gates&quot;,&quot;given&quot;:&quot;Evan&quot;,&quot;parse-names&quot;:false,&quot;dropping-particle&quot;:&quot;&quot;,&quot;non-dropping-particle&quot;:&quot;&quot;},{&quot;family&quot;:&quot;Gering&quot;,&quot;given&quot;:&quot;David&quot;,&quot;parse-names&quot;:false,&quot;dropping-particle&quot;:&quot;&quot;,&quot;non-dropping-particle&quot;:&quot;&quot;},{&quot;family&quot;:&quot;Gholami&quot;,&quot;given&quot;:&quot;Amir&quot;,&quot;parse-names&quot;:false,&quot;dropping-particle&quot;:&quot;&quot;,&quot;non-dropping-particle&quot;:&quot;&quot;},{&quot;family&quot;:&quot;Gierke&quot;,&quot;given&quot;:&quot;Willi&quot;,&quot;parse-names&quot;:false,&quot;dropping-particle&quot;:&quot;&quot;,&quot;non-dropping-particle&quot;:&quot;&quot;},{&quot;family&quot;:&quot;Glocker&quot;,&quot;given&quot;:&quot;Ben&quot;,&quot;parse-names&quot;:false,&quot;dropping-particle&quot;:&quot;&quot;,&quot;non-dropping-particle&quot;:&quot;&quot;},{&quot;family&quot;:&quot;Gong&quot;,&quot;given&quot;:&quot;Mingming&quot;,&quot;parse-names&quot;:false,&quot;dropping-particle&quot;:&quot;&quot;,&quot;non-dropping-particle&quot;:&quot;&quot;},{&quot;family&quot;:&quot;González-Villá&quot;,&quot;given&quot;:&quot;Sandra&quot;,&quot;parse-names&quot;:false,&quot;dropping-particle&quot;:&quot;&quot;,&quot;non-dropping-particle&quot;:&quot;&quot;},{&quot;family&quot;:&quot;Grosges&quot;,&quot;given&quot;:&quot;T.&quot;,&quot;parse-names&quot;:false,&quot;dropping-particle&quot;:&quot;&quot;,&quot;non-dropping-particle&quot;:&quot;&quot;},{&quot;family&quot;:&quot;Guan&quot;,&quot;given&quot;:&quot;Yuanfang&quot;,&quot;parse-names&quot;:false,&quot;dropping-particle&quot;:&quot;&quot;,&quot;non-dropping-particle&quot;:&quot;&quot;},{&quot;family&quot;:&quot;Guo&quot;,&quot;given&quot;:&quot;Sheng&quot;,&quot;parse-names&quot;:false,&quot;dropping-particle&quot;:&quot;&quot;,&quot;non-dropping-particle&quot;:&quot;&quot;},{&quot;family&quot;:&quot;Gupta&quot;,&quot;given&quot;:&quot;Sudeep&quot;,&quot;parse-names&quot;:false,&quot;dropping-particle&quot;:&quot;&quot;,&quot;non-dropping-particle&quot;:&quot;&quot;},{&quot;family&quot;:&quot;Han&quot;,&quot;given&quot;:&quot;Woo-Sup&quot;,&quot;parse-names&quot;:false,&quot;dropping-particle&quot;:&quot;&quot;,&quot;non-dropping-particle&quot;:&quot;&quot;},{&quot;family&quot;:&quot;Han&quot;,&quot;given&quot;:&quot;Il Song&quot;,&quot;parse-names&quot;:false,&quot;dropping-particle&quot;:&quot;&quot;,&quot;non-dropping-particle&quot;:&quot;&quot;},{&quot;family&quot;:&quot;Harmuth&quot;,&quot;given&quot;:&quot;Konstantin&quot;,&quot;parse-names&quot;:false,&quot;dropping-particle&quot;:&quot;&quot;,&quot;non-dropping-particle&quot;:&quot;&quot;},{&quot;family&quot;:&quot;He&quot;,&quot;given&quot;:&quot;Huiguang&quot;,&quot;parse-names&quot;:false,&quot;dropping-particle&quot;:&quot;&quot;,&quot;non-dropping-particle&quot;:&quot;&quot;},{&quot;family&quot;:&quot;Hernández-Sabaté&quot;,&quot;given&quot;:&quot;Aura&quot;,&quot;parse-names&quot;:false,&quot;dropping-particle&quot;:&quot;&quot;,&quot;non-dropping-particle&quot;:&quot;&quot;},{&quot;family&quot;:&quot;Herrmann&quot;,&quot;given&quot;:&quot;Evelyn&quot;,&quot;parse-names&quot;:false,&quot;dropping-particle&quot;:&quot;&quot;,&quot;non-dropping-particle&quot;:&quot;&quot;},{&quot;family&quot;:&quot;Himthani&quot;,&quot;given&quot;:&quot;Naveen&quot;,&quot;parse-names&quot;:false,&quot;dropping-particle&quot;:&quot;&quot;,&quot;non-dropping-particle&quot;:&quot;&quot;},{&quot;family&quot;:&quot;Hsu&quot;,&quot;given&quot;:&quot;Winston&quot;,&quot;parse-names&quot;:false,&quot;dropping-particle&quot;:&quot;&quot;,&quot;non-dropping-particle&quot;:&quot;&quot;},{&quot;family&quot;:&quot;Hsu&quot;,&quot;given&quot;:&quot;Cheyu&quot;,&quot;parse-names&quot;:false,&quot;dropping-particle&quot;:&quot;&quot;,&quot;non-dropping-particle&quot;:&quot;&quot;},{&quot;family&quot;:&quot;Hu&quot;,&quot;given&quot;:&quot;Xiaojun&quot;,&quot;parse-names&quot;:false,&quot;dropping-particle&quot;:&quot;&quot;,&quot;non-dropping-particle&quot;:&quot;&quot;},{&quot;family&quot;:&quot;Hu&quot;,&quot;given&quot;:&quot;Xiaobin&quot;,&quot;parse-names&quot;:false,&quot;dropping-particle&quot;:&quot;&quot;,&quot;non-dropping-particle&quot;:&quot;&quot;},{&quot;family&quot;:&quot;Hu&quot;,&quot;given&quot;:&quot;Yan&quot;,&quot;parse-names&quot;:false,&quot;dropping-particle&quot;:&quot;&quot;,&quot;non-dropping-particle&quot;:&quot;&quot;},{&quot;family&quot;:&quot;Hu&quot;,&quot;given&quot;:&quot;Yifan&quot;,&quot;parse-names&quot;:false,&quot;dropping-particle&quot;:&quot;&quot;,&quot;non-dropping-particle&quot;:&quot;&quot;},{&quot;family&quot;:&quot;Hua&quot;,&quot;given&quot;:&quot;Rui&quot;,&quot;parse-names&quot;:false,&quot;dropping-particle&quot;:&quot;&quot;,&quot;non-dropping-particle&quot;:&quot;&quot;},{&quot;family&quot;:&quot;Huang&quot;,&quot;given&quot;:&quot;Teng-Yi&quot;,&quot;parse-names&quot;:false,&quot;dropping-particle&quot;:&quot;&quot;,&quot;non-dropping-particle&quot;:&quot;&quot;},{&quot;family&quot;:&quot;Huang&quot;,&quot;given&quot;:&quot;Weilin&quot;,&quot;parse-names&quot;:false,&quot;dropping-particle&quot;:&quot;&quot;,&quot;non-dropping-particle&quot;:&quot;&quot;},{&quot;family&quot;:&quot;Huffel&quot;,&quot;given&quot;:&quot;Sabine&quot;,&quot;parse-names&quot;:false,&quot;dropping-particle&quot;:&quot;&quot;,&quot;non-dropping-particle&quot;:&quot;Van&quot;},{&quot;family&quot;:&quot;Huo&quot;,&quot;given&quot;:&quot;Quan&quot;,&quot;parse-names&quot;:false,&quot;dropping-particle&quot;:&quot;&quot;,&quot;non-dropping-particle&quot;:&quot;&quot;},{&quot;family&quot;:&quot;HV&quot;,&quot;given&quot;:&quot;Vivek&quot;,&quot;parse-names&quot;:false,&quot;dropping-particle&quot;:&quot;&quot;,&quot;non-dropping-particle&quot;:&quot;&quot;},{&quot;family&quot;:&quot;Iftekharuddin&quot;,&quot;given&quot;:&quot;Khan M.&quot;,&quot;parse-names&quot;:false,&quot;dropping-particle&quot;:&quot;&quot;,&quot;non-dropping-particle&quot;:&quot;&quot;},{&quot;family&quot;:&quot;Isensee&quot;,&quot;given&quot;:&quot;Fabian&quot;,&quot;parse-names&quot;:false,&quot;dropping-particle&quot;:&quot;&quot;,&quot;non-dropping-particle&quot;:&quot;&quot;},{&quot;family&quot;:&quot;Islam&quot;,&quot;given&quot;:&quot;Mobarakol&quot;,&quot;parse-names&quot;:false,&quot;dropping-particle&quot;:&quot;&quot;,&quot;non-dropping-particle&quot;:&quot;&quot;},{&quot;family&quot;:&quot;Jackson&quot;,&quot;given&quot;:&quot;Aaron S.&quot;,&quot;parse-names&quot;:false,&quot;dropping-particle&quot;:&quot;&quot;,&quot;non-dropping-particle&quot;:&quot;&quot;},{&quot;family&quot;:&quot;Jambawalikar&quot;,&quot;given&quot;:&quot;Sachin R.&quot;,&quot;parse-names&quot;:false,&quot;dropping-particle&quot;:&quot;&quot;,&quot;non-dropping-particle&quot;:&quot;&quot;},{&quot;family&quot;:&quot;Jesson&quot;,&quot;given&quot;:&quot;Andrew&quot;,&quot;parse-names&quot;:false,&quot;dropping-particle&quot;:&quot;&quot;,&quot;non-dropping-particle&quot;:&quot;&quot;},{&quot;family&quot;:&quot;Jian&quot;,&quot;given&quot;:&quot;Weijian&quot;,&quot;parse-names&quot;:false,&quot;dropping-particle&quot;:&quot;&quot;,&quot;non-dropping-particle&quot;:&quot;&quot;},{&quot;family&quot;:&quot;Jin&quot;,&quot;given&quot;:&quot;Peter&quot;,&quot;parse-names&quot;:false,&quot;dropping-particle&quot;:&quot;&quot;,&quot;non-dropping-particle&quot;:&quot;&quot;},{&quot;family&quot;:&quot;Jose&quot;,&quot;given&quot;:&quot;V Jeya Maria&quot;,&quot;parse-names&quot;:false,&quot;dropping-particle&quot;:&quot;&quot;,&quot;non-dropping-particle&quot;:&quot;&quot;},{&quot;family&quot;:&quot;Jungo&quot;,&quot;given&quot;:&quot;Alain&quot;,&quot;parse-names&quot;:false,&quot;dropping-particle&quot;:&quot;&quot;,&quot;non-dropping-particle&quot;:&quot;&quot;},{&quot;family&quot;:&quot;Kainz&quot;,&quot;given&quot;:&quot;B&quot;,&quot;parse-names&quot;:false,&quot;dropping-particle&quot;:&quot;&quot;,&quot;non-dropping-particle&quot;:&quot;&quot;},{&quot;family&quot;:&quot;Kamnitsas&quot;,&quot;given&quot;:&quot;Konstantinos&quot;,&quot;parse-names&quot;:false,&quot;dropping-particle&quot;:&quot;&quot;,&quot;non-dropping-particle&quot;:&quot;&quot;},{&quot;family&quot;:&quot;Kao&quot;,&quot;given&quot;:&quot;Po-Yu&quot;,&quot;parse-names&quot;:false,&quot;dropping-particle&quot;:&quot;&quot;,&quot;non-dropping-particle&quot;:&quot;&quot;},{&quot;family&quot;:&quot;Karnawat&quot;,&quot;given&quot;:&quot;Ayush&quot;,&quot;parse-names&quot;:false,&quot;dropping-particle&quot;:&quot;&quot;,&quot;non-dropping-particle&quot;:&quot;&quot;},{&quot;family&quot;:&quot;Kellermeier&quot;,&quot;given&quot;:&quot;Thomas&quot;,&quot;parse-names&quot;:false,&quot;dropping-particle&quot;:&quot;&quot;,&quot;non-dropping-particle&quot;:&quot;&quot;},{&quot;family&quot;:&quot;Kermi&quot;,&quot;given&quot;:&quot;Adel&quot;,&quot;parse-names&quot;:false,&quot;dropping-particle&quot;:&quot;&quot;,&quot;non-dropping-particle&quot;:&quot;&quot;},{&quot;family&quot;:&quot;Keutzer&quot;,&quot;given&quot;:&quot;Kurt&quot;,&quot;parse-names&quot;:false,&quot;dropping-particle&quot;:&quot;&quot;,&quot;non-dropping-particle&quot;:&quot;&quot;},{&quot;family&quot;:&quot;Khadir&quot;,&quot;given&quot;:&quot;Mohamed Tarek&quot;,&quot;parse-names&quot;:false,&quot;dropping-particle&quot;:&quot;&quot;,&quot;non-dropping-particle&quot;:&quot;&quot;},{&quot;family&quot;:&quot;Khened&quot;,&quot;given&quot;:&quot;Mahendra&quot;,&quot;parse-names&quot;:false,&quot;dropping-particle&quot;:&quot;&quot;,&quot;non-dropping-particle&quot;:&quot;&quot;},{&quot;family&quot;:&quot;Kickingereder&quot;,&quot;given&quot;:&quot;Philipp&quot;,&quot;parse-names&quot;:false,&quot;dropping-particle&quot;:&quot;&quot;,&quot;non-dropping-particle&quot;:&quot;&quot;},{&quot;family&quot;:&quot;Kim&quot;,&quot;given&quot;:&quot;Geena&quot;,&quot;parse-names&quot;:false,&quot;dropping-particle&quot;:&quot;&quot;,&quot;non-dropping-particle&quot;:&quot;&quot;},{&quot;family&quot;:&quot;King&quot;,&quot;given&quot;:&quot;Nik&quot;,&quot;parse-names&quot;:false,&quot;dropping-particle&quot;:&quot;&quot;,&quot;non-dropping-particle&quot;:&quot;&quot;},{&quot;family&quot;:&quot;Knapp&quot;,&quot;given&quot;:&quot;Haley&quot;,&quot;parse-names&quot;:false,&quot;dropping-particle&quot;:&quot;&quot;,&quot;non-dropping-particle&quot;:&quot;&quot;},{&quot;family&quot;:&quot;Knecht&quot;,&quot;given&quot;:&quot;Urspeter&quot;,&quot;parse-names&quot;:false,&quot;dropping-particle&quot;:&quot;&quot;,&quot;non-dropping-particle&quot;:&quot;&quot;},{&quot;family&quot;:&quot;Kohli&quot;,&quot;given&quot;:&quot;Lisa&quot;,&quot;parse-names&quot;:false,&quot;dropping-particle&quot;:&quot;&quot;,&quot;non-dropping-particle&quot;:&quot;&quot;},{&quot;family&quot;:&quot;Kong&quot;,&quot;given&quot;:&quot;Deren&quot;,&quot;parse-names&quot;:false,&quot;dropping-particle&quot;:&quot;&quot;,&quot;non-dropping-particle&quot;:&quot;&quot;},{&quot;family&quot;:&quot;Kong&quot;,&quot;given&quot;:&quot;Xiangmao&quot;,&quot;parse-names&quot;:false,&quot;dropping-particle&quot;:&quot;&quot;,&quot;non-dropping-particle&quot;:&quot;&quot;},{&quot;family&quot;:&quot;Koppers&quot;,&quot;given&quot;:&quot;Simon&quot;,&quot;parse-names&quot;:false,&quot;dropping-particle&quot;:&quot;&quot;,&quot;non-dropping-particle&quot;:&quot;&quot;},{&quot;family&quot;:&quot;Kori&quot;,&quot;given&quot;:&quot;Avinash&quot;,&quot;parse-names&quot;:false,&quot;dropping-particle&quot;:&quot;&quot;,&quot;non-dropping-particle&quot;:&quot;&quot;},{&quot;family&quot;:&quot;Krishnamurthi&quot;,&quot;given&quot;:&quot;Ganapathy&quot;,&quot;parse-names&quot;:false,&quot;dropping-particle&quot;:&quot;&quot;,&quot;non-dropping-particle&quot;:&quot;&quot;},{&quot;family&quot;:&quot;Krivov&quot;,&quot;given&quot;:&quot;Egor&quot;,&quot;parse-names&quot;:false,&quot;dropping-particle&quot;:&quot;&quot;,&quot;non-dropping-particle&quot;:&quot;&quot;},{&quot;family&quot;:&quot;Kumar&quot;,&quot;given&quot;:&quot;Piyush&quot;,&quot;parse-names&quot;:false,&quot;dropping-particle&quot;:&quot;&quot;,&quot;non-dropping-particle&quot;:&quot;&quot;},{&quot;family&quot;:&quot;Kushibar&quot;,&quot;given&quot;:&quot;Kaisar&quot;,&quot;parse-names&quot;:false,&quot;dropping-particle&quot;:&quot;&quot;,&quot;non-dropping-particle&quot;:&quot;&quot;},{&quot;family&quot;:&quot;Lachinov&quot;,&quot;given&quot;:&quot;Dmitrii&quot;,&quot;parse-names&quot;:false,&quot;dropping-particle&quot;:&quot;&quot;,&quot;non-dropping-particle&quot;:&quot;&quot;},{&quot;family&quot;:&quot;Lambrou&quot;,&quot;given&quot;:&quot;Tryphon&quot;,&quot;parse-names&quot;:false,&quot;dropping-particle&quot;:&quot;&quot;,&quot;non-dropping-particle&quot;:&quot;&quot;},{&quot;family&quot;:&quot;Lee&quot;,&quot;given&quot;:&quot;Joon&quot;,&quot;parse-names&quot;:false,&quot;dropping-particle&quot;:&quot;&quot;,&quot;non-dropping-particle&quot;:&quot;&quot;},{&quot;family&quot;:&quot;Lee&quot;,&quot;given&quot;:&quot;Chengen&quot;,&quot;parse-names&quot;:false,&quot;dropping-particle&quot;:&quot;&quot;,&quot;non-dropping-particle&quot;:&quot;&quot;},{&quot;family&quot;:&quot;Lee&quot;,&quot;given&quot;:&quot;Yuehchou&quot;,&quot;parse-names&quot;:false,&quot;dropping-particle&quot;:&quot;&quot;,&quot;non-dropping-particle&quot;:&quot;&quot;},{&quot;family&quot;:&quot;Lee&quot;,&quot;given&quot;:&quot;M&quot;,&quot;parse-names&quot;:false,&quot;dropping-particle&quot;:&quot;&quot;,&quot;non-dropping-particle&quot;:&quot;&quot;},{&quot;family&quot;:&quot;Lefkovits&quot;,&quot;given&quot;:&quot;Szidonia&quot;,&quot;parse-names&quot;:false,&quot;dropping-particle&quot;:&quot;&quot;,&quot;non-dropping-particle&quot;:&quot;&quot;},{&quot;family&quot;:&quot;Lefkovits&quot;,&quot;given&quot;:&quot;Laszlo&quot;,&quot;parse-names&quot;:false,&quot;dropping-particle&quot;:&quot;&quot;,&quot;non-dropping-particle&quot;:&quot;&quot;},{&quot;family&quot;:&quot;Levitt&quot;,&quot;given&quot;:&quot;James&quot;,&quot;parse-names&quot;:false,&quot;dropping-particle&quot;:&quot;&quot;,&quot;non-dropping-particle&quot;:&quot;&quot;},{&quot;family&quot;:&quot;Li&quot;,&quot;given&quot;:&quot;Tengfei&quot;,&quot;parse-names&quot;:false,&quot;dropping-particle&quot;:&quot;&quot;,&quot;non-dropping-particle&quot;:&quot;&quot;},{&quot;family&quot;:&quot;Li&quot;,&quot;given&quot;:&quot;Hongwei&quot;,&quot;parse-names&quot;:false,&quot;dropping-particle&quot;:&quot;&quot;,&quot;non-dropping-particle&quot;:&quot;&quot;},{&quot;family&quot;:&quot;Li&quot;,&quot;given&quot;:&quot;Wenqi&quot;,&quot;parse-names&quot;:false,&quot;dropping-particle&quot;:&quot;&quot;,&quot;non-dropping-particle&quot;:&quot;&quot;},{&quot;family&quot;:&quot;Li&quot;,&quot;given&quot;:&quot;Hongyang&quot;,&quot;parse-names&quot;:false,&quot;dropping-particle&quot;:&quot;&quot;,&quot;non-dropping-particle&quot;:&quot;&quot;},{&quot;family&quot;:&quot;Li&quot;,&quot;given&quot;:&quot;Xiaochuan&quot;,&quot;parse-names&quot;:false,&quot;dropping-particle&quot;:&quot;&quot;,&quot;non-dropping-particle&quot;:&quot;&quot;},{&quot;family&quot;:&quot;Li&quot;,&quot;given&quot;:&quot;Yuexiang&quot;,&quot;parse-names&quot;:false,&quot;dropping-particle&quot;:&quot;&quot;,&quot;non-dropping-particle&quot;:&quot;&quot;},{&quot;family&quot;:&quot;Li&quot;,&quot;given&quot;:&quot;Heng&quot;,&quot;parse-names&quot;:false,&quot;dropping-particle&quot;:&quot;&quot;,&quot;non-dropping-particle&quot;:&quot;&quot;},{&quot;family&quot;:&quot;Li&quot;,&quot;given&quot;:&quot;Zhenye&quot;,&quot;parse-names&quot;:false,&quot;dropping-particle&quot;:&quot;&quot;,&quot;non-dropping-particle&quot;:&quot;&quot;},{&quot;family&quot;:&quot;Li&quot;,&quot;given&quot;:&quot;Xiaoyu&quot;,&quot;parse-names&quot;:false,&quot;dropping-particle&quot;:&quot;&quot;,&quot;non-dropping-particle&quot;:&quot;&quot;},{&quot;family&quot;:&quot;Li&quot;,&quot;given&quot;:&quot;Zeju&quot;,&quot;parse-names&quot;:false,&quot;dropping-particle&quot;:&quot;&quot;,&quot;non-dropping-particle&quot;:&quot;&quot;},{&quot;family&quot;:&quot;Li&quot;,&quot;given&quot;:&quot;XiaoGang&quot;,&quot;parse-names&quot;:false,&quot;dropping-particle&quot;:&quot;&quot;,&quot;non-dropping-particle&quot;:&quot;&quot;},{&quot;family&quot;:&quot;Li&quot;,&quot;given&quot;:&quot;Wenqi&quot;,&quot;parse-names&quot;:false,&quot;dropping-particle&quot;:&quot;&quot;,&quot;non-dropping-particle&quot;:&quot;&quot;},{&quot;family&quot;:&quot;Lin&quot;,&quot;given&quot;:&quot;Zheng-Shen&quot;,&quot;parse-names&quot;:false,&quot;dropping-particle&quot;:&quot;&quot;,&quot;non-dropping-particle&quot;:&quot;&quot;},{&quot;family&quot;:&quot;Lin&quot;,&quot;given&quot;:&quot;Fengming&quot;,&quot;parse-names&quot;:false,&quot;dropping-particle&quot;:&quot;&quot;,&quot;non-dropping-particle&quot;:&quot;&quot;},{&quot;family&quot;:&quot;Lio&quot;,&quot;given&quot;:&quot;Pietro&quot;,&quot;parse-names&quot;:false,&quot;dropping-particle&quot;:&quot;&quot;,&quot;non-dropping-particle&quot;:&quot;&quot;},{&quot;family&quot;:&quot;Liu&quot;,&quot;given&quot;:&quot;Chang&quot;,&quot;parse-names&quot;:false,&quot;dropping-particle&quot;:&quot;&quot;,&quot;non-dropping-particle&quot;:&quot;&quot;},{&quot;family&quot;:&quot;Liu&quot;,&quot;given&quot;:&quot;Boqiang&quot;,&quot;parse-names&quot;:false,&quot;dropping-particle&quot;:&quot;&quot;,&quot;non-dropping-particle&quot;:&quot;&quot;},{&quot;family&quot;:&quot;Liu&quot;,&quot;given&quot;:&quot;Xiang&quot;,&quot;parse-names&quot;:false,&quot;dropping-particle&quot;:&quot;&quot;,&quot;non-dropping-particle&quot;:&quot;&quot;},{&quot;family&quot;:&quot;Liu&quot;,&quot;given&quot;:&quot;Mingyuan&quot;,&quot;parse-names&quot;:false,&quot;dropping-particle&quot;:&quot;&quot;,&quot;non-dropping-particle&quot;:&quot;&quot;},{&quot;family&quot;:&quot;Liu&quot;,&quot;given&quot;:&quot;Ju&quot;,&quot;parse-names&quot;:false,&quot;dropping-particle&quot;:&quot;&quot;,&quot;non-dropping-particle&quot;:&quot;&quot;},{&quot;family&quot;:&quot;Liu&quot;,&quot;given&quot;:&quot;Luyan&quot;,&quot;parse-names&quot;:false,&quot;dropping-particle&quot;:&quot;&quot;,&quot;non-dropping-particle&quot;:&quot;&quot;},{&quot;family&quot;:&quot;Llado&quot;,&quot;given&quot;:&quot;Xavier&quot;,&quot;parse-names&quot;:false,&quot;dropping-particle&quot;:&quot;&quot;,&quot;non-dropping-particle&quot;:&quot;&quot;},{&quot;family&quot;:&quot;Lopez&quot;,&quot;given&quot;:&quot;Marc Moreno&quot;,&quot;parse-names&quot;:false,&quot;dropping-particle&quot;:&quot;&quot;,&quot;non-dropping-particle&quot;:&quot;&quot;},{&quot;family&quot;:&quot;Lorenzo&quot;,&quot;given&quot;:&quot;Pablo Ribalta&quot;,&quot;parse-names&quot;:false,&quot;dropping-particle&quot;:&quot;&quot;,&quot;non-dropping-particle&quot;:&quot;&quot;},{&quot;family&quot;:&quot;Lu&quot;,&quot;given&quot;:&quot;Zhentai&quot;,&quot;parse-names&quot;:false,&quot;dropping-particle&quot;:&quot;&quot;,&quot;non-dropping-particle&quot;:&quot;&quot;},{&quot;family&quot;:&quot;Luo&quot;,&quot;given&quot;:&quot;Lin&quot;,&quot;parse-names&quot;:false,&quot;dropping-particle&quot;:&quot;&quot;,&quot;non-dropping-particle&quot;:&quot;&quot;},{&quot;family&quot;:&quot;Luo&quot;,&quot;given&quot;:&quot;Zhigang&quot;,&quot;parse-names&quot;:false,&quot;dropping-particle&quot;:&quot;&quot;,&quot;non-dropping-particle&quot;:&quot;&quot;},{&quot;family&quot;:&quot;Ma&quot;,&quot;given&quot;:&quot;Jun&quot;,&quot;parse-names&quot;:false,&quot;dropping-particle&quot;:&quot;&quot;,&quot;non-dropping-particle&quot;:&quot;&quot;},{&quot;family&quot;:&quot;Ma&quot;,&quot;given&quot;:&quot;Kai&quot;,&quot;parse-names&quot;:false,&quot;dropping-particle&quot;:&quot;&quot;,&quot;non-dropping-particle&quot;:&quot;&quot;},{&quot;family&quot;:&quot;Mackie&quot;,&quot;given&quot;:&quot;Thomas&quot;,&quot;parse-names&quot;:false,&quot;dropping-particle&quot;:&quot;&quot;,&quot;non-dropping-particle&quot;:&quot;&quot;},{&quot;family&quot;:&quot;Madabushi&quot;,&quot;given&quot;:&quot;Anant&quot;,&quot;parse-names&quot;:false,&quot;dropping-particle&quot;:&quot;&quot;,&quot;non-dropping-particle&quot;:&quot;&quot;},{&quot;family&quot;:&quot;Mahmoudi&quot;,&quot;given&quot;:&quot;Issam&quot;,&quot;parse-names&quot;:false,&quot;dropping-particle&quot;:&quot;&quot;,&quot;non-dropping-particle&quot;:&quot;&quot;},{&quot;family&quot;:&quot;Maier-Hein&quot;,&quot;given&quot;:&quot;Klaus H.&quot;,&quot;parse-names&quot;:false,&quot;dropping-particle&quot;:&quot;&quot;,&quot;non-dropping-particle&quot;:&quot;&quot;},{&quot;family&quot;:&quot;Maji&quot;,&quot;given&quot;:&quot;Pradipta&quot;,&quot;parse-names&quot;:false,&quot;dropping-particle&quot;:&quot;&quot;,&quot;non-dropping-particle&quot;:&quot;&quot;},{&quot;family&quot;:&quot;Mammen&quot;,&quot;given&quot;:&quot;CP&quot;,&quot;parse-names&quot;:false,&quot;dropping-particle&quot;:&quot;&quot;,&quot;non-dropping-particle&quot;:&quot;&quot;},{&quot;family&quot;:&quot;Mang&quot;,&quot;given&quot;:&quot;Andreas&quot;,&quot;parse-names&quot;:false,&quot;dropping-particle&quot;:&quot;&quot;,&quot;non-dropping-particle&quot;:&quot;&quot;},{&quot;family&quot;:&quot;Manjunath&quot;,&quot;given&quot;:&quot;B. S.&quot;,&quot;parse-names&quot;:false,&quot;dropping-particle&quot;:&quot;&quot;,&quot;non-dropping-particle&quot;:&quot;&quot;},{&quot;family&quot;:&quot;Marcinkiewicz&quot;,&quot;given&quot;:&quot;Michal&quot;,&quot;parse-names&quot;:false,&quot;dropping-particle&quot;:&quot;&quot;,&quot;non-dropping-particle&quot;:&quot;&quot;},{&quot;family&quot;:&quot;McDonagh&quot;,&quot;given&quot;:&quot;S&quot;,&quot;parse-names&quot;:false,&quot;dropping-particle&quot;:&quot;&quot;,&quot;non-dropping-particle&quot;:&quot;&quot;},{&quot;family&quot;:&quot;McKenna&quot;,&quot;given&quot;:&quot;Stephen&quot;,&quot;parse-names&quot;:false,&quot;dropping-particle&quot;:&quot;&quot;,&quot;non-dropping-particle&quot;:&quot;&quot;},{&quot;family&quot;:&quot;McKinley&quot;,&quot;given&quot;:&quot;Richard&quot;,&quot;parse-names&quot;:false,&quot;dropping-particle&quot;:&quot;&quot;,&quot;non-dropping-particle&quot;:&quot;&quot;},{&quot;family&quot;:&quot;Mehl&quot;,&quot;given&quot;:&quot;Miriam&quot;,&quot;parse-names&quot;:false,&quot;dropping-particle&quot;:&quot;&quot;,&quot;non-dropping-particle&quot;:&quot;&quot;},{&quot;family&quot;:&quot;Mehta&quot;,&quot;given&quot;:&quot;Sachin&quot;,&quot;parse-names&quot;:false,&quot;dropping-particle&quot;:&quot;&quot;,&quot;non-dropping-particle&quot;:&quot;&quot;},{&quot;family&quot;:&quot;Mehta&quot;,&quot;given&quot;:&quot;Raghav&quot;,&quot;parse-names&quot;:false,&quot;dropping-particle&quot;:&quot;&quot;,&quot;non-dropping-particle&quot;:&quot;&quot;},{&quot;family&quot;:&quot;Meier&quot;,&quot;given&quot;:&quot;Raphael&quot;,&quot;parse-names&quot;:false,&quot;dropping-particle&quot;:&quot;&quot;,&quot;non-dropping-particle&quot;:&quot;&quot;},{&quot;family&quot;:&quot;Meinel&quot;,&quot;given&quot;:&quot;Christoph&quot;,&quot;parse-names&quot;:false,&quot;dropping-particle&quot;:&quot;&quot;,&quot;non-dropping-particle&quot;:&quot;&quot;},{&quot;family&quot;:&quot;Merhof&quot;,&quot;given&quot;:&quot;Dorit&quot;,&quot;parse-names&quot;:false,&quot;dropping-particle&quot;:&quot;&quot;,&quot;non-dropping-particle&quot;:&quot;&quot;},{&quot;family&quot;:&quot;Meyer&quot;,&quot;given&quot;:&quot;Craig&quot;,&quot;parse-names&quot;:false,&quot;dropping-particle&quot;:&quot;&quot;,&quot;non-dropping-particle&quot;:&quot;&quot;},{&quot;family&quot;:&quot;Miller&quot;,&quot;given&quot;:&quot;Robert&quot;,&quot;parse-names&quot;:false,&quot;dropping-particle&quot;:&quot;&quot;,&quot;non-dropping-particle&quot;:&quot;&quot;},{&quot;family&quot;:&quot;Mitra&quot;,&quot;given&quot;:&quot;Sushmita&quot;,&quot;parse-names&quot;:false,&quot;dropping-particle&quot;:&quot;&quot;,&quot;non-dropping-particle&quot;:&quot;&quot;},{&quot;family&quot;:&quot;Moiyadi&quot;,&quot;given&quot;:&quot;Aliasgar&quot;,&quot;parse-names&quot;:false,&quot;dropping-particle&quot;:&quot;&quot;,&quot;non-dropping-particle&quot;:&quot;&quot;},{&quot;family&quot;:&quot;Molina-Garcia&quot;,&quot;given&quot;:&quot;David&quot;,&quot;parse-names&quot;:false,&quot;dropping-particle&quot;:&quot;&quot;,&quot;non-dropping-particle&quot;:&quot;&quot;},{&quot;family&quot;:&quot;Monteiro&quot;,&quot;given&quot;:&quot;Miguel A. B.&quot;,&quot;parse-names&quot;:false,&quot;dropping-particle&quot;:&quot;&quot;,&quot;non-dropping-particle&quot;:&quot;&quot;},{&quot;family&quot;:&quot;Mrukwa&quot;,&quot;given&quot;:&quot;Grzegorz&quot;,&quot;parse-names&quot;:false,&quot;dropping-particle&quot;:&quot;&quot;,&quot;non-dropping-particle&quot;:&quot;&quot;},{&quot;family&quot;:&quot;Myronenko&quot;,&quot;given&quot;:&quot;Andriy&quot;,&quot;parse-names&quot;:false,&quot;dropping-particle&quot;:&quot;&quot;,&quot;non-dropping-particle&quot;:&quot;&quot;},{&quot;family&quot;:&quot;Nalepa&quot;,&quot;given&quot;:&quot;Jakub&quot;,&quot;parse-names&quot;:false,&quot;dropping-particle&quot;:&quot;&quot;,&quot;non-dropping-particle&quot;:&quot;&quot;},{&quot;family&quot;:&quot;Ngo&quot;,&quot;given&quot;:&quot;Thuyen&quot;,&quot;parse-names&quot;:false,&quot;dropping-particle&quot;:&quot;&quot;,&quot;non-dropping-particle&quot;:&quot;&quot;},{&quot;family&quot;:&quot;Nie&quot;,&quot;given&quot;:&quot;Dong&quot;,&quot;parse-names&quot;:false,&quot;dropping-particle&quot;:&quot;&quot;,&quot;non-dropping-particle&quot;:&quot;&quot;},{&quot;family&quot;:&quot;Ning&quot;,&quot;given&quot;:&quot;Holly&quot;,&quot;parse-names&quot;:false,&quot;dropping-particle&quot;:&quot;&quot;,&quot;non-dropping-particle&quot;:&quot;&quot;},{&quot;family&quot;:&quot;Niu&quot;,&quot;given&quot;:&quot;Chen&quot;,&quot;parse-names&quot;:false,&quot;dropping-particle&quot;:&quot;&quot;,&quot;non-dropping-particle&quot;:&quot;&quot;},{&quot;family&quot;:&quot;Nuechterlein&quot;,&quot;given&quot;:&quot;Nicholas K&quot;,&quot;parse-names&quot;:false,&quot;dropping-particle&quot;:&quot;&quot;,&quot;non-dropping-particle&quot;:&quot;&quot;},{&quot;family&quot;:&quot;Oermann&quot;,&quot;given&quot;:&quot;Eric&quot;,&quot;parse-names&quot;:false,&quot;dropping-particle&quot;:&quot;&quot;,&quot;non-dropping-particle&quot;:&quot;&quot;},{&quot;family&quot;:&quot;Oliveira&quot;,&quot;given&quot;:&quot;Arlindo&quot;,&quot;parse-names&quot;:false,&quot;dropping-particle&quot;:&quot;&quot;,&quot;non-dropping-particle&quot;:&quot;&quot;},{&quot;family&quot;:&quot;Oliveira&quot;,&quot;given&quot;:&quot;Diego D. C.&quot;,&quot;parse-names&quot;:false,&quot;dropping-particle&quot;:&quot;&quot;,&quot;non-dropping-particle&quot;:&quot;&quot;},{&quot;family&quot;:&quot;Oliver&quot;,&quot;given&quot;:&quot;Arnau&quot;,&quot;parse-names&quot;:false,&quot;dropping-particle&quot;:&quot;&quot;,&quot;non-dropping-particle&quot;:&quot;&quot;},{&quot;family&quot;:&quot;Osman&quot;,&quot;given&quot;:&quot;Alexander F. I.&quot;,&quot;parse-names&quot;:false,&quot;dropping-particle&quot;:&quot;&quot;,&quot;non-dropping-particle&quot;:&quot;&quot;},{&quot;family&quot;:&quot;Ou&quot;,&quot;given&quot;:&quot;Yu-Nian&quot;,&quot;parse-names&quot;:false,&quot;dropping-particle&quot;:&quot;&quot;,&quot;non-dropping-particle&quot;:&quot;&quot;},{&quot;family&quot;:&quot;Ourselin&quot;,&quot;given&quot;:&quot;Sebastien&quot;,&quot;parse-names&quot;:false,&quot;dropping-particle&quot;:&quot;&quot;,&quot;non-dropping-particle&quot;:&quot;&quot;},{&quot;family&quot;:&quot;Paragios&quot;,&quot;given&quot;:&quot;Nikos&quot;,&quot;parse-names&quot;:false,&quot;dropping-particle&quot;:&quot;&quot;,&quot;non-dropping-particle&quot;:&quot;&quot;},{&quot;family&quot;:&quot;Park&quot;,&quot;given&quot;:&quot;Moo Sung&quot;,&quot;parse-names&quot;:false,&quot;dropping-particle&quot;:&quot;&quot;,&quot;non-dropping-particle&quot;:&quot;&quot;},{&quot;family&quot;:&quot;Paschke&quot;,&quot;given&quot;:&quot;Brad&quot;,&quot;parse-names&quot;:false,&quot;dropping-particle&quot;:&quot;&quot;,&quot;non-dropping-particle&quot;:&quot;&quot;},{&quot;family&quot;:&quot;Pauloski&quot;,&quot;given&quot;:&quot;J. Gregory&quot;,&quot;parse-names&quot;:false,&quot;dropping-particle&quot;:&quot;&quot;,&quot;non-dropping-particle&quot;:&quot;&quot;},{&quot;family&quot;:&quot;Pawar&quot;,&quot;given&quot;:&quot;Kamlesh&quot;,&quot;parse-names&quot;:false,&quot;dropping-particle&quot;:&quot;&quot;,&quot;non-dropping-particle&quot;:&quot;&quot;},{&quot;family&quot;:&quot;Pawlowski&quot;,&quot;given&quot;:&quot;Nick&quot;,&quot;parse-names&quot;:false,&quot;dropping-particle&quot;:&quot;&quot;,&quot;non-dropping-particle&quot;:&quot;&quot;},{&quot;family&quot;:&quot;Pei&quot;,&quot;given&quot;:&quot;Linmin&quot;,&quot;parse-names&quot;:false,&quot;dropping-particle&quot;:&quot;&quot;,&quot;non-dropping-particle&quot;:&quot;&quot;},{&quot;family&quot;:&quot;Peng&quot;,&quot;given&quot;:&quot;Suting&quot;,&quot;parse-names&quot;:false,&quot;dropping-particle&quot;:&quot;&quot;,&quot;non-dropping-particle&quot;:&quot;&quot;},{&quot;family&quot;:&quot;Pereira&quot;,&quot;given&quot;:&quot;Silvio M.&quot;,&quot;parse-names&quot;:false,&quot;dropping-particle&quot;:&quot;&quot;,&quot;non-dropping-particle&quot;:&quot;&quot;},{&quot;family&quot;:&quot;Perez-Beteta&quot;,&quot;given&quot;:&quot;Julian&quot;,&quot;parse-names&quot;:false,&quot;dropping-particle&quot;:&quot;&quot;,&quot;non-dropping-particle&quot;:&quot;&quot;},{&quot;family&quot;:&quot;Perez-Garcia&quot;,&quot;given&quot;:&quot;Victor M.&quot;,&quot;parse-names&quot;:false,&quot;dropping-particle&quot;:&quot;&quot;,&quot;non-dropping-particle&quot;:&quot;&quot;},{&quot;family&quot;:&quot;Pezold&quot;,&quot;given&quot;:&quot;Simon&quot;,&quot;parse-names&quot;:false,&quot;dropping-particle&quot;:&quot;&quot;,&quot;non-dropping-particle&quot;:&quot;&quot;},{&quot;family&quot;:&quot;Pham&quot;,&quot;given&quot;:&quot;Bao&quot;,&quot;parse-names&quot;:false,&quot;dropping-particle&quot;:&quot;&quot;,&quot;non-dropping-particle&quot;:&quot;&quot;},{&quot;family&quot;:&quot;Phophalia&quot;,&quot;given&quot;:&quot;Ashish&quot;,&quot;parse-names&quot;:false,&quot;dropping-particle&quot;:&quot;&quot;,&quot;non-dropping-particle&quot;:&quot;&quot;},{&quot;family&quot;:&quot;Piella&quot;,&quot;given&quot;:&quot;Gemma&quot;,&quot;parse-names&quot;:false,&quot;dropping-particle&quot;:&quot;&quot;,&quot;non-dropping-particle&quot;:&quot;&quot;},{&quot;family&quot;:&quot;Pillai&quot;,&quot;given&quot;:&quot;G. N.&quot;,&quot;parse-names&quot;:false,&quot;dropping-particle&quot;:&quot;&quot;,&quot;non-dropping-particle&quot;:&quot;&quot;},{&quot;family&quot;:&quot;Piraud&quot;,&quot;given&quot;:&quot;Marie&quot;,&quot;parse-names&quot;:false,&quot;dropping-particle&quot;:&quot;&quot;,&quot;non-dropping-particle&quot;:&quot;&quot;},{&quot;family&quot;:&quot;Pisov&quot;,&quot;given&quot;:&quot;Maxim&quot;,&quot;parse-names&quot;:false,&quot;dropping-particle&quot;:&quot;&quot;,&quot;non-dropping-particle&quot;:&quot;&quot;},{&quot;family&quot;:&quot;Popli&quot;,&quot;given&quot;:&quot;Anmol&quot;,&quot;parse-names&quot;:false,&quot;dropping-particle&quot;:&quot;&quot;,&quot;non-dropping-particle&quot;:&quot;&quot;},{&quot;family&quot;:&quot;Pound&quot;,&quot;given&quot;:&quot;Michael P.&quot;,&quot;parse-names&quot;:false,&quot;dropping-particle&quot;:&quot;&quot;,&quot;non-dropping-particle&quot;:&quot;&quot;},{&quot;family&quot;:&quot;Pourreza&quot;,&quot;given&quot;:&quot;Reza&quot;,&quot;parse-names&quot;:false,&quot;dropping-particle&quot;:&quot;&quot;,&quot;non-dropping-particle&quot;:&quot;&quot;},{&quot;family&quot;:&quot;Prasanna&quot;,&quot;given&quot;:&quot;Prateek&quot;,&quot;parse-names&quot;:false,&quot;dropping-particle&quot;:&quot;&quot;,&quot;non-dropping-particle&quot;:&quot;&quot;},{&quot;family&quot;:&quot;Prkovska&quot;,&quot;given&quot;:&quot;Vesna&quot;,&quot;parse-names&quot;:false,&quot;dropping-particle&quot;:&quot;&quot;,&quot;non-dropping-particle&quot;:&quot;&quot;},{&quot;family&quot;:&quot;Pridmore&quot;,&quot;given&quot;:&quot;Tony P.&quot;,&quot;parse-names&quot;:false,&quot;dropping-particle&quot;:&quot;&quot;,&quot;non-dropping-particle&quot;:&quot;&quot;},{&quot;family&quot;:&quot;Puch&quot;,&quot;given&quot;:&quot;Santi&quot;,&quot;parse-names&quot;:false,&quot;dropping-particle&quot;:&quot;&quot;,&quot;non-dropping-particle&quot;:&quot;&quot;},{&quot;family&quot;:&quot;Puybareau&quot;,&quot;given&quot;:&quot;Élodie&quot;,&quot;parse-names&quot;:false,&quot;dropping-particle&quot;:&quot;&quot;,&quot;non-dropping-particle&quot;:&quot;&quot;},{&quot;family&quot;:&quot;Qian&quot;,&quot;given&quot;:&quot;Buyue&quot;,&quot;parse-names&quot;:false,&quot;dropping-particle&quot;:&quot;&quot;,&quot;non-dropping-particle&quot;:&quot;&quot;},{&quot;family&quot;:&quot;Qiao&quot;,&quot;given&quot;:&quot;Xu&quot;,&quot;parse-names&quot;:false,&quot;dropping-particle&quot;:&quot;&quot;,&quot;non-dropping-particle&quot;:&quot;&quot;},{&quot;family&quot;:&quot;Rajchl&quot;,&quot;given&quot;:&quot;Martin&quot;,&quot;parse-names&quot;:false,&quot;dropping-particle&quot;:&quot;&quot;,&quot;non-dropping-particle&quot;:&quot;&quot;},{&quot;family&quot;:&quot;Rane&quot;,&quot;given&quot;:&quot;Swapnil&quot;,&quot;parse-names&quot;:false,&quot;dropping-particle&quot;:&quot;&quot;,&quot;non-dropping-particle&quot;:&quot;&quot;},{&quot;family&quot;:&quot;Rebsamen&quot;,&quot;given&quot;:&quot;Michael&quot;,&quot;parse-names&quot;:false,&quot;dropping-particle&quot;:&quot;&quot;,&quot;non-dropping-particle&quot;:&quot;&quot;},{&quot;family&quot;:&quot;Ren&quot;,&quot;given&quot;:&quot;Hongliang&quot;,&quot;parse-names&quot;:false,&quot;dropping-particle&quot;:&quot;&quot;,&quot;non-dropping-particle&quot;:&quot;&quot;},{&quot;family&quot;:&quot;Ren&quot;,&quot;given&quot;:&quot;Xuhua&quot;,&quot;parse-names&quot;:false,&quot;dropping-particle&quot;:&quot;&quot;,&quot;non-dropping-particle&quot;:&quot;&quot;},{&quot;family&quot;:&quot;Revanuru&quot;,&quot;given&quot;:&quot;Karthik&quot;,&quot;parse-names&quot;:false,&quot;dropping-particle&quot;:&quot;&quot;,&quot;non-dropping-particle&quot;:&quot;&quot;},{&quot;family&quot;:&quot;Rezaei&quot;,&quot;given&quot;:&quot;Mina&quot;,&quot;parse-names&quot;:false,&quot;dropping-particle&quot;:&quot;&quot;,&quot;non-dropping-particle&quot;:&quot;&quot;},{&quot;family&quot;:&quot;Rippel&quot;,&quot;given&quot;:&quot;Oliver&quot;,&quot;parse-names&quot;:false,&quot;dropping-particle&quot;:&quot;&quot;,&quot;non-dropping-particle&quot;:&quot;&quot;},{&quot;family&quot;:&quot;Rivera&quot;,&quot;given&quot;:&quot;Luis Carlos&quot;,&quot;parse-names&quot;:false,&quot;dropping-particle&quot;:&quot;&quot;,&quot;non-dropping-particle&quot;:&quot;&quot;},{&quot;family&quot;:&quot;Robert&quot;,&quot;given&quot;:&quot;Charlotte&quot;,&quot;parse-names&quot;:false,&quot;dropping-particle&quot;:&quot;&quot;,&quot;non-dropping-particle&quot;:&quot;&quot;},{&quot;family&quot;:&quot;Rosen&quot;,&quot;given&quot;:&quot;Bruce&quot;,&quot;parse-names&quot;:false,&quot;dropping-particle&quot;:&quot;&quot;,&quot;non-dropping-particle&quot;:&quot;&quot;},{&quot;family&quot;:&quot;Rueckert&quot;,&quot;given&quot;:&quot;Daniel&quot;,&quot;parse-names&quot;:false,&quot;dropping-particle&quot;:&quot;&quot;,&quot;non-dropping-particle&quot;:&quot;&quot;},{&quot;family&quot;:&quot;Safwan&quot;,&quot;given&quot;:&quot;Mohammed&quot;,&quot;parse-names&quot;:false,&quot;dropping-particle&quot;:&quot;&quot;,&quot;non-dropping-particle&quot;:&quot;&quot;},{&quot;family&quot;:&quot;Salem&quot;,&quot;given&quot;:&quot;Mostafa&quot;,&quot;parse-names&quot;:false,&quot;dropping-particle&quot;:&quot;&quot;,&quot;non-dropping-particle&quot;:&quot;&quot;},{&quot;family&quot;:&quot;Salvi&quot;,&quot;given&quot;:&quot;Joaquim&quot;,&quot;parse-names&quot;:false,&quot;dropping-particle&quot;:&quot;&quot;,&quot;non-dropping-particle&quot;:&quot;&quot;},{&quot;family&quot;:&quot;Sanchez&quot;,&quot;given&quot;:&quot;Irina&quot;,&quot;parse-names&quot;:false,&quot;dropping-particle&quot;:&quot;&quot;,&quot;non-dropping-particle&quot;:&quot;&quot;},{&quot;family&quot;:&quot;Sánchez&quot;,&quot;given&quot;:&quot;Irina&quot;,&quot;parse-names&quot;:false,&quot;dropping-particle&quot;:&quot;&quot;,&quot;non-dropping-particle&quot;:&quot;&quot;},{&quot;family&quot;:&quot;Santos&quot;,&quot;given&quot;:&quot;Heitor M.&quot;,&quot;parse-names&quot;:false,&quot;dropping-particle&quot;:&quot;&quot;,&quot;non-dropping-particle&quot;:&quot;&quot;},{&quot;family&quot;:&quot;Sartor&quot;,&quot;given&quot;:&quot;Emmett&quot;,&quot;parse-names&quot;:false,&quot;dropping-particle&quot;:&quot;&quot;,&quot;non-dropping-particle&quot;:&quot;&quot;},{&quot;family&quot;:&quot;Schellingerhout&quot;,&quot;given&quot;:&quot;Dawid&quot;,&quot;parse-names&quot;:false,&quot;dropping-particle&quot;:&quot;&quot;,&quot;non-dropping-particle&quot;:&quot;&quot;},{&quot;family&quot;:&quot;Scheufele&quot;,&quot;given&quot;:&quot;Klaudius&quot;,&quot;parse-names&quot;:false,&quot;dropping-particle&quot;:&quot;&quot;,&quot;non-dropping-particle&quot;:&quot;&quot;},{&quot;family&quot;:&quot;Scott&quot;,&quot;given&quot;:&quot;Matthew R.&quot;,&quot;parse-names&quot;:false,&quot;dropping-particle&quot;:&quot;&quot;,&quot;non-dropping-particle&quot;:&quot;&quot;},{&quot;family&quot;:&quot;Scussel&quot;,&quot;given&quot;:&quot;Artur A.&quot;,&quot;parse-names&quot;:false,&quot;dropping-particle&quot;:&quot;&quot;,&quot;non-dropping-particle&quot;:&quot;&quot;},{&quot;family&quot;:&quot;Sedlar&quot;,&quot;given&quot;:&quot;Sara&quot;,&quot;parse-names&quot;:false,&quot;dropping-particle&quot;:&quot;&quot;,&quot;non-dropping-particle&quot;:&quot;&quot;},{&quot;family&quot;:&quot;Serrano-Rubio&quot;,&quot;given&quot;:&quot;Juan Pablo&quot;,&quot;parse-names&quot;:false,&quot;dropping-particle&quot;:&quot;&quot;,&quot;non-dropping-particle&quot;:&quot;&quot;},{&quot;family&quot;:&quot;Shah&quot;,&quot;given&quot;:&quot;N. Jon&quot;,&quot;parse-names&quot;:false,&quot;dropping-particle&quot;:&quot;&quot;,&quot;non-dropping-particle&quot;:&quot;&quot;},{&quot;family&quot;:&quot;Shah&quot;,&quot;given&quot;:&quot;Nameetha&quot;,&quot;parse-names&quot;:false,&quot;dropping-particle&quot;:&quot;&quot;,&quot;non-dropping-particle&quot;:&quot;&quot;},{&quot;family&quot;:&quot;Shaikh&quot;,&quot;given&quot;:&quot;Mazhar&quot;,&quot;parse-names&quot;:false,&quot;dropping-particle&quot;:&quot;&quot;,&quot;non-dropping-particle&quot;:&quot;&quot;},{&quot;family&quot;:&quot;Shankar&quot;,&quot;given&quot;:&quot;B. Uma&quot;,&quot;parse-names&quot;:false,&quot;dropping-particle&quot;:&quot;&quot;,&quot;non-dropping-particle&quot;:&quot;&quot;},{&quot;family&quot;:&quot;Shboul&quot;,&quot;given&quot;:&quot;Zeina&quot;,&quot;parse-names&quot;:false,&quot;dropping-particle&quot;:&quot;&quot;,&quot;non-dropping-particle&quot;:&quot;&quot;},{&quot;family&quot;:&quot;Shen&quot;,&quot;given&quot;:&quot;Haipeng&quot;,&quot;parse-names&quot;:false,&quot;dropping-particle&quot;:&quot;&quot;,&quot;non-dropping-particle&quot;:&quot;&quot;},{&quot;family&quot;:&quot;Shen&quot;,&quot;given&quot;:&quot;Dinggang&quot;,&quot;parse-names&quot;:false,&quot;dropping-particle&quot;:&quot;&quot;,&quot;non-dropping-particle&quot;:&quot;&quot;},{&quot;family&quot;:&quot;Shen&quot;,&quot;given&quot;:&quot;Linlin&quot;,&quot;parse-names&quot;:false,&quot;dropping-particle&quot;:&quot;&quot;,&quot;non-dropping-particle&quot;:&quot;&quot;},{&quot;family&quot;:&quot;Shen&quot;,&quot;given&quot;:&quot;Haocheng&quot;,&quot;parse-names&quot;:false,&quot;dropping-particle&quot;:&quot;&quot;,&quot;non-dropping-particle&quot;:&quot;&quot;},{&quot;family&quot;:&quot;Shenoy&quot;,&quot;given&quot;:&quot;Varun&quot;,&quot;parse-names&quot;:false,&quot;dropping-particle&quot;:&quot;&quot;,&quot;non-dropping-particle&quot;:&quot;&quot;},{&quot;family&quot;:&quot;Shi&quot;,&quot;given&quot;:&quot;Feng&quot;,&quot;parse-names&quot;:false,&quot;dropping-particle&quot;:&quot;&quot;,&quot;non-dropping-particle&quot;:&quot;&quot;},{&quot;family&quot;:&quot;Shin&quot;,&quot;given&quot;:&quot;Hyung Eun&quot;,&quot;parse-names&quot;:false,&quot;dropping-particle&quot;:&quot;&quot;,&quot;non-dropping-particle&quot;:&quot;&quot;},{&quot;family&quot;:&quot;Shu&quot;,&quot;given&quot;:&quot;Hai&quot;,&quot;parse-names&quot;:false,&quot;dropping-particle&quot;:&quot;&quot;,&quot;non-dropping-particle&quot;:&quot;&quot;},{&quot;family&quot;:&quot;Sima&quot;,&quot;given&quot;:&quot;Diana&quot;,&quot;parse-names&quot;:false,&quot;dropping-particle&quot;:&quot;&quot;,&quot;non-dropping-particle&quot;:&quot;&quot;},{&quot;family&quot;:&quot;Sinclair&quot;,&quot;given&quot;:&quot;M&quot;,&quot;parse-names&quot;:false,&quot;dropping-particle&quot;:&quot;&quot;,&quot;non-dropping-particle&quot;:&quot;&quot;},{&quot;family&quot;:&quot;Smedby&quot;,&quot;given&quot;:&quot;Orjan&quot;,&quot;parse-names&quot;:false,&quot;dropping-particle&quot;:&quot;&quot;,&quot;non-dropping-particle&quot;:&quot;&quot;},{&quot;family&quot;:&quot;Snyder&quot;,&quot;given&quot;:&quot;James M.&quot;,&quot;parse-names&quot;:false,&quot;dropping-particle&quot;:&quot;&quot;,&quot;non-dropping-particle&quot;:&quot;&quot;},{&quot;family&quot;:&quot;Soltaninejad&quot;,&quot;given&quot;:&quot;Mohammadreza&quot;,&quot;parse-names&quot;:false,&quot;dropping-particle&quot;:&quot;&quot;,&quot;non-dropping-particle&quot;:&quot;&quot;},{&quot;family&quot;:&quot;Song&quot;,&quot;given&quot;:&quot;Guidong&quot;,&quot;parse-names&quot;:false,&quot;dropping-particle&quot;:&quot;&quot;,&quot;non-dropping-particle&quot;:&quot;&quot;},{&quot;family&quot;:&quot;Soni&quot;,&quot;given&quot;:&quot;Mehul&quot;,&quot;parse-names&quot;:false,&quot;dropping-particle&quot;:&quot;&quot;,&quot;non-dropping-particle&quot;:&quot;&quot;},{&quot;family&quot;:&quot;Stawiaski&quot;,&quot;given&quot;:&quot;Jean&quot;,&quot;parse-names&quot;:false,&quot;dropping-particle&quot;:&quot;&quot;,&quot;non-dropping-particle&quot;:&quot;&quot;},{&quot;family&quot;:&quot;Subramanian&quot;,&quot;given&quot;:&quot;Shashank&quot;,&quot;parse-names&quot;:false,&quot;dropping-particle&quot;:&quot;&quot;,&quot;non-dropping-particle&quot;:&quot;&quot;},{&quot;family&quot;:&quot;Sun&quot;,&quot;given&quot;:&quot;Li&quot;,&quot;parse-names&quot;:false,&quot;dropping-particle&quot;:&quot;&quot;,&quot;non-dropping-particle&quot;:&quot;&quot;},{&quot;family&quot;:&quot;Sun&quot;,&quot;given&quot;:&quot;Roger&quot;,&quot;parse-names&quot;:false,&quot;dropping-particle&quot;:&quot;&quot;,&quot;non-dropping-particle&quot;:&quot;&quot;},{&quot;family&quot;:&quot;Sun&quot;,&quot;given&quot;:&quot;Jiawei&quot;,&quot;parse-names&quot;:false,&quot;dropping-particle&quot;:&quot;&quot;,&quot;non-dropping-particle&quot;:&quot;&quot;},{&quot;family&quot;:&quot;Sun&quot;,&quot;given&quot;:&quot;Kay&quot;,&quot;parse-names&quot;:false,&quot;dropping-particle&quot;:&quot;&quot;,&quot;non-dropping-particle&quot;:&quot;&quot;},{&quot;family&quot;:&quot;Sun&quot;,&quot;given&quot;:&quot;Yu&quot;,&quot;parse-names&quot;:false,&quot;dropping-particle&quot;:&quot;&quot;,&quot;non-dropping-particle&quot;:&quot;&quot;},{&quot;family&quot;:&quot;Sun&quot;,&quot;given&quot;:&quot;Guoxia&quot;,&quot;parse-names&quot;:false,&quot;dropping-particle&quot;:&quot;&quot;,&quot;non-dropping-particle&quot;:&quot;&quot;},{&quot;family&quot;:&quot;Sun&quot;,&quot;given&quot;:&quot;Shuang&quot;,&quot;parse-names&quot;:false,&quot;dropping-particle&quot;:&quot;&quot;,&quot;non-dropping-particle&quot;:&quot;&quot;},{&quot;family&quot;:&quot;Suter&quot;,&quot;given&quot;:&quot;Yannick R&quot;,&quot;parse-names&quot;:false,&quot;dropping-particle&quot;:&quot;&quot;,&quot;non-dropping-particle&quot;:&quot;&quot;},{&quot;family&quot;:&quot;Szilagyi&quot;,&quot;given&quot;:&quot;Laszlo&quot;,&quot;parse-names&quot;:false,&quot;dropping-particle&quot;:&quot;&quot;,&quot;non-dropping-particle&quot;:&quot;&quot;},{&quot;family&quot;:&quot;Talbar&quot;,&quot;given&quot;:&quot;Sanjay&quot;,&quot;parse-names&quot;:false,&quot;dropping-particle&quot;:&quot;&quot;,&quot;non-dropping-particle&quot;:&quot;&quot;},{&quot;family&quot;:&quot;Tao&quot;,&quot;given&quot;:&quot;Dacheng&quot;,&quot;parse-names&quot;:false,&quot;dropping-particle&quot;:&quot;&quot;,&quot;non-dropping-particle&quot;:&quot;&quot;},{&quot;family&quot;:&quot;Tao&quot;,&quot;given&quot;:&quot;Dacheng&quot;,&quot;parse-names&quot;:false,&quot;dropping-particle&quot;:&quot;&quot;,&quot;non-dropping-particle&quot;:&quot;&quot;},{&quot;family&quot;:&quot;Teng&quot;,&quot;given&quot;:&quot;Zhongzhao&quot;,&quot;parse-names&quot;:false,&quot;dropping-particle&quot;:&quot;&quot;,&quot;non-dropping-particle&quot;:&quot;&quot;},{&quot;family&quot;:&quot;Thakur&quot;,&quot;given&quot;:&quot;Siddhesh&quot;,&quot;parse-names&quot;:false,&quot;dropping-particle&quot;:&quot;&quot;,&quot;non-dropping-particle&quot;:&quot;&quot;},{&quot;family&quot;:&quot;Thakur&quot;,&quot;given&quot;:&quot;Meenakshi H&quot;,&quot;parse-names&quot;:false,&quot;dropping-particle&quot;:&quot;&quot;,&quot;non-dropping-particle&quot;:&quot;&quot;},{&quot;family&quot;:&quot;Tharakan&quot;,&quot;given&quot;:&quot;Sameer&quot;,&quot;parse-names&quot;:false,&quot;dropping-particle&quot;:&quot;&quot;,&quot;non-dropping-particle&quot;:&quot;&quot;},{&quot;family&quot;:&quot;Tiwari&quot;,&quot;given&quot;:&quot;Pallavi&quot;,&quot;parse-names&quot;:false,&quot;dropping-particle&quot;:&quot;&quot;,&quot;non-dropping-particle&quot;:&quot;&quot;},{&quot;family&quot;:&quot;Tochon&quot;,&quot;given&quot;:&quot;Guillaume&quot;,&quot;parse-names&quot;:false,&quot;dropping-particle&quot;:&quot;&quot;,&quot;non-dropping-particle&quot;:&quot;&quot;},{&quot;family&quot;:&quot;Tran&quot;,&quot;given&quot;:&quot;Tuan&quot;,&quot;parse-names&quot;:false,&quot;dropping-particle&quot;:&quot;&quot;,&quot;non-dropping-particle&quot;:&quot;&quot;},{&quot;family&quot;:&quot;Tsai&quot;,&quot;given&quot;:&quot;Yuhsiang M.&quot;,&quot;parse-names&quot;:false,&quot;dropping-particle&quot;:&quot;&quot;,&quot;non-dropping-particle&quot;:&quot;&quot;},{&quot;family&quot;:&quot;Tseng&quot;,&quot;given&quot;:&quot;Kuan-Lun&quot;,&quot;parse-names&quot;:false,&quot;dropping-particle&quot;:&quot;&quot;,&quot;non-dropping-particle&quot;:&quot;&quot;},{&quot;family&quot;:&quot;Tuan&quot;,&quot;given&quot;:&quot;Tran Anh&quot;,&quot;parse-names&quot;:false,&quot;dropping-particle&quot;:&quot;&quot;,&quot;non-dropping-particle&quot;:&quot;&quot;},{&quot;family&quot;:&quot;Turlapov&quot;,&quot;given&quot;:&quot;Vadim&quot;,&quot;parse-names&quot;:false,&quot;dropping-particle&quot;:&quot;&quot;,&quot;non-dropping-particle&quot;:&quot;&quot;},{&quot;family&quot;:&quot;Tustison&quot;,&quot;given&quot;:&quot;Nicholas&quot;,&quot;parse-names&quot;:false,&quot;dropping-particle&quot;:&quot;&quot;,&quot;non-dropping-particle&quot;:&quot;&quot;},{&quot;family&quot;:&quot;Vakalopoulou&quot;,&quot;given&quot;:&quot;Maria&quot;,&quot;parse-names&quot;:false,&quot;dropping-particle&quot;:&quot;&quot;,&quot;non-dropping-particle&quot;:&quot;&quot;},{&quot;family&quot;:&quot;Valverde&quot;,&quot;given&quot;:&quot;Sergi&quot;,&quot;parse-names&quot;:false,&quot;dropping-particle&quot;:&quot;&quot;,&quot;non-dropping-particle&quot;:&quot;&quot;},{&quot;family&quot;:&quot;Vanguri&quot;,&quot;given&quot;:&quot;Rami&quot;,&quot;parse-names&quot;:false,&quot;dropping-particle&quot;:&quot;&quot;,&quot;non-dropping-particle&quot;:&quot;&quot;},{&quot;family&quot;:&quot;Vasiliev&quot;,&quot;given&quot;:&quot;Evgeny&quot;,&quot;parse-names&quot;:false,&quot;dropping-particle&quot;:&quot;&quot;,&quot;non-dropping-particle&quot;:&quot;&quot;},{&quot;family&quot;:&quot;Ventura&quot;,&quot;given&quot;:&quot;Jonathan&quot;,&quot;parse-names&quot;:false,&quot;dropping-particle&quot;:&quot;&quot;,&quot;non-dropping-particle&quot;:&quot;&quot;},{&quot;family&quot;:&quot;Vera&quot;,&quot;given&quot;:&quot;Luis&quot;,&quot;parse-names&quot;:false,&quot;dropping-particle&quot;:&quot;&quot;,&quot;non-dropping-particle&quot;:&quot;&quot;},{&quot;family&quot;:&quot;Vercauteren&quot;,&quot;given&quot;:&quot;Tom&quot;,&quot;parse-names&quot;:false,&quot;dropping-particle&quot;:&quot;&quot;,&quot;non-dropping-particle&quot;:&quot;&quot;},{&quot;family&quot;:&quot;Verrastro&quot;,&quot;given&quot;:&quot;C. A.&quot;,&quot;parse-names&quot;:false,&quot;dropping-particle&quot;:&quot;&quot;,&quot;non-dropping-particle&quot;:&quot;&quot;},{&quot;family&quot;:&quot;Vidyaratne&quot;,&quot;given&quot;:&quot;Lasitha&quot;,&quot;parse-names&quot;:false,&quot;dropping-particle&quot;:&quot;&quot;,&quot;non-dropping-particle&quot;:&quot;&quot;},{&quot;family&quot;:&quot;Vilaplana&quot;,&quot;given&quot;:&quot;Veronica&quot;,&quot;parse-names&quot;:false,&quot;dropping-particle&quot;:&quot;&quot;,&quot;non-dropping-particle&quot;:&quot;&quot;},{&quot;family&quot;:&quot;Vivekanandan&quot;,&quot;given&quot;:&quot;Ajeet&quot;,&quot;parse-names&quot;:false,&quot;dropping-particle&quot;:&quot;&quot;,&quot;non-dropping-particle&quot;:&quot;&quot;},{&quot;family&quot;:&quot;Wang&quot;,&quot;given&quot;:&quot;Guotai&quot;,&quot;parse-names&quot;:false,&quot;dropping-particle&quot;:&quot;&quot;,&quot;non-dropping-particle&quot;:&quot;&quot;},{&quot;family&quot;:&quot;Wang&quot;,&quot;given&quot;:&quot;Qian&quot;,&quot;parse-names&quot;:false,&quot;dropping-particle&quot;:&quot;&quot;,&quot;non-dropping-particle&quot;:&quot;&quot;},{&quot;family&quot;:&quot;Wang&quot;,&quot;given&quot;:&quot;Chiatse J.&quot;,&quot;parse-names&quot;:false,&quot;dropping-particle&quot;:&quot;&quot;,&quot;non-dropping-particle&quot;:&quot;&quot;},{&quot;family&quot;:&quot;Wang&quot;,&quot;given&quot;:&quot;Weichung&quot;,&quot;parse-names&quot;:false,&quot;dropping-particle&quot;:&quot;&quot;,&quot;non-dropping-particle&quot;:&quot;&quot;},{&quot;family&quot;:&quot;Wang&quot;,&quot;given&quot;:&quot;Duo&quot;,&quot;parse-names&quot;:false,&quot;dropping-particle&quot;:&quot;&quot;,&quot;non-dropping-particle&quot;:&quot;&quot;},{&quot;family&quot;:&quot;Wang&quot;,&quot;given&quot;:&quot;Ruixuan&quot;,&quot;parse-names&quot;:false,&quot;dropping-particle&quot;:&quot;&quot;,&quot;non-dropping-particle&quot;:&quot;&quot;},{&quot;family&quot;:&quot;Wang&quot;,&quot;given&quot;:&quot;Yuanyuan&quot;,&quot;parse-names&quot;:false,&quot;dropping-particle&quot;:&quot;&quot;,&quot;non-dropping-particle&quot;:&quot;&quot;},{&quot;family&quot;:&quot;Wang&quot;,&quot;given&quot;:&quot;Chunliang&quot;,&quot;parse-names&quot;:false,&quot;dropping-particle&quot;:&quot;&quot;,&quot;non-dropping-particle&quot;:&quot;&quot;},{&quot;family&quot;:&quot;Wang&quot;,&quot;given&quot;:&quot;Guotai&quot;,&quot;parse-names&quot;:false,&quot;dropping-particle&quot;:&quot;&quot;,&quot;non-dropping-particle&quot;:&quot;&quot;},{&quot;family&quot;:&quot;Wen&quot;,&quot;given&quot;:&quot;Ning&quot;,&quot;parse-names&quot;:false,&quot;dropping-particle&quot;:&quot;&quot;,&quot;non-dropping-particle&quot;:&quot;&quot;},{&quot;family&quot;:&quot;Wen&quot;,&quot;given&quot;:&quot;Xin&quot;,&quot;parse-names&quot;:false,&quot;dropping-particle&quot;:&quot;&quot;,&quot;non-dropping-particle&quot;:&quot;&quot;},{&quot;family&quot;:&quot;Weninger&quot;,&quot;given&quot;:&quot;Leon&quot;,&quot;parse-names&quot;:false,&quot;dropping-particle&quot;:&quot;&quot;,&quot;non-dropping-particle&quot;:&quot;&quot;},{&quot;family&quot;:&quot;Wick&quot;,&quot;given&quot;:&quot;Wolfgang&quot;,&quot;parse-names&quot;:false,&quot;dropping-particle&quot;:&quot;&quot;,&quot;non-dropping-particle&quot;:&quot;&quot;},{&quot;family&quot;:&quot;Wu&quot;,&quot;given&quot;:&quot;Shaocheng&quot;,&quot;parse-names&quot;:false,&quot;dropping-particle&quot;:&quot;&quot;,&quot;non-dropping-particle&quot;:&quot;&quot;},{&quot;family&quot;:&quot;Wu&quot;,&quot;given&quot;:&quot;Qiang&quot;,&quot;parse-names&quot;:false,&quot;dropping-particle&quot;:&quot;&quot;,&quot;non-dropping-particle&quot;:&quot;&quot;},{&quot;family&quot;:&quot;Wu&quot;,&quot;given&quot;:&quot;Yihong&quot;,&quot;parse-names&quot;:false,&quot;dropping-particle&quot;:&quot;&quot;,&quot;non-dropping-particle&quot;:&quot;&quot;},{&quot;family&quot;:&quot;Xia&quot;,&quot;given&quot;:&quot;Yong&quot;,&quot;parse-names&quot;:false,&quot;dropping-particle&quot;:&quot;&quot;,&quot;non-dropping-particle&quot;:&quot;&quot;},{&quot;family&quot;:&quot;Xu&quot;,&quot;given&quot;:&quot;Yanwu&quot;,&quot;parse-names&quot;:false,&quot;dropping-particle&quot;:&quot;&quot;,&quot;non-dropping-particle&quot;:&quot;&quot;},{&quot;family&quot;:&quot;Xu&quot;,&quot;given&quot;:&quot;Xiaowen&quot;,&quot;parse-names&quot;:false,&quot;dropping-particle&quot;:&quot;&quot;,&quot;non-dropping-particle&quot;:&quot;&quot;},{&quot;family&quot;:&quot;Xu&quot;,&quot;given&quot;:&quot;Peiyuan&quot;,&quot;parse-names&quot;:false,&quot;dropping-particle&quot;:&quot;&quot;,&quot;non-dropping-particle&quot;:&quot;&quot;},{&quot;family&quot;:&quot;Yang&quot;,&quot;given&quot;:&quot;Tsai-Ling&quot;,&quot;parse-names&quot;:false,&quot;dropping-particle&quot;:&quot;&quot;,&quot;non-dropping-particle&quot;:&quot;&quot;},{&quot;family&quot;:&quot;Yang&quot;,&quot;given&quot;:&quot;Xiaoping&quot;,&quot;parse-names&quot;:false,&quot;dropping-particle&quot;:&quot;&quot;,&quot;non-dropping-particle&quot;:&quot;&quot;},{&quot;family&quot;:&quot;Yang&quot;,&quot;given&quot;:&quot;Hao-Yu&quot;,&quot;parse-names&quot;:false,&quot;dropping-particle&quot;:&quot;&quot;,&quot;non-dropping-particle&quot;:&quot;&quot;},{&quot;family&quot;:&quot;Yang&quot;,&quot;given&quot;:&quot;Junlin&quot;,&quot;parse-names&quot;:false,&quot;dropping-particle&quot;:&quot;&quot;,&quot;non-dropping-particle&quot;:&quot;&quot;},{&quot;family&quot;:&quot;Yang&quot;,&quot;given&quot;:&quot;Haojin&quot;,&quot;parse-names&quot;:false,&quot;dropping-particle&quot;:&quot;&quot;,&quot;non-dropping-particle&quot;:&quot;&quot;},{&quot;family&quot;:&quot;Yang&quot;,&quot;given&quot;:&quot;Guang&quot;,&quot;parse-names&quot;:false,&quot;dropping-particle&quot;:&quot;&quot;,&quot;non-dropping-particle&quot;:&quot;&quot;},{&quot;family&quot;:&quot;Yao&quot;,&quot;given&quot;:&quot;Hongdou&quot;,&quot;parse-names&quot;:false,&quot;dropping-particle&quot;:&quot;&quot;,&quot;non-dropping-particle&quot;:&quot;&quot;},{&quot;family&quot;:&quot;Ye&quot;,&quot;given&quot;:&quot;Xujiong&quot;,&quot;parse-names&quot;:false,&quot;dropping-particle&quot;:&quot;&quot;,&quot;non-dropping-particle&quot;:&quot;&quot;},{&quot;family&quot;:&quot;Yin&quot;,&quot;given&quot;:&quot;Changchang&quot;,&quot;parse-names&quot;:false,&quot;dropping-particle&quot;:&quot;&quot;,&quot;non-dropping-particle&quot;:&quot;&quot;},{&quot;family&quot;:&quot;Young-Moxon&quot;,&quot;given&quot;:&quot;Brett&quot;,&quot;parse-names&quot;:false,&quot;dropping-particle&quot;:&quot;&quot;,&quot;non-dropping-particle&quot;:&quot;&quot;},{&quot;family&quot;:&quot;Yu&quot;,&quot;given&quot;:&quot;Jinhua&quot;,&quot;parse-names&quot;:false,&quot;dropping-particle&quot;:&quot;&quot;,&quot;non-dropping-particle&quot;:&quot;&quot;},{&quot;family&quot;:&quot;Yue&quot;,&quot;given&quot;:&quot;Xiangyu&quot;,&quot;parse-names&quot;:false,&quot;dropping-particle&quot;:&quot;&quot;,&quot;non-dropping-particle&quot;:&quot;&quot;},{&quot;family&quot;:&quot;Zhang&quot;,&quot;given&quot;:&quot;Songtao&quot;,&quot;parse-names&quot;:false,&quot;dropping-particle&quot;:&quot;&quot;,&quot;non-dropping-particle&quot;:&quot;&quot;},{&quot;family&quot;:&quot;Zhang&quot;,&quot;given&quot;:&quot;Angela&quot;,&quot;parse-names&quot;:false,&quot;dropping-particle&quot;:&quot;&quot;,&quot;non-dropping-particle&quot;:&quot;&quot;},{&quot;family&quot;:&quot;Zhang&quot;,&quot;given&quot;:&quot;Kun&quot;,&quot;parse-names&quot;:false,&quot;dropping-particle&quot;:&quot;&quot;,&quot;non-dropping-particle&quot;:&quot;&quot;},{&quot;family&quot;:&quot;Zhang&quot;,&quot;given&quot;:&quot;Xuejie&quot;,&quot;parse-names&quot;:false,&quot;dropping-particle&quot;:&quot;&quot;,&quot;non-dropping-particle&quot;:&quot;&quot;},{&quot;family&quot;:&quot;Zhang&quot;,&quot;given&quot;:&quot;Lichi&quot;,&quot;parse-names&quot;:false,&quot;dropping-particle&quot;:&quot;&quot;,&quot;non-dropping-particle&quot;:&quot;&quot;},{&quot;family&quot;:&quot;Zhang&quot;,&quot;given&quot;:&quot;Xiaoyue&quot;,&quot;parse-names&quot;:false,&quot;dropping-particle&quot;:&quot;&quot;,&quot;non-dropping-particle&quot;:&quot;&quot;},{&quot;family&quot;:&quot;Zhang&quot;,&quot;given&quot;:&quot;Yazhuo&quot;,&quot;parse-names&quot;:false,&quot;dropping-particle&quot;:&quot;&quot;,&quot;non-dropping-particle&quot;:&quot;&quot;},{&quot;family&quot;:&quot;Zhang&quot;,&quot;given&quot;:&quot;Lei&quot;,&quot;parse-names&quot;:false,&quot;dropping-particle&quot;:&quot;&quot;,&quot;non-dropping-particle&quot;:&quot;&quot;},{&quot;family&quot;:&quot;Zhang&quot;,&quot;given&quot;:&quot;Jianguo&quot;,&quot;parse-names&quot;:false,&quot;dropping-particle&quot;:&quot;&quot;,&quot;non-dropping-particle&quot;:&quot;&quot;},{&quot;family&quot;:&quot;Zhang&quot;,&quot;given&quot;:&quot;Xiang&quot;,&quot;parse-names&quot;:false,&quot;dropping-particle&quot;:&quot;&quot;,&quot;non-dropping-particle&quot;:&quot;&quot;},{&quot;family&quot;:&quot;Zhang&quot;,&quot;given&quot;:&quot;Tianhao&quot;,&quot;parse-names&quot;:false,&quot;dropping-particle&quot;:&quot;&quot;,&quot;non-dropping-particle&quot;:&quot;&quot;},{&quot;family&quot;:&quot;Zhao&quot;,&quot;given&quot;:&quot;Sicheng&quot;,&quot;parse-names&quot;:false,&quot;dropping-particle&quot;:&quot;&quot;,&quot;non-dropping-particle&quot;:&quot;&quot;},{&quot;family&quot;:&quot;Zhao&quot;,&quot;given&quot;:&quot;Yu&quot;,&quot;parse-names&quot;:false,&quot;dropping-particle&quot;:&quot;&quot;,&quot;non-dropping-particle&quot;:&quot;&quot;},{&quot;family&quot;:&quot;Zhao&quot;,&quot;given&quot;:&quot;Xiaomei&quot;,&quot;parse-names&quot;:false,&quot;dropping-particle&quot;:&quot;&quot;,&quot;non-dropping-particle&quot;:&quot;&quot;},{&quot;family&quot;:&quot;Zhao&quot;,&quot;given&quot;:&quot;Liang&quot;,&quot;parse-names&quot;:false,&quot;dropping-particle&quot;:&quot;&quot;,&quot;non-dropping-particle&quot;:&quot;&quot;},{&quot;family&quot;:&quot;Zheng&quot;,&quot;given&quot;:&quot;Yefeng&quot;,&quot;parse-names&quot;:false,&quot;dropping-particle&quot;:&quot;&quot;,&quot;non-dropping-particle&quot;:&quot;&quot;},{&quot;family&quot;:&quot;Zhong&quot;,&quot;given&quot;:&quot;Liming&quot;,&quot;parse-names&quot;:false,&quot;dropping-particle&quot;:&quot;&quot;,&quot;non-dropping-particle&quot;:&quot;&quot;},{&quot;family&quot;:&quot;Zhou&quot;,&quot;given&quot;:&quot;Chenhong&quot;,&quot;parse-names&quot;:false,&quot;dropping-particle&quot;:&quot;&quot;,&quot;non-dropping-particle&quot;:&quot;&quot;},{&quot;family&quot;:&quot;Zhou&quot;,&quot;given&quot;:&quot;Xiaobing&quot;,&quot;parse-names&quot;:false,&quot;dropping-particle&quot;:&quot;&quot;,&quot;non-dropping-particle&quot;:&quot;&quot;},{&quot;family&quot;:&quot;Zhou&quot;,&quot;given&quot;:&quot;Fan&quot;,&quot;parse-names&quot;:false,&quot;dropping-particle&quot;:&quot;&quot;,&quot;non-dropping-particle&quot;:&quot;&quot;},{&quot;family&quot;:&quot;Zhu&quot;,&quot;given&quot;:&quot;Hongtu&quot;,&quot;parse-names&quot;:false,&quot;dropping-particle&quot;:&quot;&quot;,&quot;non-dropping-particle&quot;:&quot;&quot;},{&quot;family&quot;:&quot;Zhu&quot;,&quot;given&quot;:&quot;Jin&quot;,&quot;parse-names&quot;:false,&quot;dropping-particle&quot;:&quot;&quot;,&quot;non-dropping-particle&quot;:&quot;&quot;},{&quot;family&quot;:&quot;Zhuge&quot;,&quot;given&quot;:&quot;Ying&quot;,&quot;parse-names&quot;:false,&quot;dropping-particle&quot;:&quot;&quot;,&quot;non-dropping-particle&quot;:&quot;&quot;},{&quot;family&quot;:&quot;Zong&quot;,&quot;given&quot;:&quot;Weiwei&quot;,&quot;parse-names&quot;:false,&quot;dropping-particle&quot;:&quot;&quot;,&quot;non-dropping-particle&quot;:&quot;&quot;},{&quot;family&quot;:&quot;Kalpathy-Cramer&quot;,&quot;given&quot;:&quot;Jayashree&quot;,&quot;parse-names&quot;:false,&quot;dropping-particle&quot;:&quot;&quot;,&quot;non-dropping-particle&quot;:&quot;&quot;},{&quot;family&quot;:&quot;Farahani&quot;,&quot;given&quot;:&quot;Keyvan&quot;,&quot;parse-names&quot;:false,&quot;dropping-particle&quot;:&quot;&quot;,&quot;non-dropping-particle&quot;:&quot;&quot;},{&quot;family&quot;:&quot;Davatzikos&quot;,&quot;given&quot;:&quot;Christos&quot;,&quot;parse-names&quot;:false,&quot;dropping-particle&quot;:&quot;&quot;,&quot;non-dropping-particle&quot;:&quot;&quot;},{&quot;family&quot;:&quot;Leemput&quot;,&quot;given&quot;:&quot;Koen&quot;,&quot;parse-names&quot;:false,&quot;dropping-particle&quot;:&quot;&quot;,&quot;non-dropping-particle&quot;:&quot;van&quot;},{&quot;family&quot;:&quot;Menze&quot;,&quot;given&quot;:&quot;Bjoern&quot;,&quot;parse-names&quot;:false,&quot;dropping-particle&quot;:&quot;&quot;,&quot;non-dropping-particle&quot;:&quot;&quot;}],&quot;issued&quot;:{&quot;date-parts&quot;:[[2018,11]]},&quot;abstract&quot;:&quot;Gliomas are the most common primary brain malignancies, with different degrees of aggressiveness, variable prognosis and various heterogeneous histologic sub-regions, i.e., peritumoral edematous/invaded tissue, necrotic core, active and non-enhancing core. This intrinsic heterogeneity is also portrayed in their radio-phenotype, as their sub-regions are depicted by varying intensity profiles disseminated across multi-parametric magnetic resonance imaging (mpMRI) scans, reflecting varying biological properties. Their heterogeneous shape, extent, and location are some of the factors that make these tumors difficult to resect, and in some cases inoperable. The amount of resected tumor is a factor also considered in longitudinal scans, when evaluating the apparent tumor for potential diagnosis of progression. Furthermore, there is mounting evidence that accurate segmentation of the various tumor sub-regions can offer the basis for quantitative image analysis towards prediction of patient overall survival. This study assesses the state-of-the-art machine learning (ML) methods used for brain tumor image analysis in mpMRI scans, during the last seven instances of the International Brain Tumor Segmentation (BraTS) challenge, i.e., 2012-2018. Specifically, we focus on i) evaluating segmentations of the various glioma sub-regions in pre-operative mpMRI scans, ii) assessing potential tumor progression by virtue of longitudinal growth of tumor sub-regions, beyond use of the RECIST/RANO criteria, and iii) predicting the overall survival from pre-operative mpMRI scans of patients that underwent gross total resection. Finally, we investigate the challenge of identifying the best ML algorithms for each of these tasks, considering that apart from being diverse on each instance of the challenge, the multi-institutional mpMRI BraTS dataset has also been a continuously evolving/growing dataset.&quot;,&quot;container-title-short&quot;:&quot;&quot;},&quot;isTemporary&quot;:false,&quot;suppress-author&quot;:false,&quot;composite&quot;:false,&quot;author-only&quot;:false}]},{&quot;citationID&quot;:&quot;MENDELEY_CITATION_d15a54a8-36fd-4b77-b73d-1982251134ca&quot;,&quot;properties&quot;:{&quot;noteIndex&quot;:0},&quot;isEdited&quot;:false,&quot;manualOverride&quot;:{&quot;isManuallyOverridden&quot;:false,&quot;citeprocText&quot;:&quot;(Azimi &amp;#38; Pahl, 2020)&quot;,&quot;manualOverrideText&quot;:&quot;&quot;},&quot;citationTag&quot;:&quot;MENDELEY_CITATION_v3_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&quot;,&quot;citationItems&quot;:[{&quot;id&quot;:&quot;32f31e2a-487c-3a02-b1e6-0debffb12cee&quot;,&quot;itemData&quot;:{&quot;type&quot;:&quot;paper-conference&quot;,&quot;id&quot;:&quot;32f31e2a-487c-3a02-b1e6-0debffb12cee&quot;,&quot;title&quot;:&quot;A layered quality framework for machine learning-driven data and information models&quot;,&quot;author&quot;:[{&quot;family&quot;:&quot;Azimi&quot;,&quot;given&quot;:&quot;Shelernaz&quot;,&quot;parse-names&quot;:false,&quot;dropping-particle&quot;:&quot;&quot;,&quot;non-dropping-particle&quot;:&quot;&quot;},{&quot;family&quot;:&quot;Pahl&quot;,&quot;given&quot;:&quot;Claus&quot;,&quot;parse-names&quot;:false,&quot;dropping-particle&quot;:&quot;&quot;,&quot;non-dropping-particle&quot;:&quot;&quot;}],&quot;container-title&quot;:&quot;ICEIS 2020 - Proceedings of the 22nd International Conference on Enterprise Information Systems&quot;,&quot;DOI&quot;:&quot;10.5220/0009472305790587&quot;,&quot;issued&quot;:{&quot;date-parts&quot;:[[2020]]},&quot;page&quot;:&quot;579-587&quot;,&quot;abstract&quot;:&quot;Data quality is an important factor that determines the value of information in organisations. Data, when given meaning, results in information. This then creates financial value that can be monetised or provides value by supporting strategic and operational decision processes in organisations. In recent times, data is not directly accessed by the consumers, but is provided'as-a-service'. Moreover, machine-learning techniques are now widely applied to data, helping to convert raw, monitored source data into valuable information. In this context, we introduce a framework that presents a range of quality factors for data and resulting machine-learning generated information models. Our specific aim is to link the quality of these machine-learned information models to the quality of the underlying source data. This takes into account the different types of machine learning information models as well as the value types that these model provide. We will look at this specifically in the context of numeric data, where we use an IoT application that exhibits a range of typical machine learning functions to validate our framework.&quot;,&quot;publisher&quot;:&quot;SciTePress&quot;,&quot;volume&quot;:&quot;1&quot;,&quot;container-title-short&quot;:&quot;&quot;},&quot;isTemporary&quot;:false}]},{&quot;citationID&quot;:&quot;MENDELEY_CITATION_69eb95bb-5b61-49f9-ac2e-c9525276d2a3&quot;,&quot;properties&quot;:{&quot;noteIndex&quot;:0},&quot;isEdited&quot;:false,&quot;manualOverride&quot;:{&quot;isManuallyOverridden&quot;:false,&quot;citeprocText&quot;:&quot;(Samek et al., 2017)&quot;,&quot;manualOverrideText&quot;:&quot;&quot;},&quot;citationTag&quot;:&quot;MENDELEY_CITATION_v3_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&quot;,&quot;citationItems&quot;:[{&quot;id&quot;:&quot;1fe02286-9358-3abf-aeb6-25d96a01327f&quot;,&quot;itemData&quot;:{&quot;type&quot;:&quot;article-journal&quot;,&quot;id&quot;:&quot;1fe02286-9358-3abf-aeb6-25d96a01327f&quot;,&quot;title&quot;:&quot;Explainable Artificial Intelligence: Understanding, Visualizing and Interpreting Deep Learning Models&quot;,&quot;author&quot;:[{&quot;family&quot;:&quot;Samek&quot;,&quot;given&quot;:&quot;Wojciech&quot;,&quot;parse-names&quot;:false,&quot;dropping-particle&quot;:&quot;&quot;,&quot;non-dropping-particle&quot;:&quot;&quot;},{&quot;family&quot;:&quot;Wiegand&quot;,&quot;given&quot;:&quot;Thomas&quot;,&quot;parse-names&quot;:false,&quot;dropping-particle&quot;:&quot;&quot;,&quot;non-dropping-particle&quot;:&quot;&quot;},{&quot;family&quot;:&quot;Müller&quot;,&quot;given&quot;:&quot;Klaus-Robert&quot;,&quot;parse-names&quot;:false,&quot;dropping-particle&quot;:&quot;&quot;,&quot;non-dropping-particle&quot;:&quot;&quot;}],&quot;issued&quot;:{&quot;date-parts&quot;:[[2017,8]]},&quot;abstract&quot;:&quot;With the availability of large databases and recent improvements in deep learning methodology, the performance of AI systems is reaching or even exceeding the human level on an increasing number of complex tasks. Impressive examples of this development can be found in domains such as image classification, sentiment analysis, speech understanding or strategic game playing. However, because of their nested non-linear structure, these highly successful machine learning and artificial intelligence models are usually applied in a black box manner, i.e., no information is provided about what exactly makes them arrive at their predictions. Since this lack of transparency can be a major drawback, e.g., in medical applications, the development of methods for visualizing, explaining and interpreting deep learning models has recently attracted increasing attention. This paper summarizes recent developments in this field and makes a plea for more interpretability in artificial intelligence. Furthermore, it presents two approaches to explaining predictions of deep learning models, one method which computes the sensitivity of the prediction with respect to changes in the input and one approach which meaningfully decomposes the decision in terms of the input variables. These methods are evaluated on three classification tasks.&quot;,&quot;container-title-short&quot;:&quot;&quot;},&quot;isTemporary&quot;:false,&quot;suppress-author&quot;:false,&quot;composite&quot;:false,&quot;author-only&quot;:false}]},{&quot;citationID&quot;:&quot;MENDELEY_CITATION_a544b7aa-bbf2-44f7-8731-5bd5383dd381&quot;,&quot;properties&quot;:{&quot;noteIndex&quot;:0},&quot;isEdited&quot;:false,&quot;manualOverride&quot;:{&quot;isManuallyOverridden&quot;:false,&quot;citeprocText&quot;:&quot;(Ungi et al., 2020)&quot;,&quot;manualOverrideText&quot;:&quot;&quot;},&quot;citationTag&quot;:&quot;MENDELEY_CITATION_v3_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&quot;,&quot;citationItems&quot;:[{&quot;id&quot;:&quot;fd8806dc-e2be-3137-a8e8-8512d3fe5794&quot;,&quot;itemData&quot;:{&quot;type&quot;:&quot;article-journal&quot;,&quot;id&quot;:&quot;fd8806dc-e2be-3137-a8e8-8512d3fe5794&quot;,&quot;title&quot;:&quot;Automatic Spine Ultrasound Segmentation for Scoliosis Visualization and Measurement&quot;,&quot;author&quot;:[{&quot;family&quot;:&quot;Ungi&quot;,&quot;given&quot;:&quot;Tamas&quot;,&quot;parse-names&quot;:false,&quot;dropping-particle&quot;:&quot;&quot;,&quot;non-dropping-particle&quot;:&quot;&quot;},{&quot;family&quot;:&quot;Greer&quot;,&quot;given&quot;:&quot;Hastings&quot;,&quot;parse-names&quot;:false,&quot;dropping-particle&quot;:&quot;&quot;,&quot;non-dropping-particle&quot;:&quot;&quot;},{&quot;family&quot;:&quot;Sunderland&quot;,&quot;given&quot;:&quot;Kyle R.&quot;,&quot;parse-names&quot;:false,&quot;dropping-particle&quot;:&quot;&quot;,&quot;non-dropping-particle&quot;:&quot;&quot;},{&quot;family&quot;:&quot;Wu&quot;,&quot;given&quot;:&quot;Victoria&quot;,&quot;parse-names&quot;:false,&quot;dropping-particle&quot;:&quot;&quot;,&quot;non-dropping-particle&quot;:&quot;&quot;},{&quot;family&quot;:&quot;Baum&quot;,&quot;given&quot;:&quot;Zachary M.C.&quot;,&quot;parse-names&quot;:false,&quot;dropping-particle&quot;:&quot;&quot;,&quot;non-dropping-particle&quot;:&quot;&quot;},{&quot;family&quot;:&quot;Schlenger&quot;,&quot;given&quot;:&quot;Christopher&quot;,&quot;parse-names&quot;:false,&quot;dropping-particle&quot;:&quot;&quot;,&quot;non-dropping-particle&quot;:&quot;&quot;},{&quot;family&quot;:&quot;Oetgen&quot;,&quot;given&quot;:&quot;Matthew&quot;,&quot;parse-names&quot;:false,&quot;dropping-particle&quot;:&quot;&quot;,&quot;non-dropping-particle&quot;:&quot;&quot;},{&quot;family&quot;:&quot;Cleary&quot;,&quot;given&quot;:&quot;Kevin&quot;,&quot;parse-names&quot;:false,&quot;dropping-particle&quot;:&quot;&quot;,&quot;non-dropping-particle&quot;:&quot;&quot;},{&quot;family&quot;:&quot;Aylward&quot;,&quot;given&quot;:&quot;Stephen R.&quot;,&quot;parse-names&quot;:false,&quot;dropping-particle&quot;:&quot;&quot;,&quot;non-dropping-particle&quot;:&quot;&quot;},{&quot;family&quot;:&quot;Fichtinger&quot;,&quot;given&quot;:&quot;Gabor&quot;,&quot;parse-names&quot;:false,&quot;dropping-particle&quot;:&quot;&quot;,&quot;non-dropping-particle&quot;:&quot;&quot;}],&quot;container-title&quot;:&quot;IEEE Transactions on Biomedical Engineering&quot;,&quot;container-title-short&quot;:&quot;IEEE Trans Biomed Eng&quot;,&quot;DOI&quot;:&quot;10.1109/TBME.2020.2980540&quot;,&quot;ISSN&quot;:&quot;15582531&quot;,&quot;PMID&quot;:&quot;32167884&quot;,&quot;issued&quot;:{&quot;date-parts&quot;:[[2020,11]]},&quot;page&quot;:&quot;3234-3241&quot;,&quot;abstract&quot;:&quot;Objective: Integrate tracked ultrasound and AI methods to provide a safer and more accessible alternative to X-ray for scoliosis measurement. We propose automatic ultrasound segmentation for 3-dimensional spine visualization and scoliosis measurement to address difficulties in using ultrasound for spine imaging. Methods: We trained a convolutional neural network for spine segmentation on ultrasound scans using data from eight healthy adult volunteers. We tested the trained network on eight pediatric patients. We evaluated image segmentation and 3-dimensional volume reconstruction for scoliosis measurement. Results: As expected, fuzzy segmentation metrics reduced when trained networks were translated from healthy volunteers to patients. Recall decreased from 0.72 to 0.64 (8.2% decrease), and precision from 0.31 to 0.27 (3.7% decrease). However, after finding optimal thresholds for prediction maps, binary segmentation metrics performed better on patient data. Recall decreased from 0.98 to 0.97 (1.6% decrease), and precision from 0.10 to 0.06 (4.5% decrease). Segmentation prediction maps were reconstructed to 3-dimensional volumes and scoliosis was measured in all patients. Measurement in these reconstructions took less than 1 minute and had a maximum error of 2.2° compared to X-ray. Conclusion: automatic spine segmentation makes scoliosis measurement both efficient and accurate in tracked ultrasound scans. Significance: Automatic segmentation may overcome the limitations of tracked ultrasound that so far prevented its use as an alternative of X-ray in scoliosis measurement.&quot;,&quot;publisher&quot;:&quot;IEEE Computer Society&quot;,&quot;volume&quot;:&quot;67&quot;},&quot;isTemporary&quot;:false,&quot;suppress-author&quot;:false,&quot;composite&quot;:false,&quot;author-only&quot;:false}]},{&quot;citationID&quot;:&quot;MENDELEY_CITATION_086d6817-25e3-41e1-8ab8-429d364ad2a7&quot;,&quot;properties&quot;:{&quot;noteIndex&quot;:0},&quot;isEdited&quot;:false,&quot;manualOverride&quot;:{&quot;isManuallyOverridden&quot;:false,&quot;citeprocText&quot;:&quot;(Hekler et al., 2019)&quot;,&quot;manualOverrideText&quot;:&quot;&quot;},&quot;citationTag&quot;:&quot;MENDELEY_CITATION_v3_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&quot;,&quot;citationItems&quot;:[{&quot;id&quot;:&quot;d44743c7-d441-3c3d-a261-ffec7ace6b37&quot;,&quot;itemData&quot;:{&quot;type&quot;:&quot;article-journal&quot;,&quot;id&quot;:&quot;d44743c7-d441-3c3d-a261-ffec7ace6b37&quot;,&quot;title&quot;:&quot;Deep learning outperformed 11 pathologists in the classification of histopathological melanoma images&quot;,&quot;author&quot;:[{&quot;family&quot;:&quot;Hekler&quot;,&quot;given&quot;:&quot;A.&quot;,&quot;parse-names&quot;:false,&quot;dropping-particle&quot;:&quot;&quot;,&quot;non-dropping-particle&quot;:&quot;&quot;},{&quot;family&quot;:&quot;Utikal&quot;,&quot;given&quot;:&quot;Jochen S.&quot;,&quot;parse-names&quot;:false,&quot;dropping-particle&quot;:&quot;&quot;,&quot;non-dropping-particle&quot;:&quot;&quot;},{&quot;family&quot;:&quot;Enk&quot;,&quot;given&quot;:&quot;Alexander H.&quot;,&quot;parse-names&quot;:false,&quot;dropping-particle&quot;:&quot;&quot;,&quot;non-dropping-particle&quot;:&quot;&quot;},{&quot;family&quot;:&quot;Solass&quot;,&quot;given&quot;:&quot;Wiebke&quot;,&quot;parse-names&quot;:false,&quot;dropping-particle&quot;:&quot;&quot;,&quot;non-dropping-particle&quot;:&quot;&quot;},{&quot;family&quot;:&quot;Schmitt&quot;,&quot;given&quot;:&quot;Max&quot;,&quot;parse-names&quot;:false,&quot;dropping-particle&quot;:&quot;&quot;,&quot;non-dropping-particle&quot;:&quot;&quot;},{&quot;family&quot;:&quot;Klode&quot;,&quot;given&quot;:&quot;Joachim&quot;,&quot;parse-names&quot;:false,&quot;dropping-particle&quot;:&quot;&quot;,&quot;non-dropping-particle&quot;:&quot;&quot;},{&quot;family&quot;:&quot;Schadendorf&quot;,&quot;given&quot;:&quot;Dirk&quot;,&quot;parse-names&quot;:false,&quot;dropping-particle&quot;:&quot;&quot;,&quot;non-dropping-particle&quot;:&quot;&quot;},{&quot;family&quot;:&quot;Sondermann&quot;,&quot;given&quot;:&quot;Wiebke&quot;,&quot;parse-names&quot;:false,&quot;dropping-particle&quot;:&quot;&quot;,&quot;non-dropping-particle&quot;:&quot;&quot;},{&quot;family&quot;:&quot;Franklin&quot;,&quot;given&quot;:&quot;C.&quot;,&quot;parse-names&quot;:false,&quot;dropping-particle&quot;:&quot;&quot;,&quot;non-dropping-particle&quot;:&quot;&quot;},{&quot;family&quot;:&quot;Bestvater&quot;,&quot;given&quot;:&quot;F.&quot;,&quot;parse-names&quot;:false,&quot;dropping-particle&quot;:&quot;&quot;,&quot;non-dropping-particle&quot;:&quot;&quot;},{&quot;family&quot;:&quot;Flaig&quot;,&quot;given&quot;:&quot;Michael J.&quot;,&quot;parse-names&quot;:false,&quot;dropping-particle&quot;:&quot;&quot;,&quot;non-dropping-particle&quot;:&quot;&quot;},{&quot;family&quot;:&quot;Krahl&quot;,&quot;given&quot;:&quot;Dieter&quot;,&quot;parse-names&quot;:false,&quot;dropping-particle&quot;:&quot;&quot;,&quot;non-dropping-particle&quot;:&quot;&quot;},{&quot;family&quot;:&quot;Kalle&quot;,&quot;given&quot;:&quot;Christof&quot;,&quot;parse-names&quot;:false,&quot;dropping-particle&quot;:&quot;&quot;,&quot;non-dropping-particle&quot;:&quot;von&quot;},{&quot;family&quot;:&quot;Fröhling&quot;,&quot;given&quot;:&quot;Stefan&quot;,&quot;parse-names&quot;:false,&quot;dropping-particle&quot;:&quot;&quot;,&quot;non-dropping-particle&quot;:&quot;&quot;},{&quot;family&quot;:&quot;Brinker&quot;,&quot;given&quot;:&quot;Titus J.&quot;,&quot;parse-names&quot;:false,&quot;dropping-particle&quot;:&quot;&quot;,&quot;non-dropping-particle&quot;:&quot;&quot;}],&quot;container-title&quot;:&quot;European Journal of Cancer&quot;,&quot;container-title-short&quot;:&quot;Eur J Cancer&quot;,&quot;DOI&quot;:&quot;10.1016/j.ejca.2019.06.012&quot;,&quot;ISSN&quot;:&quot;18790852&quot;,&quot;PMID&quot;:&quot;31325876&quot;,&quot;issued&quot;:{&quot;date-parts&quot;:[[2019,9]]},&quot;page&quot;:&quot;91-96&quot;,&quot;abstract&quot;:&quot;Background: The diagnosis of most cancers is made by a board-certified pathologist based on a tissue biopsy under the microscope. Recent research reveals a high discordance between individual pathologists. For melanoma, the literature reports on 25–26% of discordance for classifying a benign nevus versus malignant melanoma. A recent study indicated the potential of deep learning to lower these discordances. However, the performance of deep learning in classifying histopathologic melanoma images was never compared directly to human experts. The aim of this study is to perform such a first direct comparison. Methods: A total of 695 lesions were classified by an expert histopathologist in accordance with current guidelines (350 nevi/345 melanoma). Only the haematoxylin &amp; eosin (H&amp;E) slides of these lesions were digitalised via a slide scanner and then randomly cropped. A total of 595 of the resulting images were used to train a convolutional neural network (CNN). The additional 100 H&amp;E image sections were used to test the results of the CNN in comparison to 11 histopathologists. Three combined McNemar tests comparing the results of the CNNs test runs in terms of sensitivity, specificity and accuracy were predefined to test for significance (p &lt; 0.05). Findings: The CNN achieved a mean sensitivity/specificity/accuracy of 76%/60%/68% over 11 test runs. In comparison, the 11 pathologists achieved a mean sensitivity/specificity/accuracy of 51.8%/66.5%/59.2%. Thus, the CNN was significantly (p = 0.016) superior in classifying the cropped images. Interpretation: With limited image information available, a CNN was able to outperform 11 histopathologists in the classification of histopathological melanoma images and thus shows promise to assist human melanoma diagnoses.&quot;,&quot;publisher&quot;:&quot;Elsevier Ltd&quot;,&quot;volume&quot;:&quot;118&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4D21D-6586-4753-A7D3-BB3C9B054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11754</Words>
  <Characters>77462</Characters>
  <Application>Microsoft Office Word</Application>
  <DocSecurity>0</DocSecurity>
  <Lines>1549</Lines>
  <Paragraphs>892</Paragraphs>
  <ScaleCrop>false</ScaleCrop>
  <HeadingPairs>
    <vt:vector size="2" baseType="variant">
      <vt:variant>
        <vt:lpstr>Title</vt:lpstr>
      </vt:variant>
      <vt:variant>
        <vt:i4>1</vt:i4>
      </vt:variant>
    </vt:vector>
  </HeadingPairs>
  <TitlesOfParts>
    <vt:vector size="1" baseType="lpstr">
      <vt:lpstr>Prostate cancer detection from mpmri images</vt:lpstr>
    </vt:vector>
  </TitlesOfParts>
  <Company/>
  <LinksUpToDate>false</LinksUpToDate>
  <CharactersWithSpaces>88324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Prostate cancer detection from mpmri images</dc:title>
  <dc:subject>Parthiv Naidu</dc:subject>
  <dc:creator>Parthiv Naidu</dc:creator>
  <cp:keywords/>
  <dc:description/>
  <cp:lastModifiedBy>Parthiv Naidu</cp:lastModifiedBy>
  <cp:revision>16</cp:revision>
  <dcterms:created xsi:type="dcterms:W3CDTF">2025-04-04T13:30:00Z</dcterms:created>
  <dcterms:modified xsi:type="dcterms:W3CDTF">2025-04-04T14:35:00Z</dcterms:modified>
</cp:coreProperties>
</file>